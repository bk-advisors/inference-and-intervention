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1239B4" w:rsidR="001B44CE" w:rsidP="001B44CE" w:rsidRDefault="001B44CE" w14:paraId="4E12049A" w14:textId="1A6A9288">
      <w:pPr>
        <w:spacing w:after="120" w:line="240" w:lineRule="auto"/>
        <w:jc w:val="center"/>
        <w:outlineLvl w:val="0"/>
        <w:rPr>
          <w:rFonts w:ascii="Aptos Narrow" w:hAnsi="Aptos Narrow" w:eastAsia="Arial Narrow"/>
          <w:b/>
          <w:color w:val="1F3864" w:themeColor="accent1" w:themeShade="80"/>
        </w:rPr>
      </w:pPr>
      <w:r w:rsidRPr="084D70EE">
        <w:rPr>
          <w:rFonts w:ascii="Aptos Narrow" w:hAnsi="Aptos Narrow" w:eastAsia="Arial Narrow"/>
          <w:b/>
          <w:bCs/>
          <w:color w:val="1F3864" w:themeColor="accent1" w:themeShade="80"/>
        </w:rPr>
        <w:t>BEGINNINGS</w:t>
      </w:r>
      <w:r w:rsidRPr="001239B4">
        <w:rPr>
          <w:rFonts w:ascii="Aptos Narrow" w:hAnsi="Aptos Narrow" w:eastAsia="Arial Narrow"/>
          <w:b/>
          <w:color w:val="1F3864" w:themeColor="accent1" w:themeShade="80"/>
        </w:rPr>
        <w:t xml:space="preserve"> FUND </w:t>
      </w:r>
      <w:r w:rsidR="008609ED">
        <w:rPr>
          <w:rFonts w:ascii="Aptos Narrow" w:hAnsi="Aptos Narrow" w:eastAsia="Arial Narrow"/>
          <w:b/>
          <w:color w:val="1F3864" w:themeColor="accent1" w:themeShade="80"/>
        </w:rPr>
        <w:t>KENYA</w:t>
      </w:r>
      <w:r w:rsidRPr="001239B4" w:rsidR="00E82110">
        <w:rPr>
          <w:rFonts w:ascii="Aptos Narrow" w:hAnsi="Aptos Narrow" w:eastAsia="Arial Narrow"/>
          <w:b/>
          <w:color w:val="1F3864" w:themeColor="accent1" w:themeShade="80"/>
        </w:rPr>
        <w:t xml:space="preserve"> INVESTMENT </w:t>
      </w:r>
      <w:r w:rsidRPr="007E6EC4" w:rsidR="00E82110">
        <w:rPr>
          <w:rFonts w:ascii="Aptos Narrow" w:hAnsi="Aptos Narrow" w:eastAsia="Arial Narrow"/>
          <w:b/>
          <w:color w:val="1F3864" w:themeColor="accent1" w:themeShade="80"/>
        </w:rPr>
        <w:t xml:space="preserve">PLAN </w:t>
      </w:r>
    </w:p>
    <w:p w:rsidRPr="001239B4" w:rsidR="001B44CE" w:rsidP="001B44CE" w:rsidRDefault="001B44CE" w14:paraId="7ED65050" w14:textId="77777777">
      <w:pPr>
        <w:pBdr>
          <w:bottom w:val="single" w:color="auto" w:sz="2" w:space="1"/>
        </w:pBdr>
        <w:spacing w:after="0" w:line="240" w:lineRule="auto"/>
        <w:ind w:right="-130"/>
        <w:rPr>
          <w:rFonts w:ascii="Aptos Narrow" w:hAnsi="Aptos Narrow" w:eastAsia="Times New Roman"/>
          <w:kern w:val="20"/>
        </w:rPr>
      </w:pPr>
    </w:p>
    <w:p w:rsidRPr="001239B4" w:rsidR="001B44CE" w:rsidP="001B44CE" w:rsidRDefault="001B44CE" w14:paraId="2627F162" w14:textId="77777777">
      <w:pPr>
        <w:spacing w:after="0" w:line="240" w:lineRule="auto"/>
        <w:rPr>
          <w:rFonts w:ascii="Aptos Narrow" w:hAnsi="Aptos Narrow" w:eastAsia="Times New Roman"/>
          <w:b/>
          <w:kern w:val="20"/>
          <w:u w:val="singl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B083" w:themeFill="accent2" w:themeFillTint="99"/>
        <w:tblLook w:val="04A0" w:firstRow="1" w:lastRow="0" w:firstColumn="1" w:lastColumn="0" w:noHBand="0" w:noVBand="1"/>
      </w:tblPr>
      <w:tblGrid>
        <w:gridCol w:w="9835"/>
      </w:tblGrid>
      <w:tr w:rsidRPr="001239B4" w:rsidR="001B44CE" w:rsidTr="00436106" w14:paraId="48E95F50" w14:textId="77777777">
        <w:trPr>
          <w:trHeight w:val="360" w:hRule="exact"/>
        </w:trPr>
        <w:tc>
          <w:tcPr>
            <w:tcW w:w="9835" w:type="dxa"/>
            <w:shd w:val="clear" w:color="auto" w:fill="FBE4D5" w:themeFill="accent2" w:themeFillTint="33"/>
            <w:vAlign w:val="center"/>
          </w:tcPr>
          <w:p w:rsidRPr="001239B4" w:rsidR="001B44CE" w:rsidRDefault="008609ED" w14:paraId="6564038F" w14:textId="15B75881">
            <w:pPr>
              <w:rPr>
                <w:rFonts w:ascii="Aptos Narrow" w:hAnsi="Aptos Narrow" w:cs="Arial"/>
                <w:b/>
                <w:color w:val="404040" w:themeColor="text1" w:themeTint="BF"/>
                <w:sz w:val="20"/>
              </w:rPr>
            </w:pPr>
            <w:r>
              <w:rPr>
                <w:rFonts w:ascii="Aptos Narrow" w:hAnsi="Aptos Narrow" w:cs="Arial"/>
                <w:b/>
                <w:color w:val="404040" w:themeColor="text1" w:themeTint="BF"/>
                <w:sz w:val="24"/>
                <w:szCs w:val="28"/>
              </w:rPr>
              <w:t>Kenya</w:t>
            </w:r>
            <w:r w:rsidRPr="001239B4" w:rsidR="00773D08">
              <w:rPr>
                <w:rFonts w:ascii="Aptos Narrow" w:hAnsi="Aptos Narrow" w:cs="Arial"/>
                <w:b/>
                <w:color w:val="404040" w:themeColor="text1" w:themeTint="BF"/>
                <w:sz w:val="24"/>
                <w:szCs w:val="28"/>
              </w:rPr>
              <w:t xml:space="preserve"> </w:t>
            </w:r>
            <w:r w:rsidRPr="001239B4" w:rsidR="001B44CE">
              <w:rPr>
                <w:rFonts w:ascii="Aptos Narrow" w:hAnsi="Aptos Narrow" w:cs="Arial"/>
                <w:b/>
                <w:color w:val="404040" w:themeColor="text1" w:themeTint="BF"/>
                <w:sz w:val="24"/>
                <w:szCs w:val="28"/>
              </w:rPr>
              <w:t xml:space="preserve">Investment </w:t>
            </w:r>
            <w:r w:rsidRPr="001239B4" w:rsidR="00773D08">
              <w:rPr>
                <w:rFonts w:ascii="Aptos Narrow" w:hAnsi="Aptos Narrow" w:cs="Arial"/>
                <w:b/>
                <w:color w:val="404040" w:themeColor="text1" w:themeTint="BF"/>
                <w:sz w:val="24"/>
                <w:szCs w:val="28"/>
              </w:rPr>
              <w:t xml:space="preserve">Plan </w:t>
            </w:r>
            <w:r w:rsidRPr="001239B4" w:rsidR="001B44CE">
              <w:rPr>
                <w:rFonts w:ascii="Aptos Narrow" w:hAnsi="Aptos Narrow" w:cs="Arial"/>
                <w:b/>
                <w:color w:val="404040" w:themeColor="text1" w:themeTint="BF"/>
                <w:sz w:val="24"/>
                <w:szCs w:val="28"/>
              </w:rPr>
              <w:t>Overview</w:t>
            </w:r>
          </w:p>
        </w:tc>
      </w:tr>
    </w:tbl>
    <w:p w:rsidRPr="001239B4" w:rsidR="001B44CE" w:rsidP="001B44CE" w:rsidRDefault="001B44CE" w14:paraId="3BFA5C26" w14:textId="77777777">
      <w:pPr>
        <w:spacing w:after="0"/>
        <w:rPr>
          <w:rFonts w:ascii="Aptos Narrow" w:hAnsi="Aptos Narrow" w:eastAsia="Arial Narrow"/>
          <w:b/>
        </w:rPr>
      </w:pPr>
    </w:p>
    <w:tbl>
      <w:tblPr>
        <w:tblW w:w="9354" w:type="dxa"/>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single" w:color="BFBFBF" w:themeColor="background1" w:themeShade="BF" w:sz="2" w:space="0"/>
          <w:insideV w:val="single" w:color="BFBFBF" w:themeColor="background1" w:themeShade="BF" w:sz="2" w:space="0"/>
        </w:tblBorders>
        <w:tblLook w:val="04A0" w:firstRow="1" w:lastRow="0" w:firstColumn="1" w:lastColumn="0" w:noHBand="0" w:noVBand="1"/>
      </w:tblPr>
      <w:tblGrid>
        <w:gridCol w:w="3435"/>
        <w:gridCol w:w="5919"/>
      </w:tblGrid>
      <w:tr w:rsidRPr="001239B4" w:rsidR="009D2D20" w:rsidTr="71FF8E0F" w14:paraId="25C30471" w14:textId="77777777">
        <w:trPr>
          <w:trHeight w:val="1219"/>
        </w:trPr>
        <w:tc>
          <w:tcPr>
            <w:tcW w:w="3435" w:type="dxa"/>
            <w:shd w:val="clear" w:color="auto" w:fill="D9D9D9" w:themeFill="background1" w:themeFillShade="D9"/>
            <w:tcMar/>
            <w:hideMark/>
          </w:tcPr>
          <w:p w:rsidRPr="001239B4" w:rsidR="009D2D20" w:rsidP="009D2D20" w:rsidRDefault="009D2D20" w14:paraId="711CE25B" w14:textId="18ED0359">
            <w:pPr>
              <w:spacing w:after="0" w:line="240" w:lineRule="auto"/>
              <w:rPr>
                <w:rFonts w:ascii="Aptos Narrow" w:hAnsi="Aptos Narrow" w:eastAsia="Times New Roman"/>
                <w:b/>
                <w:color w:val="595959" w:themeColor="text1" w:themeTint="A6"/>
                <w:kern w:val="20"/>
              </w:rPr>
            </w:pPr>
            <w:r w:rsidRPr="001239B4">
              <w:rPr>
                <w:rFonts w:ascii="Aptos Narrow" w:hAnsi="Aptos Narrow" w:eastAsia="Times New Roman"/>
                <w:b/>
                <w:color w:val="595959" w:themeColor="text1" w:themeTint="A6"/>
                <w:kern w:val="20"/>
              </w:rPr>
              <w:t xml:space="preserve">Grantees: </w:t>
            </w:r>
          </w:p>
        </w:tc>
        <w:tc>
          <w:tcPr>
            <w:tcW w:w="5919" w:type="dxa"/>
            <w:tcMar/>
            <w:hideMark/>
          </w:tcPr>
          <w:p w:rsidR="002F54CD" w:rsidP="00A61556" w:rsidRDefault="002F54CD" w14:paraId="31660191" w14:textId="77777777">
            <w:pPr>
              <w:spacing w:after="0" w:line="240" w:lineRule="auto"/>
              <w:rPr>
                <w:rFonts w:ascii="Aptos Narrow" w:hAnsi="Aptos Narrow" w:eastAsia="Times New Roman"/>
                <w:kern w:val="20"/>
              </w:rPr>
            </w:pPr>
            <w:r w:rsidRPr="00A61556">
              <w:rPr>
                <w:rFonts w:ascii="Aptos Narrow" w:hAnsi="Aptos Narrow" w:eastAsia="Times New Roman"/>
                <w:kern w:val="20"/>
                <w:u w:val="single"/>
              </w:rPr>
              <w:t>Investments Presented</w:t>
            </w:r>
            <w:r w:rsidRPr="00A61556">
              <w:rPr>
                <w:rFonts w:ascii="Aptos Narrow" w:hAnsi="Aptos Narrow" w:eastAsia="Times New Roman"/>
                <w:kern w:val="20"/>
              </w:rPr>
              <w:t>:</w:t>
            </w:r>
          </w:p>
          <w:p w:rsidR="006E47EE" w:rsidP="008C7823" w:rsidRDefault="006E47EE" w14:paraId="219F8EF6" w14:textId="77777777">
            <w:pPr>
              <w:pStyle w:val="ListParagraph"/>
              <w:numPr>
                <w:ilvl w:val="0"/>
                <w:numId w:val="18"/>
              </w:numPr>
              <w:spacing w:after="0" w:line="240" w:lineRule="auto"/>
              <w:rPr>
                <w:rFonts w:ascii="Aptos Narrow" w:hAnsi="Aptos Narrow" w:eastAsia="Times New Roman"/>
                <w:kern w:val="20"/>
              </w:rPr>
            </w:pPr>
            <w:r w:rsidRPr="002B3EA4">
              <w:rPr>
                <w:rFonts w:ascii="Aptos Narrow" w:hAnsi="Aptos Narrow" w:eastAsia="Times New Roman"/>
                <w:kern w:val="20"/>
              </w:rPr>
              <w:t>Council of Governors</w:t>
            </w:r>
          </w:p>
          <w:p w:rsidR="003B2533" w:rsidP="003B2533" w:rsidRDefault="003B2533" w14:paraId="0BD8D208" w14:textId="77777777">
            <w:pPr>
              <w:pStyle w:val="ListParagraph"/>
              <w:numPr>
                <w:ilvl w:val="0"/>
                <w:numId w:val="18"/>
              </w:numPr>
              <w:spacing w:after="0" w:line="240" w:lineRule="auto"/>
              <w:rPr>
                <w:rFonts w:ascii="Aptos Narrow" w:hAnsi="Aptos Narrow" w:eastAsia="Times New Roman"/>
              </w:rPr>
            </w:pPr>
            <w:r w:rsidRPr="0FFA61F9">
              <w:rPr>
                <w:rFonts w:ascii="Aptos Narrow" w:hAnsi="Aptos Narrow" w:eastAsia="Times New Roman"/>
              </w:rPr>
              <w:t>Digital Health Agency</w:t>
            </w:r>
          </w:p>
          <w:p w:rsidR="003B2533" w:rsidP="003B2533" w:rsidRDefault="003B2533" w14:paraId="17FE364E" w14:textId="77777777">
            <w:pPr>
              <w:pStyle w:val="ListParagraph"/>
              <w:numPr>
                <w:ilvl w:val="0"/>
                <w:numId w:val="18"/>
              </w:numPr>
              <w:spacing w:after="0" w:line="240" w:lineRule="auto"/>
              <w:rPr>
                <w:rFonts w:ascii="Aptos Narrow" w:hAnsi="Aptos Narrow" w:eastAsia="Times New Roman"/>
              </w:rPr>
            </w:pPr>
            <w:r w:rsidRPr="002E0C21">
              <w:rPr>
                <w:rFonts w:ascii="Aptos Narrow" w:hAnsi="Aptos Narrow" w:eastAsia="Times New Roman"/>
                <w:kern w:val="20"/>
              </w:rPr>
              <w:t>International Centre for Reproductive Health</w:t>
            </w:r>
            <w:r>
              <w:rPr>
                <w:rFonts w:ascii="Aptos Narrow" w:hAnsi="Aptos Narrow" w:eastAsia="Times New Roman"/>
                <w:kern w:val="20"/>
              </w:rPr>
              <w:t xml:space="preserve"> Kenya </w:t>
            </w:r>
          </w:p>
          <w:p w:rsidR="003B2533" w:rsidP="003B2533" w:rsidRDefault="003B2533" w14:paraId="3BFD5448" w14:textId="77777777">
            <w:pPr>
              <w:pStyle w:val="ListParagraph"/>
              <w:numPr>
                <w:ilvl w:val="0"/>
                <w:numId w:val="18"/>
              </w:numPr>
              <w:spacing w:after="0" w:line="240" w:lineRule="auto"/>
              <w:rPr>
                <w:rFonts w:ascii="Aptos Narrow" w:hAnsi="Aptos Narrow" w:eastAsia="Times New Roman"/>
                <w:kern w:val="20"/>
              </w:rPr>
            </w:pPr>
            <w:r w:rsidRPr="002E0C21">
              <w:rPr>
                <w:rFonts w:ascii="Aptos Narrow" w:hAnsi="Aptos Narrow" w:eastAsia="Times New Roman"/>
                <w:kern w:val="20"/>
              </w:rPr>
              <w:t>Jacaranda Health</w:t>
            </w:r>
            <w:r>
              <w:rPr>
                <w:rFonts w:ascii="Aptos Narrow" w:hAnsi="Aptos Narrow" w:eastAsia="Times New Roman"/>
                <w:kern w:val="20"/>
              </w:rPr>
              <w:t xml:space="preserve"> </w:t>
            </w:r>
          </w:p>
          <w:p w:rsidR="003B2533" w:rsidP="003B2533" w:rsidRDefault="003B2533" w14:paraId="00972B85" w14:textId="77777777">
            <w:pPr>
              <w:pStyle w:val="ListParagraph"/>
              <w:numPr>
                <w:ilvl w:val="0"/>
                <w:numId w:val="18"/>
              </w:numPr>
              <w:spacing w:after="0" w:line="240" w:lineRule="auto"/>
              <w:rPr>
                <w:rFonts w:ascii="Aptos Narrow" w:hAnsi="Aptos Narrow" w:eastAsia="Times New Roman"/>
                <w:kern w:val="20"/>
              </w:rPr>
            </w:pPr>
            <w:r>
              <w:rPr>
                <w:rFonts w:ascii="Aptos Narrow" w:hAnsi="Aptos Narrow" w:eastAsia="Times New Roman"/>
                <w:kern w:val="20"/>
              </w:rPr>
              <w:t>Kenya Red Cross</w:t>
            </w:r>
          </w:p>
          <w:p w:rsidR="00773BEA" w:rsidP="418E7DDD" w:rsidRDefault="00773BEA" w14:paraId="5A2CBBDC" w14:textId="41B94FB5">
            <w:pPr>
              <w:pStyle w:val="Normal"/>
              <w:spacing w:after="0" w:line="240" w:lineRule="auto"/>
              <w:ind w:left="360"/>
              <w:rPr>
                <w:rFonts w:ascii="Aptos Narrow" w:hAnsi="Aptos Narrow" w:eastAsia="Times New Roman"/>
                <w:kern w:val="20"/>
              </w:rPr>
            </w:pPr>
          </w:p>
          <w:p w:rsidRPr="00147821" w:rsidR="00773BEA" w:rsidP="00A61556" w:rsidRDefault="00EB3831" w14:paraId="2DF867F9" w14:textId="74AE92B0">
            <w:pPr>
              <w:spacing w:after="0" w:line="240" w:lineRule="auto"/>
              <w:rPr>
                <w:rFonts w:ascii="Aptos Narrow" w:hAnsi="Aptos Narrow" w:eastAsia="Times New Roman"/>
                <w:kern w:val="20"/>
                <w:u w:val="single"/>
              </w:rPr>
            </w:pPr>
            <w:r w:rsidRPr="00147821">
              <w:rPr>
                <w:rFonts w:ascii="Aptos Narrow" w:hAnsi="Aptos Narrow" w:eastAsia="Times New Roman"/>
                <w:kern w:val="20"/>
                <w:u w:val="single"/>
              </w:rPr>
              <w:t>Investments</w:t>
            </w:r>
            <w:r w:rsidR="00CA1F4D">
              <w:rPr>
                <w:rFonts w:ascii="Aptos Narrow" w:hAnsi="Aptos Narrow" w:eastAsia="Times New Roman"/>
                <w:kern w:val="20"/>
                <w:u w:val="single"/>
              </w:rPr>
              <w:t xml:space="preserve"> Planned</w:t>
            </w:r>
            <w:r w:rsidRPr="00147821">
              <w:rPr>
                <w:rFonts w:ascii="Aptos Narrow" w:hAnsi="Aptos Narrow" w:eastAsia="Times New Roman"/>
                <w:kern w:val="20"/>
                <w:u w:val="single"/>
              </w:rPr>
              <w:t>:</w:t>
            </w:r>
          </w:p>
          <w:p w:rsidRPr="002E0C21" w:rsidR="003B2533" w:rsidP="003B2533" w:rsidRDefault="003B2533" w14:paraId="2CE925C8" w14:textId="77777777">
            <w:pPr>
              <w:pStyle w:val="ListParagraph"/>
              <w:numPr>
                <w:ilvl w:val="0"/>
                <w:numId w:val="18"/>
              </w:numPr>
              <w:spacing w:after="0" w:line="240" w:lineRule="auto"/>
              <w:rPr>
                <w:rFonts w:ascii="Aptos Narrow" w:hAnsi="Aptos Narrow" w:eastAsia="Times New Roman"/>
                <w:kern w:val="20"/>
              </w:rPr>
            </w:pPr>
            <w:r w:rsidRPr="002E0C21">
              <w:rPr>
                <w:rFonts w:ascii="Aptos Narrow" w:hAnsi="Aptos Narrow" w:eastAsia="Times New Roman"/>
                <w:kern w:val="20"/>
              </w:rPr>
              <w:t>Aga Khan University Kenya (NEST360)</w:t>
            </w:r>
          </w:p>
          <w:p w:rsidR="003B2533" w:rsidP="003B2533" w:rsidRDefault="003B2533" w14:paraId="538F6CEE" w14:textId="77777777">
            <w:pPr>
              <w:pStyle w:val="ListParagraph"/>
              <w:numPr>
                <w:ilvl w:val="0"/>
                <w:numId w:val="18"/>
              </w:numPr>
              <w:spacing w:after="0" w:line="240" w:lineRule="auto"/>
              <w:rPr>
                <w:rFonts w:ascii="Aptos Narrow" w:hAnsi="Aptos Narrow" w:eastAsia="Times New Roman"/>
                <w:kern w:val="20"/>
              </w:rPr>
            </w:pPr>
            <w:r>
              <w:rPr>
                <w:rFonts w:ascii="Aptos Narrow" w:hAnsi="Aptos Narrow" w:eastAsia="Times New Roman"/>
                <w:kern w:val="20"/>
              </w:rPr>
              <w:t>Lwala Community Health Alliance</w:t>
            </w:r>
          </w:p>
          <w:p w:rsidR="006E47EE" w:rsidP="008C7823" w:rsidRDefault="006E47EE" w14:paraId="3E90EF5F" w14:textId="765B351F">
            <w:pPr>
              <w:numPr>
                <w:ilvl w:val="0"/>
                <w:numId w:val="18"/>
              </w:numPr>
              <w:spacing w:after="0" w:line="240" w:lineRule="auto"/>
              <w:rPr>
                <w:rFonts w:ascii="Aptos Narrow" w:hAnsi="Aptos Narrow" w:eastAsia="Times New Roman"/>
              </w:rPr>
            </w:pPr>
            <w:r w:rsidRPr="7AAB5D89">
              <w:rPr>
                <w:rFonts w:ascii="Aptos Narrow" w:hAnsi="Aptos Narrow" w:eastAsia="Times New Roman"/>
              </w:rPr>
              <w:t>HATCH Technologies</w:t>
            </w:r>
          </w:p>
          <w:p w:rsidR="002E0C21" w:rsidP="008C7823" w:rsidRDefault="006E47EE" w14:paraId="0FF5C027" w14:textId="1BA4AB44">
            <w:pPr>
              <w:pStyle w:val="ListParagraph"/>
              <w:numPr>
                <w:ilvl w:val="0"/>
                <w:numId w:val="18"/>
              </w:numPr>
              <w:spacing w:after="0" w:line="240" w:lineRule="auto"/>
              <w:rPr>
                <w:rFonts w:ascii="Aptos Narrow" w:hAnsi="Aptos Narrow" w:eastAsia="Times New Roman"/>
                <w:kern w:val="20"/>
              </w:rPr>
            </w:pPr>
            <w:r>
              <w:rPr>
                <w:rFonts w:ascii="Aptos Narrow" w:hAnsi="Aptos Narrow" w:eastAsia="Times New Roman"/>
                <w:kern w:val="20"/>
              </w:rPr>
              <w:t>InSupply</w:t>
            </w:r>
            <w:r w:rsidR="7B1BAEEA">
              <w:rPr>
                <w:rFonts w:ascii="Aptos Narrow" w:hAnsi="Aptos Narrow" w:eastAsia="Times New Roman"/>
                <w:kern w:val="20"/>
              </w:rPr>
              <w:t xml:space="preserve"> Health</w:t>
            </w:r>
          </w:p>
          <w:p w:rsidR="00C757CA" w:rsidP="008C7823" w:rsidRDefault="00C757CA" w14:paraId="5F88598C" w14:textId="3E9B18C5">
            <w:pPr>
              <w:pStyle w:val="ListParagraph"/>
              <w:numPr>
                <w:ilvl w:val="0"/>
                <w:numId w:val="18"/>
              </w:numPr>
              <w:spacing w:after="0" w:line="240" w:lineRule="auto"/>
              <w:rPr>
                <w:rFonts w:ascii="Aptos Narrow" w:hAnsi="Aptos Narrow" w:eastAsia="Times New Roman"/>
                <w:kern w:val="20"/>
              </w:rPr>
            </w:pPr>
            <w:r w:rsidRPr="002E0C21">
              <w:rPr>
                <w:rFonts w:ascii="Aptos Narrow" w:hAnsi="Aptos Narrow" w:eastAsia="Times New Roman"/>
                <w:kern w:val="20"/>
              </w:rPr>
              <w:t xml:space="preserve">Clinton Health </w:t>
            </w:r>
            <w:r w:rsidR="00763E31">
              <w:rPr>
                <w:rFonts w:ascii="Aptos Narrow" w:hAnsi="Aptos Narrow" w:eastAsia="Times New Roman"/>
                <w:kern w:val="20"/>
              </w:rPr>
              <w:t>Access Initiative</w:t>
            </w:r>
            <w:r w:rsidRPr="002E0C21" w:rsidR="00495A84">
              <w:rPr>
                <w:rFonts w:ascii="Aptos Narrow" w:hAnsi="Aptos Narrow" w:eastAsia="Times New Roman"/>
                <w:kern w:val="20"/>
              </w:rPr>
              <w:t xml:space="preserve"> (</w:t>
            </w:r>
            <w:r w:rsidRPr="08C6A28F" w:rsidR="009D01FC">
              <w:rPr>
                <w:rFonts w:ascii="Aptos Narrow" w:hAnsi="Aptos Narrow" w:eastAsia="Times New Roman"/>
                <w:kern w:val="20"/>
              </w:rPr>
              <w:t>CHAI</w:t>
            </w:r>
            <w:r w:rsidRPr="002E0C21" w:rsidR="00495A84">
              <w:rPr>
                <w:rFonts w:ascii="Aptos Narrow" w:hAnsi="Aptos Narrow" w:eastAsia="Times New Roman"/>
                <w:kern w:val="20"/>
              </w:rPr>
              <w:t>)</w:t>
            </w:r>
          </w:p>
          <w:p w:rsidRPr="002E0C21" w:rsidR="000F0260" w:rsidP="008C7823" w:rsidRDefault="1E251BDC" w14:paraId="037FA825" w14:textId="2DCAA055">
            <w:pPr>
              <w:pStyle w:val="ListParagraph"/>
              <w:numPr>
                <w:ilvl w:val="0"/>
                <w:numId w:val="18"/>
              </w:numPr>
              <w:spacing w:after="0" w:line="240" w:lineRule="auto"/>
              <w:rPr>
                <w:rFonts w:ascii="Aptos Narrow" w:hAnsi="Aptos Narrow" w:eastAsia="Times New Roman"/>
                <w:kern w:val="20"/>
              </w:rPr>
            </w:pPr>
            <w:r>
              <w:rPr>
                <w:rFonts w:ascii="Aptos Narrow" w:hAnsi="Aptos Narrow" w:eastAsia="Times New Roman"/>
                <w:kern w:val="20"/>
              </w:rPr>
              <w:t xml:space="preserve">Emergency </w:t>
            </w:r>
            <w:r w:rsidR="0EED63A3">
              <w:rPr>
                <w:rFonts w:ascii="Aptos Narrow" w:hAnsi="Aptos Narrow" w:eastAsia="Times New Roman"/>
                <w:kern w:val="20"/>
              </w:rPr>
              <w:t>t</w:t>
            </w:r>
            <w:r>
              <w:rPr>
                <w:rFonts w:ascii="Aptos Narrow" w:hAnsi="Aptos Narrow" w:eastAsia="Times New Roman"/>
                <w:kern w:val="20"/>
              </w:rPr>
              <w:t xml:space="preserve">ransport and </w:t>
            </w:r>
            <w:r w:rsidR="75CE1058">
              <w:rPr>
                <w:rFonts w:ascii="Aptos Narrow" w:hAnsi="Aptos Narrow" w:eastAsia="Times New Roman"/>
                <w:kern w:val="20"/>
              </w:rPr>
              <w:t>r</w:t>
            </w:r>
            <w:r w:rsidR="000F0260">
              <w:rPr>
                <w:rFonts w:ascii="Aptos Narrow" w:hAnsi="Aptos Narrow" w:eastAsia="Times New Roman"/>
                <w:kern w:val="20"/>
              </w:rPr>
              <w:t xml:space="preserve">eferral </w:t>
            </w:r>
            <w:r w:rsidR="288D2A8B">
              <w:rPr>
                <w:rFonts w:ascii="Aptos Narrow" w:hAnsi="Aptos Narrow" w:eastAsia="Times New Roman"/>
                <w:kern w:val="20"/>
              </w:rPr>
              <w:t>s</w:t>
            </w:r>
            <w:r w:rsidR="231D9A48">
              <w:rPr>
                <w:rFonts w:ascii="Aptos Narrow" w:hAnsi="Aptos Narrow" w:eastAsia="Times New Roman"/>
                <w:kern w:val="20"/>
              </w:rPr>
              <w:t xml:space="preserve">ystem </w:t>
            </w:r>
            <w:r w:rsidR="000F0260">
              <w:rPr>
                <w:rFonts w:ascii="Aptos Narrow" w:hAnsi="Aptos Narrow" w:eastAsia="Times New Roman"/>
                <w:kern w:val="20"/>
              </w:rPr>
              <w:t>partner (TBD)</w:t>
            </w:r>
          </w:p>
          <w:p w:rsidRPr="00A61556" w:rsidR="00676BE4" w:rsidP="008C7823" w:rsidRDefault="00676BE4" w14:paraId="2A40D2A8" w14:textId="3EE1CB61">
            <w:pPr>
              <w:pStyle w:val="ListParagraph"/>
              <w:numPr>
                <w:ilvl w:val="0"/>
                <w:numId w:val="18"/>
              </w:numPr>
              <w:spacing w:after="0" w:line="240" w:lineRule="auto"/>
              <w:rPr>
                <w:rFonts w:ascii="Aptos Narrow" w:hAnsi="Aptos Narrow" w:eastAsia="Times New Roman"/>
                <w:kern w:val="20"/>
              </w:rPr>
            </w:pPr>
            <w:r w:rsidRPr="002E0C21">
              <w:rPr>
                <w:rFonts w:ascii="Aptos Narrow" w:hAnsi="Aptos Narrow" w:eastAsia="Times New Roman"/>
                <w:kern w:val="20"/>
              </w:rPr>
              <w:t>Infrastructure</w:t>
            </w:r>
            <w:r w:rsidR="009D01FC">
              <w:rPr>
                <w:rFonts w:ascii="Aptos Narrow" w:hAnsi="Aptos Narrow" w:eastAsia="Times New Roman"/>
                <w:kern w:val="20"/>
              </w:rPr>
              <w:t xml:space="preserve"> </w:t>
            </w:r>
            <w:r w:rsidR="48D36096">
              <w:rPr>
                <w:rFonts w:ascii="Aptos Narrow" w:hAnsi="Aptos Narrow" w:eastAsia="Times New Roman"/>
                <w:kern w:val="20"/>
              </w:rPr>
              <w:t xml:space="preserve">improvements </w:t>
            </w:r>
            <w:r w:rsidR="009D01FC">
              <w:rPr>
                <w:rFonts w:ascii="Aptos Narrow" w:hAnsi="Aptos Narrow" w:eastAsia="Times New Roman"/>
                <w:kern w:val="20"/>
              </w:rPr>
              <w:t>partner</w:t>
            </w:r>
            <w:r w:rsidR="000F0260">
              <w:rPr>
                <w:rFonts w:ascii="Aptos Narrow" w:hAnsi="Aptos Narrow" w:eastAsia="Times New Roman"/>
                <w:kern w:val="20"/>
              </w:rPr>
              <w:t xml:space="preserve"> (TBD)</w:t>
            </w:r>
          </w:p>
          <w:p w:rsidRPr="00A61556" w:rsidR="005D140F" w:rsidP="00C05FA3" w:rsidRDefault="005D140F" w14:paraId="7C24AB0D" w14:textId="10E86D54">
            <w:pPr>
              <w:spacing w:after="0" w:line="240" w:lineRule="auto"/>
              <w:rPr>
                <w:rFonts w:ascii="Aptos Narrow" w:hAnsi="Aptos Narrow" w:eastAsia="Times New Roman"/>
                <w:b/>
                <w:bCs/>
              </w:rPr>
            </w:pPr>
          </w:p>
        </w:tc>
      </w:tr>
      <w:tr w:rsidRPr="001239B4" w:rsidR="009D2D20" w:rsidTr="71FF8E0F" w14:paraId="77F2C29E" w14:textId="77777777">
        <w:trPr>
          <w:trHeight w:val="300"/>
        </w:trPr>
        <w:tc>
          <w:tcPr>
            <w:tcW w:w="3435" w:type="dxa"/>
            <w:shd w:val="clear" w:color="auto" w:fill="D9D9D9" w:themeFill="background1" w:themeFillShade="D9"/>
            <w:tcMar/>
            <w:hideMark/>
          </w:tcPr>
          <w:p w:rsidRPr="001239B4" w:rsidR="009D2D20" w:rsidP="74ECEE79" w:rsidRDefault="009D2D20" w14:paraId="322C0E2A" w14:textId="7776D5AD">
            <w:pPr>
              <w:spacing w:after="0" w:line="240" w:lineRule="auto"/>
              <w:rPr>
                <w:rFonts w:ascii="Aptos Narrow" w:hAnsi="Aptos Narrow" w:eastAsia="Times New Roman"/>
                <w:b/>
                <w:bCs/>
                <w:color w:val="595959" w:themeColor="text1" w:themeTint="A6"/>
              </w:rPr>
            </w:pPr>
            <w:r w:rsidRPr="001239B4">
              <w:rPr>
                <w:rFonts w:ascii="Aptos Narrow" w:hAnsi="Aptos Narrow" w:eastAsia="Times New Roman"/>
                <w:b/>
                <w:bCs/>
                <w:color w:val="595959" w:themeColor="text1" w:themeTint="A6"/>
                <w:kern w:val="20"/>
              </w:rPr>
              <w:t>Implementer(s)</w:t>
            </w:r>
          </w:p>
          <w:p w:rsidRPr="001239B4" w:rsidR="009D2D20" w:rsidP="1875819E" w:rsidRDefault="009D2D20" w14:paraId="458E1A20" w14:textId="4AADA975">
            <w:pPr>
              <w:spacing w:after="0" w:line="240" w:lineRule="auto"/>
              <w:rPr>
                <w:rFonts w:ascii="Aptos Narrow" w:hAnsi="Aptos Narrow" w:eastAsia="Times New Roman"/>
                <w:b/>
                <w:bCs/>
                <w:color w:val="595959" w:themeColor="text1" w:themeTint="A6"/>
                <w:kern w:val="20"/>
              </w:rPr>
            </w:pPr>
            <w:r w:rsidRPr="001239B4">
              <w:rPr>
                <w:rFonts w:ascii="Aptos Narrow" w:hAnsi="Aptos Narrow" w:eastAsia="Times New Roman"/>
                <w:b/>
                <w:bCs/>
                <w:color w:val="595959" w:themeColor="text1" w:themeTint="A6"/>
                <w:kern w:val="20"/>
              </w:rPr>
              <w:t>(if different to Grantee):</w:t>
            </w:r>
          </w:p>
        </w:tc>
        <w:tc>
          <w:tcPr>
            <w:tcW w:w="5919" w:type="dxa"/>
            <w:tcMar/>
            <w:hideMark/>
          </w:tcPr>
          <w:p w:rsidRPr="002E0C21" w:rsidR="000F0260" w:rsidP="008C7823" w:rsidRDefault="17C567FF" w14:paraId="5448FDB5" w14:textId="72FCC398">
            <w:pPr>
              <w:pStyle w:val="ListParagraph"/>
              <w:numPr>
                <w:ilvl w:val="0"/>
                <w:numId w:val="19"/>
              </w:numPr>
              <w:spacing w:after="0" w:line="240" w:lineRule="auto"/>
              <w:rPr>
                <w:rFonts w:ascii="Aptos Narrow" w:hAnsi="Aptos Narrow" w:eastAsia="Times New Roman"/>
                <w:kern w:val="20"/>
              </w:rPr>
            </w:pPr>
            <w:r w:rsidRPr="002E0C21">
              <w:rPr>
                <w:rFonts w:ascii="Aptos Narrow" w:hAnsi="Aptos Narrow" w:eastAsia="Times New Roman"/>
                <w:kern w:val="20"/>
              </w:rPr>
              <w:t xml:space="preserve">Implementing partners under </w:t>
            </w:r>
            <w:r w:rsidRPr="002E0C21" w:rsidR="000F0260">
              <w:rPr>
                <w:rFonts w:ascii="Aptos Narrow" w:hAnsi="Aptos Narrow" w:eastAsia="Times New Roman"/>
                <w:kern w:val="20"/>
              </w:rPr>
              <w:t xml:space="preserve">Clinton Health </w:t>
            </w:r>
            <w:r w:rsidR="000F0260">
              <w:rPr>
                <w:rFonts w:ascii="Aptos Narrow" w:hAnsi="Aptos Narrow" w:eastAsia="Times New Roman"/>
                <w:kern w:val="20"/>
              </w:rPr>
              <w:t>Access Initiative</w:t>
            </w:r>
            <w:r w:rsidRPr="002E0C21" w:rsidR="000F0260">
              <w:rPr>
                <w:rFonts w:ascii="Aptos Narrow" w:hAnsi="Aptos Narrow" w:eastAsia="Times New Roman"/>
                <w:kern w:val="20"/>
              </w:rPr>
              <w:t xml:space="preserve"> (</w:t>
            </w:r>
            <w:r w:rsidRPr="08C6A28F" w:rsidR="000F0260">
              <w:rPr>
                <w:rFonts w:ascii="Aptos Narrow" w:hAnsi="Aptos Narrow" w:eastAsia="Times New Roman"/>
                <w:kern w:val="20"/>
              </w:rPr>
              <w:t>CHAI</w:t>
            </w:r>
            <w:r w:rsidRPr="002E0C21" w:rsidR="000F0260">
              <w:rPr>
                <w:rFonts w:ascii="Aptos Narrow" w:hAnsi="Aptos Narrow" w:eastAsia="Times New Roman"/>
                <w:kern w:val="20"/>
              </w:rPr>
              <w:t>)</w:t>
            </w:r>
          </w:p>
          <w:p w:rsidRPr="000F0260" w:rsidR="00763E31" w:rsidP="008C7823" w:rsidRDefault="0003152F" w14:paraId="177423FB" w14:textId="05725F1C">
            <w:pPr>
              <w:pStyle w:val="ListParagraph"/>
              <w:numPr>
                <w:ilvl w:val="1"/>
                <w:numId w:val="19"/>
              </w:numPr>
              <w:spacing w:after="0" w:line="240" w:lineRule="auto"/>
              <w:rPr>
                <w:rFonts w:ascii="Aptos Narrow" w:hAnsi="Aptos Narrow" w:eastAsia="Times New Roman"/>
                <w:i/>
                <w:iCs/>
                <w:kern w:val="20"/>
              </w:rPr>
            </w:pPr>
            <w:r w:rsidRPr="000F0260">
              <w:rPr>
                <w:rFonts w:ascii="Aptos Narrow" w:hAnsi="Aptos Narrow" w:eastAsia="Times New Roman"/>
                <w:i/>
                <w:iCs/>
                <w:kern w:val="20"/>
              </w:rPr>
              <w:t>Nairobi University</w:t>
            </w:r>
          </w:p>
          <w:p w:rsidRPr="000F0260" w:rsidR="00763E31" w:rsidP="008C7823" w:rsidRDefault="0003152F" w14:paraId="4A150D04" w14:textId="667684DF">
            <w:pPr>
              <w:pStyle w:val="ListParagraph"/>
              <w:numPr>
                <w:ilvl w:val="1"/>
                <w:numId w:val="19"/>
              </w:numPr>
              <w:spacing w:after="0" w:line="240" w:lineRule="auto"/>
              <w:rPr>
                <w:rFonts w:ascii="Aptos Narrow" w:hAnsi="Aptos Narrow" w:eastAsia="Times New Roman"/>
                <w:i/>
                <w:iCs/>
                <w:kern w:val="20"/>
              </w:rPr>
            </w:pPr>
            <w:r w:rsidRPr="000F0260">
              <w:rPr>
                <w:rFonts w:ascii="Aptos Narrow" w:hAnsi="Aptos Narrow" w:eastAsia="Times New Roman"/>
                <w:i/>
                <w:iCs/>
                <w:kern w:val="20"/>
              </w:rPr>
              <w:t>Moi University</w:t>
            </w:r>
          </w:p>
          <w:p w:rsidRPr="000F0260" w:rsidR="00763E31" w:rsidP="008C7823" w:rsidRDefault="0003152F" w14:paraId="0BFDF1E2" w14:textId="65E48E9A">
            <w:pPr>
              <w:pStyle w:val="ListParagraph"/>
              <w:numPr>
                <w:ilvl w:val="1"/>
                <w:numId w:val="19"/>
              </w:numPr>
              <w:spacing w:after="0" w:line="240" w:lineRule="auto"/>
              <w:rPr>
                <w:rFonts w:ascii="Aptos Narrow" w:hAnsi="Aptos Narrow" w:eastAsia="Times New Roman"/>
                <w:i/>
                <w:iCs/>
                <w:kern w:val="20"/>
              </w:rPr>
            </w:pPr>
            <w:r w:rsidRPr="000F0260">
              <w:rPr>
                <w:rFonts w:ascii="Aptos Narrow" w:hAnsi="Aptos Narrow" w:eastAsia="Times New Roman"/>
                <w:i/>
                <w:iCs/>
                <w:kern w:val="20"/>
              </w:rPr>
              <w:t>Aga Khan University</w:t>
            </w:r>
            <w:r w:rsidRPr="2200EBE5" w:rsidR="1C893696">
              <w:rPr>
                <w:rFonts w:ascii="Aptos Narrow" w:hAnsi="Aptos Narrow" w:eastAsia="Times New Roman"/>
                <w:i/>
                <w:iCs/>
                <w:kern w:val="20"/>
              </w:rPr>
              <w:t xml:space="preserve"> </w:t>
            </w:r>
            <w:r w:rsidRPr="2983CE5B" w:rsidR="1C893696">
              <w:rPr>
                <w:rFonts w:ascii="Aptos Narrow" w:hAnsi="Aptos Narrow" w:eastAsia="Times New Roman"/>
                <w:i/>
                <w:iCs/>
                <w:kern w:val="20"/>
              </w:rPr>
              <w:t>Kenya</w:t>
            </w:r>
          </w:p>
          <w:p w:rsidRPr="000F0260" w:rsidR="004A0704" w:rsidP="008C7823" w:rsidRDefault="004A0704" w14:paraId="7694D909" w14:textId="41A615C5">
            <w:pPr>
              <w:pStyle w:val="ListParagraph"/>
              <w:numPr>
                <w:ilvl w:val="1"/>
                <w:numId w:val="19"/>
              </w:numPr>
              <w:spacing w:after="0" w:line="240" w:lineRule="auto"/>
              <w:rPr>
                <w:rFonts w:ascii="Aptos Narrow" w:hAnsi="Aptos Narrow" w:eastAsia="Times New Roman"/>
                <w:i/>
                <w:iCs/>
                <w:kern w:val="20"/>
              </w:rPr>
            </w:pPr>
            <w:r w:rsidRPr="000F0260">
              <w:rPr>
                <w:rFonts w:ascii="Aptos Narrow" w:hAnsi="Aptos Narrow" w:eastAsia="Times New Roman"/>
                <w:i/>
                <w:iCs/>
                <w:kern w:val="20"/>
              </w:rPr>
              <w:t>Kenyatta National Hospital Nursing School</w:t>
            </w:r>
          </w:p>
          <w:p w:rsidR="00352A59" w:rsidP="008C7823" w:rsidRDefault="00352A59" w14:paraId="1D4CD9E2" w14:textId="0A145B30">
            <w:pPr>
              <w:pStyle w:val="ListParagraph"/>
              <w:numPr>
                <w:ilvl w:val="1"/>
                <w:numId w:val="19"/>
              </w:numPr>
              <w:spacing w:after="0" w:line="240" w:lineRule="auto"/>
              <w:rPr>
                <w:rFonts w:ascii="Aptos Narrow" w:hAnsi="Aptos Narrow" w:eastAsia="Times New Roman"/>
                <w:i/>
                <w:iCs/>
                <w:kern w:val="20"/>
              </w:rPr>
            </w:pPr>
            <w:r w:rsidRPr="000F0260">
              <w:rPr>
                <w:rFonts w:ascii="Aptos Narrow" w:hAnsi="Aptos Narrow" w:eastAsia="Times New Roman"/>
                <w:i/>
                <w:iCs/>
                <w:kern w:val="20"/>
              </w:rPr>
              <w:t xml:space="preserve">Kenya Medical Training </w:t>
            </w:r>
            <w:r w:rsidRPr="000F0260" w:rsidR="001C50EE">
              <w:rPr>
                <w:rFonts w:ascii="Aptos Narrow" w:hAnsi="Aptos Narrow" w:eastAsia="Times New Roman"/>
                <w:i/>
                <w:iCs/>
                <w:kern w:val="20"/>
              </w:rPr>
              <w:t>College</w:t>
            </w:r>
          </w:p>
          <w:p w:rsidR="0088589D" w:rsidP="008C7823" w:rsidRDefault="0088589D" w14:paraId="2F38508A" w14:textId="248CE939">
            <w:pPr>
              <w:pStyle w:val="ListParagraph"/>
              <w:numPr>
                <w:ilvl w:val="1"/>
                <w:numId w:val="19"/>
              </w:numPr>
              <w:spacing w:after="0" w:line="240" w:lineRule="auto"/>
              <w:rPr>
                <w:rFonts w:ascii="Aptos Narrow" w:hAnsi="Aptos Narrow" w:eastAsia="Times New Roman"/>
                <w:i/>
                <w:iCs/>
                <w:kern w:val="20"/>
              </w:rPr>
            </w:pPr>
            <w:r>
              <w:rPr>
                <w:rFonts w:ascii="Aptos Narrow" w:hAnsi="Aptos Narrow" w:eastAsia="Times New Roman"/>
                <w:i/>
                <w:iCs/>
                <w:kern w:val="20"/>
              </w:rPr>
              <w:t>Strathmore Business School</w:t>
            </w:r>
          </w:p>
          <w:p w:rsidRPr="000F0260" w:rsidR="00C959A1" w:rsidP="008C7823" w:rsidRDefault="00C959A1" w14:paraId="50EA2118" w14:textId="65959C0B">
            <w:pPr>
              <w:pStyle w:val="ListParagraph"/>
              <w:numPr>
                <w:ilvl w:val="1"/>
                <w:numId w:val="19"/>
              </w:numPr>
              <w:spacing w:after="0" w:line="240" w:lineRule="auto"/>
              <w:rPr>
                <w:rFonts w:ascii="Aptos Narrow" w:hAnsi="Aptos Narrow" w:eastAsia="Times New Roman"/>
                <w:i/>
                <w:iCs/>
                <w:kern w:val="20"/>
              </w:rPr>
            </w:pPr>
            <w:r>
              <w:rPr>
                <w:rFonts w:ascii="Aptos Narrow" w:hAnsi="Aptos Narrow" w:eastAsia="Times New Roman"/>
                <w:i/>
                <w:iCs/>
                <w:kern w:val="20"/>
              </w:rPr>
              <w:t>Professional Associations</w:t>
            </w:r>
          </w:p>
          <w:p w:rsidRPr="00DD5133" w:rsidR="005D140F" w:rsidP="00A61556" w:rsidRDefault="005D140F" w14:paraId="778D0481" w14:textId="0BD3CF07">
            <w:pPr>
              <w:spacing w:after="0" w:line="240" w:lineRule="auto"/>
              <w:rPr>
                <w:rFonts w:ascii="Aptos Narrow" w:hAnsi="Aptos Narrow" w:eastAsia="Times New Roman"/>
                <w:b/>
                <w:bCs/>
                <w:kern w:val="20"/>
              </w:rPr>
            </w:pPr>
          </w:p>
        </w:tc>
      </w:tr>
      <w:tr w:rsidRPr="001239B4" w:rsidR="009D2D20" w:rsidTr="71FF8E0F" w14:paraId="32A9C942" w14:textId="77777777">
        <w:trPr>
          <w:trHeight w:val="886"/>
        </w:trPr>
        <w:tc>
          <w:tcPr>
            <w:tcW w:w="3435" w:type="dxa"/>
            <w:shd w:val="clear" w:color="auto" w:fill="D9D9D9" w:themeFill="background1" w:themeFillShade="D9"/>
            <w:tcMar/>
            <w:hideMark/>
          </w:tcPr>
          <w:p w:rsidRPr="001239B4" w:rsidR="009D2D20" w:rsidP="009D2D20" w:rsidRDefault="009D2D20" w14:paraId="37212E0C" w14:textId="77777777">
            <w:pPr>
              <w:spacing w:after="0" w:line="240" w:lineRule="auto"/>
              <w:rPr>
                <w:rFonts w:ascii="Aptos Narrow" w:hAnsi="Aptos Narrow" w:eastAsia="Times New Roman"/>
                <w:b/>
                <w:color w:val="595959" w:themeColor="text1" w:themeTint="A6"/>
                <w:kern w:val="20"/>
              </w:rPr>
            </w:pPr>
            <w:r w:rsidRPr="001239B4">
              <w:rPr>
                <w:rFonts w:ascii="Aptos Narrow" w:hAnsi="Aptos Narrow" w:eastAsia="Times New Roman"/>
                <w:b/>
                <w:color w:val="595959" w:themeColor="text1" w:themeTint="A6"/>
                <w:kern w:val="20"/>
              </w:rPr>
              <w:t>Geographic Focus:</w:t>
            </w:r>
          </w:p>
        </w:tc>
        <w:tc>
          <w:tcPr>
            <w:tcW w:w="5919" w:type="dxa"/>
            <w:tcMar/>
          </w:tcPr>
          <w:p w:rsidRPr="00A61556" w:rsidR="009D2D20" w:rsidP="005D140F" w:rsidRDefault="3926D9BB" w14:paraId="0EF04593" w14:textId="0BAF7182">
            <w:pPr>
              <w:spacing w:after="0" w:line="240" w:lineRule="auto"/>
              <w:rPr>
                <w:rFonts w:ascii="Aptos Narrow" w:hAnsi="Aptos Narrow" w:eastAsia="Times New Roman"/>
                <w:kern w:val="20"/>
              </w:rPr>
            </w:pPr>
            <w:r>
              <w:rPr>
                <w:rFonts w:ascii="Aptos Narrow" w:hAnsi="Aptos Narrow" w:eastAsia="Times New Roman"/>
                <w:kern w:val="20"/>
              </w:rPr>
              <w:t>21 counties</w:t>
            </w:r>
            <w:r w:rsidRPr="00A61556" w:rsidR="5F5F4261">
              <w:rPr>
                <w:rFonts w:ascii="Aptos Narrow" w:hAnsi="Aptos Narrow" w:eastAsia="Times New Roman"/>
                <w:kern w:val="20"/>
              </w:rPr>
              <w:t xml:space="preserve"> (</w:t>
            </w:r>
            <w:r>
              <w:rPr>
                <w:rFonts w:ascii="Aptos Narrow" w:hAnsi="Aptos Narrow" w:eastAsia="Times New Roman"/>
                <w:kern w:val="20"/>
              </w:rPr>
              <w:t xml:space="preserve">15 intensive counties - </w:t>
            </w:r>
            <w:r w:rsidRPr="005D140F">
              <w:rPr>
                <w:rFonts w:ascii="Aptos Narrow" w:hAnsi="Aptos Narrow" w:eastAsia="Times New Roman"/>
                <w:kern w:val="20"/>
              </w:rPr>
              <w:t xml:space="preserve">Bungoma, Kakamega, Kiambu, Kilifi, Kisumu, Mombasa, Nairobi, Nakuru, Garissa, Kisii, Migori, Machakos, Kwale, </w:t>
            </w:r>
            <w:r w:rsidRPr="004C043F" w:rsidR="07053BE1">
              <w:rPr>
                <w:rFonts w:ascii="Aptos Narrow" w:hAnsi="Aptos Narrow" w:eastAsia="Times New Roman"/>
                <w:kern w:val="20"/>
              </w:rPr>
              <w:t>Kericho</w:t>
            </w:r>
            <w:r w:rsidRPr="004C043F" w:rsidR="5D0617EA">
              <w:rPr>
                <w:rFonts w:ascii="Aptos Narrow" w:hAnsi="Aptos Narrow" w:eastAsia="Times New Roman"/>
                <w:kern w:val="20"/>
              </w:rPr>
              <w:t>,</w:t>
            </w:r>
            <w:r w:rsidRPr="005D140F" w:rsidR="07053BE1">
              <w:rPr>
                <w:rFonts w:ascii="Aptos Narrow" w:hAnsi="Aptos Narrow" w:eastAsia="Times New Roman"/>
                <w:kern w:val="20"/>
              </w:rPr>
              <w:t xml:space="preserve"> </w:t>
            </w:r>
            <w:r w:rsidRPr="005D140F">
              <w:rPr>
                <w:rFonts w:ascii="Aptos Narrow" w:hAnsi="Aptos Narrow" w:eastAsia="Times New Roman"/>
                <w:kern w:val="20"/>
              </w:rPr>
              <w:t>and Kajiado</w:t>
            </w:r>
            <w:r>
              <w:rPr>
                <w:rFonts w:ascii="Aptos Narrow" w:hAnsi="Aptos Narrow" w:eastAsia="Times New Roman"/>
                <w:kern w:val="20"/>
              </w:rPr>
              <w:t xml:space="preserve">; 6 equity counties </w:t>
            </w:r>
            <w:r w:rsidR="009D01FC">
              <w:rPr>
                <w:rFonts w:ascii="Aptos Narrow" w:hAnsi="Aptos Narrow" w:eastAsia="Times New Roman"/>
                <w:kern w:val="20"/>
              </w:rPr>
              <w:t xml:space="preserve">- </w:t>
            </w:r>
            <w:r w:rsidRPr="002172D0">
              <w:rPr>
                <w:rFonts w:ascii="Aptos Narrow" w:hAnsi="Aptos Narrow" w:eastAsia="Times New Roman"/>
                <w:kern w:val="20"/>
              </w:rPr>
              <w:t>Samburu, Tana River, West Pokot, Turkana</w:t>
            </w:r>
            <w:r w:rsidR="00DB5C1D">
              <w:rPr>
                <w:rFonts w:ascii="Aptos Narrow" w:hAnsi="Aptos Narrow" w:eastAsia="Times New Roman"/>
                <w:kern w:val="20"/>
              </w:rPr>
              <w:t>, Mandera</w:t>
            </w:r>
            <w:r w:rsidR="6737C78A">
              <w:rPr>
                <w:rFonts w:ascii="Aptos Narrow" w:hAnsi="Aptos Narrow" w:eastAsia="Times New Roman"/>
                <w:kern w:val="20"/>
              </w:rPr>
              <w:t>,</w:t>
            </w:r>
            <w:r w:rsidR="00DB5C1D">
              <w:rPr>
                <w:rFonts w:ascii="Aptos Narrow" w:hAnsi="Aptos Narrow" w:eastAsia="Times New Roman"/>
                <w:kern w:val="20"/>
              </w:rPr>
              <w:t xml:space="preserve"> and Wajir</w:t>
            </w:r>
            <w:r w:rsidRPr="00A61556" w:rsidR="0071484A">
              <w:rPr>
                <w:rFonts w:ascii="Aptos Narrow" w:hAnsi="Aptos Narrow" w:eastAsia="Times New Roman"/>
                <w:kern w:val="20"/>
              </w:rPr>
              <w:t>); Council</w:t>
            </w:r>
            <w:r w:rsidRPr="00A61556" w:rsidR="35CA9F35">
              <w:rPr>
                <w:rFonts w:ascii="Aptos Narrow" w:hAnsi="Aptos Narrow" w:eastAsia="Times New Roman"/>
                <w:kern w:val="20"/>
              </w:rPr>
              <w:t xml:space="preserve"> of Governors </w:t>
            </w:r>
            <w:r w:rsidRPr="00A61556" w:rsidR="5F5F4261">
              <w:rPr>
                <w:rFonts w:ascii="Aptos Narrow" w:hAnsi="Aptos Narrow" w:eastAsia="Times New Roman"/>
                <w:kern w:val="20"/>
              </w:rPr>
              <w:t xml:space="preserve">and national support </w:t>
            </w:r>
          </w:p>
        </w:tc>
      </w:tr>
      <w:tr w:rsidRPr="001239B4" w:rsidR="009D2D20" w:rsidTr="71FF8E0F" w14:paraId="1DCA07E6" w14:textId="77777777">
        <w:trPr>
          <w:trHeight w:val="355"/>
        </w:trPr>
        <w:tc>
          <w:tcPr>
            <w:tcW w:w="3435" w:type="dxa"/>
            <w:shd w:val="clear" w:color="auto" w:fill="D9D9D9" w:themeFill="background1" w:themeFillShade="D9"/>
            <w:tcMar/>
            <w:hideMark/>
          </w:tcPr>
          <w:p w:rsidRPr="001239B4" w:rsidR="009D2D20" w:rsidP="009D2D20" w:rsidRDefault="009D2D20" w14:paraId="369AACF0" w14:textId="77777777">
            <w:pPr>
              <w:spacing w:after="0" w:line="240" w:lineRule="auto"/>
              <w:rPr>
                <w:rFonts w:ascii="Aptos Narrow" w:hAnsi="Aptos Narrow" w:eastAsia="Times New Roman"/>
                <w:b/>
                <w:color w:val="595959" w:themeColor="text1" w:themeTint="A6"/>
                <w:kern w:val="20"/>
              </w:rPr>
            </w:pPr>
            <w:r w:rsidRPr="001239B4">
              <w:rPr>
                <w:rFonts w:ascii="Aptos Narrow" w:hAnsi="Aptos Narrow" w:eastAsia="Arial Narrow" w:cs="Arial Narrow"/>
                <w:b/>
                <w:color w:val="595959" w:themeColor="text1" w:themeTint="A6"/>
                <w:kern w:val="20"/>
              </w:rPr>
              <w:t>Amount:</w:t>
            </w:r>
          </w:p>
        </w:tc>
        <w:tc>
          <w:tcPr>
            <w:tcW w:w="5919" w:type="dxa"/>
            <w:tcMar/>
          </w:tcPr>
          <w:p w:rsidRPr="00A61556" w:rsidR="009D2D20" w:rsidP="00472A39" w:rsidRDefault="00381733" w14:paraId="66E9435C" w14:textId="3731A65A">
            <w:pPr>
              <w:rPr>
                <w:rFonts w:ascii="Aptos Narrow" w:hAnsi="Aptos Narrow" w:eastAsia="Times New Roman"/>
                <w:kern w:val="20"/>
              </w:rPr>
            </w:pPr>
            <w:r w:rsidRPr="40771177" w:rsidR="00381733">
              <w:rPr>
                <w:rFonts w:ascii="Aptos Narrow" w:hAnsi="Aptos Narrow" w:eastAsia="Times New Roman"/>
              </w:rPr>
              <w:t>USD7</w:t>
            </w:r>
            <w:r w:rsidRPr="40771177" w:rsidR="005D4839">
              <w:rPr>
                <w:rFonts w:ascii="Aptos Narrow" w:hAnsi="Aptos Narrow" w:eastAsia="Times New Roman"/>
              </w:rPr>
              <w:t>6.</w:t>
            </w:r>
            <w:r w:rsidRPr="40771177" w:rsidR="004F2594">
              <w:rPr>
                <w:rFonts w:ascii="Aptos Narrow" w:hAnsi="Aptos Narrow" w:eastAsia="Times New Roman"/>
              </w:rPr>
              <w:t>0</w:t>
            </w:r>
            <w:r w:rsidRPr="40771177" w:rsidR="00381733">
              <w:rPr>
                <w:rFonts w:ascii="Aptos Narrow" w:hAnsi="Aptos Narrow" w:eastAsia="Times New Roman"/>
              </w:rPr>
              <w:t>million budget, of which US</w:t>
            </w:r>
            <w:ins w:author="Robyn Calder" w:date="2026-02-16T20:26:23.775Z" w16du:dateUtc="2026-02-16T20:26:23.775Z" w:id="653122252">
              <w:r w:rsidRPr="40771177" w:rsidR="46B4258A">
                <w:rPr>
                  <w:rFonts w:ascii="Aptos Narrow" w:hAnsi="Aptos Narrow" w:eastAsia="Times New Roman"/>
                </w:rPr>
                <w:t>D</w:t>
              </w:r>
            </w:ins>
            <w:r w:rsidRPr="40771177" w:rsidR="00B61C16">
              <w:rPr>
                <w:rFonts w:ascii="Aptos Narrow" w:hAnsi="Aptos Narrow" w:eastAsia="Times New Roman"/>
              </w:rPr>
              <w:t>3</w:t>
            </w:r>
            <w:r w:rsidRPr="40771177" w:rsidR="006D7033">
              <w:rPr>
                <w:rFonts w:ascii="Aptos Narrow" w:hAnsi="Aptos Narrow" w:eastAsia="Times New Roman"/>
              </w:rPr>
              <w:t>5</w:t>
            </w:r>
            <w:r w:rsidRPr="40771177" w:rsidR="00FF7F15">
              <w:rPr>
                <w:rFonts w:ascii="Aptos Narrow" w:hAnsi="Aptos Narrow" w:eastAsia="Times New Roman"/>
              </w:rPr>
              <w:t>.0</w:t>
            </w:r>
            <w:r w:rsidRPr="40771177" w:rsidR="00381733">
              <w:rPr>
                <w:rFonts w:ascii="Aptos Narrow" w:hAnsi="Aptos Narrow" w:eastAsia="Times New Roman"/>
              </w:rPr>
              <w:t>million (</w:t>
            </w:r>
            <w:r w:rsidRPr="40771177" w:rsidR="00535463">
              <w:rPr>
                <w:rFonts w:ascii="Aptos Narrow" w:hAnsi="Aptos Narrow" w:eastAsia="Times New Roman"/>
              </w:rPr>
              <w:t>4</w:t>
            </w:r>
            <w:r w:rsidRPr="40771177" w:rsidR="00FF7F15">
              <w:rPr>
                <w:rFonts w:ascii="Aptos Narrow" w:hAnsi="Aptos Narrow" w:eastAsia="Times New Roman"/>
              </w:rPr>
              <w:t>4</w:t>
            </w:r>
            <w:r w:rsidRPr="40771177" w:rsidR="00381733">
              <w:rPr>
                <w:rFonts w:ascii="Aptos Narrow" w:hAnsi="Aptos Narrow" w:eastAsia="Times New Roman"/>
              </w:rPr>
              <w:t>%) in investments are</w:t>
            </w:r>
            <w:r w:rsidRPr="40771177" w:rsidR="2D5426C0">
              <w:rPr>
                <w:rFonts w:ascii="Aptos Narrow" w:hAnsi="Aptos Narrow" w:eastAsia="Times New Roman"/>
              </w:rPr>
              <w:t xml:space="preserve"> </w:t>
            </w:r>
            <w:r w:rsidRPr="40771177" w:rsidR="2D5426C0">
              <w:rPr>
                <w:rFonts w:ascii="Aptos Narrow" w:hAnsi="Aptos Narrow" w:eastAsia="Times New Roman"/>
              </w:rPr>
              <w:t>being currently</w:t>
            </w:r>
            <w:r w:rsidRPr="40771177" w:rsidR="00381733">
              <w:rPr>
                <w:rFonts w:ascii="Aptos Narrow" w:hAnsi="Aptos Narrow" w:eastAsia="Times New Roman"/>
              </w:rPr>
              <w:t xml:space="preserve"> presented to the Investment Committee, and the </w:t>
            </w:r>
            <w:r w:rsidRPr="40771177" w:rsidR="00381733">
              <w:rPr>
                <w:rFonts w:ascii="Aptos Narrow" w:hAnsi="Aptos Narrow" w:eastAsia="Times New Roman"/>
              </w:rPr>
              <w:t>remainder</w:t>
            </w:r>
            <w:r w:rsidRPr="40771177" w:rsidR="00381733">
              <w:rPr>
                <w:rFonts w:ascii="Aptos Narrow" w:hAnsi="Aptos Narrow" w:eastAsia="Times New Roman"/>
              </w:rPr>
              <w:t xml:space="preserve"> will be presented by Q2 2026. This</w:t>
            </w:r>
            <w:r w:rsidRPr="40771177" w:rsidR="00381733">
              <w:rPr>
                <w:rFonts w:ascii="Aptos Narrow" w:hAnsi="Aptos Narrow" w:eastAsia="Times New Roman"/>
              </w:rPr>
              <w:t xml:space="preserve"> plan covers both presented and planned investments. </w:t>
            </w:r>
          </w:p>
        </w:tc>
      </w:tr>
      <w:tr w:rsidRPr="001239B4" w:rsidR="009D2D20" w:rsidTr="71FF8E0F" w14:paraId="781D7BCF" w14:textId="77777777">
        <w:trPr>
          <w:trHeight w:val="625"/>
        </w:trPr>
        <w:tc>
          <w:tcPr>
            <w:tcW w:w="3435" w:type="dxa"/>
            <w:shd w:val="clear" w:color="auto" w:fill="D9D9D9" w:themeFill="background1" w:themeFillShade="D9"/>
            <w:tcMar/>
          </w:tcPr>
          <w:p w:rsidRPr="00FE66DD" w:rsidR="009D2D20" w:rsidP="009D2D20" w:rsidRDefault="00180CC7" w14:paraId="6A9DD679" w14:textId="2CE79FA3">
            <w:pPr>
              <w:spacing w:after="0" w:line="240" w:lineRule="auto"/>
              <w:rPr>
                <w:rFonts w:ascii="Aptos Narrow" w:hAnsi="Aptos Narrow" w:eastAsia="Arial Narrow" w:cs="Arial Narrow"/>
                <w:b/>
                <w:bCs/>
                <w:color w:val="595959" w:themeColor="text1" w:themeTint="A6"/>
                <w:kern w:val="20"/>
              </w:rPr>
            </w:pPr>
            <w:r w:rsidRPr="00FE66DD">
              <w:rPr>
                <w:rFonts w:ascii="Aptos Narrow" w:hAnsi="Aptos Narrow" w:eastAsia="Arial Narrow" w:cs="Arial Narrow"/>
                <w:b/>
                <w:bCs/>
                <w:color w:val="595959" w:themeColor="text1" w:themeTint="A6"/>
                <w:kern w:val="20"/>
              </w:rPr>
              <w:t>Co-Investment:</w:t>
            </w:r>
          </w:p>
        </w:tc>
        <w:tc>
          <w:tcPr>
            <w:tcW w:w="5919" w:type="dxa"/>
            <w:tcMar/>
          </w:tcPr>
          <w:p w:rsidRPr="00FE2AB1" w:rsidR="00472A39" w:rsidP="00472A39" w:rsidRDefault="00472A39" w14:paraId="0CA0DBF3" w14:textId="2EBCB7D9">
            <w:pPr>
              <w:spacing w:after="0" w:line="240" w:lineRule="auto"/>
              <w:rPr>
                <w:rFonts w:ascii="Aptos Narrow" w:hAnsi="Aptos Narrow" w:eastAsia="Aptos Narrow" w:cs="Aptos Narrow"/>
              </w:rPr>
            </w:pPr>
            <w:r w:rsidRPr="00FE2AB1" w:rsidR="00472A39">
              <w:rPr>
                <w:rFonts w:ascii="Aptos Narrow" w:hAnsi="Aptos Narrow" w:eastAsia="Aptos Narrow" w:cs="Aptos Narrow"/>
              </w:rPr>
              <w:t>Total: USD</w:t>
            </w:r>
            <w:r w:rsidRPr="00FE2AB1" w:rsidR="002C683C">
              <w:rPr>
                <w:rFonts w:ascii="Aptos Narrow" w:hAnsi="Aptos Narrow" w:eastAsia="Aptos Narrow" w:cs="Aptos Narrow"/>
              </w:rPr>
              <w:t>108</w:t>
            </w:r>
            <w:r w:rsidRPr="00FE2AB1" w:rsidR="00472A39">
              <w:rPr>
                <w:rFonts w:ascii="Aptos Narrow" w:hAnsi="Aptos Narrow" w:eastAsia="Aptos Narrow" w:cs="Aptos Narrow"/>
              </w:rPr>
              <w:t>million</w:t>
            </w:r>
            <w:r w:rsidRPr="00FE2AB1" w:rsidR="009A66DA">
              <w:rPr>
                <w:rFonts w:ascii="Aptos Narrow" w:hAnsi="Aptos Narrow" w:cs="Arial"/>
                <w:vertAlign w:val="superscript"/>
              </w:rPr>
              <w:footnoteReference w:id="2"/>
            </w:r>
            <w:commentRangeStart w:id="1892659636"/>
            <w:r w:rsidRPr="00FE2AB1" w:rsidR="00472A39">
              <w:rPr>
                <w:rFonts w:ascii="Aptos Narrow" w:hAnsi="Aptos Narrow" w:eastAsia="Aptos Narrow" w:cs="Aptos Narrow"/>
              </w:rPr>
              <w:t>:</w:t>
            </w:r>
            <w:commentRangeEnd w:id="1892659636"/>
            <w:r>
              <w:rPr>
                <w:rStyle w:val="CommentReference"/>
              </w:rPr>
              <w:commentReference w:id="1892659636"/>
            </w:r>
          </w:p>
          <w:p w:rsidRPr="00FE2AB1" w:rsidR="00BB5189" w:rsidP="00E95349" w:rsidRDefault="00472A39" w14:paraId="7345D1F6" w14:textId="42D15136">
            <w:pPr>
              <w:pStyle w:val="ListParagraph"/>
              <w:numPr>
                <w:ilvl w:val="0"/>
                <w:numId w:val="19"/>
              </w:numPr>
              <w:spacing w:after="0" w:line="240" w:lineRule="auto"/>
              <w:rPr>
                <w:rFonts w:ascii="Aptos Narrow" w:hAnsi="Aptos Narrow" w:eastAsia="Aptos Narrow" w:cs="Aptos Narrow"/>
              </w:rPr>
            </w:pPr>
            <w:r w:rsidRPr="00FE2AB1">
              <w:rPr>
                <w:rFonts w:ascii="Aptos Narrow" w:hAnsi="Aptos Narrow" w:eastAsia="Aptos Narrow" w:cs="Aptos Narrow"/>
              </w:rPr>
              <w:t xml:space="preserve">Government of </w:t>
            </w:r>
            <w:r w:rsidRPr="00FE2AB1" w:rsidR="009A66DA">
              <w:rPr>
                <w:rFonts w:ascii="Aptos Narrow" w:hAnsi="Aptos Narrow" w:eastAsia="Aptos Narrow" w:cs="Aptos Narrow"/>
              </w:rPr>
              <w:t>Kenya</w:t>
            </w:r>
            <w:r w:rsidRPr="00FE2AB1">
              <w:rPr>
                <w:rFonts w:ascii="Aptos Narrow" w:hAnsi="Aptos Narrow" w:eastAsia="Aptos Narrow" w:cs="Aptos Narrow"/>
              </w:rPr>
              <w:t>: USD</w:t>
            </w:r>
            <w:r w:rsidRPr="00FF7F15" w:rsidR="00290E25">
              <w:rPr>
                <w:rFonts w:ascii="Aptos Narrow" w:hAnsi="Aptos Narrow" w:eastAsia="Aptos Narrow" w:cs="Aptos Narrow"/>
              </w:rPr>
              <w:t>325</w:t>
            </w:r>
            <w:r w:rsidRPr="00FE2AB1" w:rsidR="00D2215C">
              <w:rPr>
                <w:rFonts w:ascii="Aptos Narrow" w:hAnsi="Aptos Narrow" w:eastAsia="Aptos Narrow" w:cs="Aptos Narrow"/>
              </w:rPr>
              <w:t>.7</w:t>
            </w:r>
            <w:r w:rsidRPr="00FE2AB1">
              <w:rPr>
                <w:rFonts w:ascii="Aptos Narrow" w:hAnsi="Aptos Narrow" w:eastAsia="Aptos Narrow" w:cs="Aptos Narrow"/>
              </w:rPr>
              <w:t>million</w:t>
            </w:r>
            <w:r w:rsidRPr="00FE2AB1" w:rsidR="009A66DA">
              <w:rPr>
                <w:rFonts w:ascii="Aptos Narrow" w:hAnsi="Aptos Narrow" w:eastAsia="Aptos Narrow" w:cs="Aptos Narrow"/>
              </w:rPr>
              <w:t xml:space="preserve"> </w:t>
            </w:r>
          </w:p>
          <w:p w:rsidRPr="00FE66DD" w:rsidR="00E95349" w:rsidP="00E95349" w:rsidRDefault="00E95349" w14:paraId="4439CA94" w14:textId="7BAE1FC9">
            <w:pPr>
              <w:pStyle w:val="ListParagraph"/>
              <w:numPr>
                <w:ilvl w:val="0"/>
                <w:numId w:val="19"/>
              </w:numPr>
              <w:spacing w:after="0" w:line="240" w:lineRule="auto"/>
              <w:rPr>
                <w:rFonts w:ascii="Aptos Narrow" w:hAnsi="Aptos Narrow" w:cs="Arial"/>
              </w:rPr>
            </w:pPr>
            <w:r w:rsidRPr="00FE2AB1">
              <w:rPr>
                <w:rFonts w:ascii="Aptos Narrow" w:hAnsi="Aptos Narrow" w:eastAsia="Aptos Narrow" w:cs="Aptos Narrow"/>
              </w:rPr>
              <w:t>Technical Support Partners: USD</w:t>
            </w:r>
            <w:r w:rsidRPr="00FE2AB1" w:rsidR="00FE66DD">
              <w:rPr>
                <w:rFonts w:ascii="Aptos Narrow" w:hAnsi="Aptos Narrow" w:eastAsia="Aptos Narrow" w:cs="Aptos Narrow"/>
              </w:rPr>
              <w:t>3</w:t>
            </w:r>
            <w:r w:rsidRPr="00FF7F15" w:rsidR="00FE2AB1">
              <w:rPr>
                <w:rFonts w:ascii="Aptos Narrow" w:hAnsi="Aptos Narrow" w:eastAsia="Aptos Narrow" w:cs="Aptos Narrow"/>
              </w:rPr>
              <w:t>4</w:t>
            </w:r>
            <w:r w:rsidRPr="00FE2AB1" w:rsidR="00FE66DD">
              <w:rPr>
                <w:rFonts w:ascii="Aptos Narrow" w:hAnsi="Aptos Narrow" w:eastAsia="Aptos Narrow" w:cs="Aptos Narrow"/>
              </w:rPr>
              <w:t>.</w:t>
            </w:r>
            <w:r w:rsidRPr="00FF7F15" w:rsidR="00FE2AB1">
              <w:rPr>
                <w:rFonts w:ascii="Aptos Narrow" w:hAnsi="Aptos Narrow" w:eastAsia="Aptos Narrow" w:cs="Aptos Narrow"/>
              </w:rPr>
              <w:t>1</w:t>
            </w:r>
            <w:r w:rsidRPr="00FE2AB1">
              <w:rPr>
                <w:rFonts w:ascii="Aptos Narrow" w:hAnsi="Aptos Narrow" w:eastAsia="Aptos Narrow" w:cs="Aptos Narrow"/>
              </w:rPr>
              <w:t>million</w:t>
            </w:r>
          </w:p>
        </w:tc>
      </w:tr>
      <w:tr w:rsidRPr="001239B4" w:rsidR="00793B15" w:rsidTr="71FF8E0F" w14:paraId="13605FE9" w14:textId="77777777">
        <w:trPr>
          <w:trHeight w:val="355"/>
        </w:trPr>
        <w:tc>
          <w:tcPr>
            <w:tcW w:w="3435" w:type="dxa"/>
            <w:shd w:val="clear" w:color="auto" w:fill="D9D9D9" w:themeFill="background1" w:themeFillShade="D9"/>
            <w:tcMar/>
          </w:tcPr>
          <w:p w:rsidRPr="001239B4" w:rsidR="00793B15" w:rsidP="00793B15" w:rsidRDefault="00793B15" w14:paraId="389C153E" w14:textId="7C0A1C30">
            <w:pPr>
              <w:spacing w:after="0" w:line="240" w:lineRule="auto"/>
              <w:rPr>
                <w:rFonts w:ascii="Aptos Narrow" w:hAnsi="Aptos Narrow" w:eastAsia="Times New Roman"/>
                <w:b/>
                <w:color w:val="595959" w:themeColor="text1" w:themeTint="A6"/>
                <w:kern w:val="20"/>
              </w:rPr>
            </w:pPr>
            <w:r w:rsidRPr="001239B4">
              <w:rPr>
                <w:rFonts w:ascii="Aptos Narrow" w:hAnsi="Aptos Narrow" w:eastAsia="Times New Roman"/>
                <w:b/>
                <w:color w:val="595959" w:themeColor="text1" w:themeTint="A6"/>
                <w:kern w:val="20"/>
              </w:rPr>
              <w:t xml:space="preserve">Term: </w:t>
            </w:r>
          </w:p>
        </w:tc>
        <w:tc>
          <w:tcPr>
            <w:tcW w:w="5919" w:type="dxa"/>
            <w:tcMar/>
          </w:tcPr>
          <w:p w:rsidRPr="002B3EA4" w:rsidR="00793B15" w:rsidP="00A61556" w:rsidRDefault="00793B15" w14:paraId="56E7BD92" w14:textId="073ECBF4">
            <w:pPr>
              <w:spacing w:after="0" w:line="240" w:lineRule="auto"/>
              <w:rPr>
                <w:rFonts w:ascii="Aptos Narrow" w:hAnsi="Aptos Narrow" w:eastAsia="Times New Roman" w:cs="Times New Roman"/>
                <w:color w:val="000000" w:themeColor="text1"/>
              </w:rPr>
            </w:pPr>
            <w:r w:rsidRPr="002B3EA4">
              <w:rPr>
                <w:rFonts w:ascii="Aptos Narrow" w:hAnsi="Aptos Narrow" w:eastAsia="Arial Narrow" w:cs="Arial Narrow"/>
                <w:kern w:val="20"/>
              </w:rPr>
              <w:t>60 months (</w:t>
            </w:r>
            <w:r w:rsidRPr="002B3EA4" w:rsidR="00A050B0">
              <w:rPr>
                <w:rFonts w:ascii="Aptos Narrow" w:hAnsi="Aptos Narrow" w:eastAsia="Arial Narrow" w:cs="Arial Narrow"/>
                <w:kern w:val="20"/>
              </w:rPr>
              <w:t xml:space="preserve">1 </w:t>
            </w:r>
            <w:r w:rsidR="00DF0D74">
              <w:rPr>
                <w:rFonts w:ascii="Aptos Narrow" w:hAnsi="Aptos Narrow" w:eastAsia="Arial Narrow" w:cs="Arial Narrow"/>
                <w:kern w:val="20"/>
              </w:rPr>
              <w:t>May</w:t>
            </w:r>
            <w:r w:rsidRPr="002B3EA4" w:rsidR="4B71AC3A">
              <w:rPr>
                <w:rFonts w:ascii="Aptos Narrow" w:hAnsi="Aptos Narrow" w:eastAsia="Arial Narrow" w:cs="Arial Narrow"/>
                <w:kern w:val="20"/>
              </w:rPr>
              <w:t xml:space="preserve"> </w:t>
            </w:r>
            <w:r w:rsidRPr="002B3EA4">
              <w:rPr>
                <w:rFonts w:ascii="Aptos Narrow" w:hAnsi="Aptos Narrow" w:eastAsia="Arial Narrow" w:cs="Arial Narrow"/>
                <w:kern w:val="20"/>
              </w:rPr>
              <w:t>202</w:t>
            </w:r>
            <w:r w:rsidRPr="002B3EA4" w:rsidR="005D140F">
              <w:rPr>
                <w:rFonts w:ascii="Aptos Narrow" w:hAnsi="Aptos Narrow" w:eastAsia="Arial Narrow" w:cs="Arial Narrow"/>
                <w:kern w:val="20"/>
              </w:rPr>
              <w:t>6</w:t>
            </w:r>
            <w:r w:rsidRPr="002B3EA4" w:rsidR="000C71B1">
              <w:rPr>
                <w:rFonts w:ascii="Aptos Narrow" w:hAnsi="Aptos Narrow" w:eastAsia="Arial Narrow" w:cs="Arial Narrow"/>
                <w:kern w:val="20"/>
              </w:rPr>
              <w:t xml:space="preserve"> </w:t>
            </w:r>
            <w:r w:rsidRPr="002B3EA4">
              <w:rPr>
                <w:rFonts w:ascii="Aptos Narrow" w:hAnsi="Aptos Narrow" w:eastAsia="Arial Narrow" w:cs="Arial Narrow"/>
                <w:kern w:val="20"/>
              </w:rPr>
              <w:t>-</w:t>
            </w:r>
            <w:r w:rsidRPr="002B3EA4" w:rsidR="000C71B1">
              <w:rPr>
                <w:rFonts w:ascii="Aptos Narrow" w:hAnsi="Aptos Narrow" w:eastAsia="Arial Narrow" w:cs="Arial Narrow"/>
                <w:kern w:val="20"/>
              </w:rPr>
              <w:t xml:space="preserve"> </w:t>
            </w:r>
            <w:r w:rsidRPr="002B3EA4">
              <w:rPr>
                <w:rFonts w:ascii="Aptos Narrow" w:hAnsi="Aptos Narrow" w:eastAsia="Arial Narrow" w:cs="Arial Narrow"/>
                <w:kern w:val="20"/>
              </w:rPr>
              <w:t>3</w:t>
            </w:r>
            <w:r w:rsidRPr="002B3EA4" w:rsidR="00A656BD">
              <w:rPr>
                <w:rFonts w:ascii="Aptos Narrow" w:hAnsi="Aptos Narrow" w:eastAsia="Arial Narrow" w:cs="Arial Narrow"/>
                <w:kern w:val="20"/>
              </w:rPr>
              <w:t>1</w:t>
            </w:r>
            <w:r w:rsidRPr="002B3EA4" w:rsidR="681CD8B3">
              <w:rPr>
                <w:rFonts w:ascii="Aptos Narrow" w:hAnsi="Aptos Narrow" w:eastAsia="Arial Narrow" w:cs="Arial Narrow"/>
                <w:kern w:val="20"/>
              </w:rPr>
              <w:t xml:space="preserve"> </w:t>
            </w:r>
            <w:r w:rsidRPr="002B3EA4" w:rsidR="00A656BD">
              <w:rPr>
                <w:rFonts w:ascii="Aptos Narrow" w:hAnsi="Aptos Narrow" w:eastAsia="Arial Narrow" w:cs="Arial Narrow"/>
                <w:kern w:val="20"/>
              </w:rPr>
              <w:t>March</w:t>
            </w:r>
            <w:r w:rsidRPr="002B3EA4" w:rsidR="681CD8B3">
              <w:rPr>
                <w:rFonts w:ascii="Aptos Narrow" w:hAnsi="Aptos Narrow" w:eastAsia="Arial Narrow" w:cs="Arial Narrow"/>
                <w:kern w:val="20"/>
              </w:rPr>
              <w:t xml:space="preserve"> </w:t>
            </w:r>
            <w:r w:rsidRPr="002B3EA4" w:rsidR="00A050B0">
              <w:rPr>
                <w:rFonts w:ascii="Aptos Narrow" w:hAnsi="Aptos Narrow" w:eastAsia="Arial Narrow" w:cs="Arial Narrow"/>
                <w:kern w:val="20"/>
              </w:rPr>
              <w:t>203</w:t>
            </w:r>
            <w:r w:rsidRPr="002B3EA4" w:rsidR="005D140F">
              <w:rPr>
                <w:rFonts w:ascii="Aptos Narrow" w:hAnsi="Aptos Narrow" w:eastAsia="Arial Narrow" w:cs="Arial Narrow"/>
                <w:kern w:val="20"/>
              </w:rPr>
              <w:t>1</w:t>
            </w:r>
            <w:r w:rsidRPr="002B3EA4">
              <w:rPr>
                <w:rFonts w:ascii="Aptos Narrow" w:hAnsi="Aptos Narrow" w:eastAsia="Arial Narrow" w:cs="Arial Narrow"/>
                <w:kern w:val="20"/>
              </w:rPr>
              <w:t>)</w:t>
            </w:r>
          </w:p>
        </w:tc>
      </w:tr>
      <w:tr w:rsidRPr="001239B4" w:rsidR="000D07C4" w:rsidTr="71FF8E0F" w14:paraId="3F0915BC" w14:textId="77777777">
        <w:trPr>
          <w:trHeight w:val="2245"/>
        </w:trPr>
        <w:tc>
          <w:tcPr>
            <w:tcW w:w="3435" w:type="dxa"/>
            <w:shd w:val="clear" w:color="auto" w:fill="D9D9D9" w:themeFill="background1" w:themeFillShade="D9"/>
            <w:tcMar/>
          </w:tcPr>
          <w:p w:rsidRPr="001239B4" w:rsidR="000D07C4" w:rsidP="052DFCE1" w:rsidRDefault="000D07C4" w14:paraId="3DE563B6" w14:textId="09190836">
            <w:pPr>
              <w:spacing w:after="0" w:line="240" w:lineRule="auto"/>
              <w:rPr>
                <w:rFonts w:ascii="Aptos Narrow" w:hAnsi="Aptos Narrow" w:eastAsia="Times New Roman"/>
                <w:b/>
                <w:bCs/>
                <w:color w:val="595959" w:themeColor="text1" w:themeTint="A6"/>
                <w:kern w:val="20"/>
              </w:rPr>
            </w:pPr>
            <w:r w:rsidRPr="052DFCE1">
              <w:rPr>
                <w:rFonts w:ascii="Aptos Narrow" w:hAnsi="Aptos Narrow" w:eastAsia="Times New Roman"/>
                <w:b/>
                <w:bCs/>
                <w:color w:val="595959" w:themeColor="text1" w:themeTint="A6"/>
                <w:kern w:val="20"/>
              </w:rPr>
              <w:t>Investment Description and Impact Goals:</w:t>
            </w:r>
          </w:p>
        </w:tc>
        <w:tc>
          <w:tcPr>
            <w:tcW w:w="5919" w:type="dxa"/>
            <w:tcMar/>
          </w:tcPr>
          <w:p w:rsidRPr="0037101E" w:rsidR="008C3D42" w:rsidP="008C3D42" w:rsidRDefault="428F6FE9" w14:paraId="4E3D29AB" w14:textId="0BE4DBE1">
            <w:pPr>
              <w:spacing w:after="0" w:line="240" w:lineRule="auto"/>
              <w:rPr>
                <w:rFonts w:ascii="Aptos Narrow" w:hAnsi="Aptos Narrow" w:eastAsia="Aptos Narrow" w:cs="Aptos Narrow"/>
              </w:rPr>
            </w:pPr>
            <w:r w:rsidRPr="7AAB5D89">
              <w:rPr>
                <w:rFonts w:ascii="Aptos Narrow" w:hAnsi="Aptos Narrow" w:eastAsia="Aptos Narrow" w:cs="Aptos Narrow"/>
              </w:rPr>
              <w:t>The Beginnings Fund investment will scale proven, high</w:t>
            </w:r>
            <w:r w:rsidRPr="7AAB5D89" w:rsidR="6859B4A6">
              <w:rPr>
                <w:rFonts w:ascii="Aptos Narrow" w:hAnsi="Aptos Narrow" w:eastAsia="Aptos Narrow" w:cs="Aptos Narrow"/>
              </w:rPr>
              <w:t>-</w:t>
            </w:r>
            <w:r w:rsidRPr="7AAB5D89">
              <w:rPr>
                <w:rFonts w:ascii="Aptos Narrow" w:hAnsi="Aptos Narrow" w:eastAsia="Aptos Narrow" w:cs="Aptos Narrow"/>
              </w:rPr>
              <w:t>impact interventions targeting the leading causes of maternal mortality</w:t>
            </w:r>
            <w:r w:rsidRPr="7AAB5D89" w:rsidR="311B4AFB">
              <w:rPr>
                <w:rFonts w:ascii="Aptos Narrow" w:hAnsi="Aptos Narrow" w:eastAsia="Aptos Narrow" w:cs="Aptos Narrow"/>
              </w:rPr>
              <w:t>—</w:t>
            </w:r>
            <w:r w:rsidRPr="7AAB5D89">
              <w:rPr>
                <w:rFonts w:ascii="Aptos Narrow" w:hAnsi="Aptos Narrow" w:eastAsia="Aptos Narrow" w:cs="Aptos Narrow"/>
              </w:rPr>
              <w:t xml:space="preserve"> that is, postpartum haemorrhage, hypertensive disorders, and infections</w:t>
            </w:r>
            <w:r w:rsidRPr="7AAB5D89" w:rsidR="5B615DE5">
              <w:rPr>
                <w:rFonts w:ascii="Aptos Narrow" w:hAnsi="Aptos Narrow" w:eastAsia="Aptos Narrow" w:cs="Aptos Narrow"/>
              </w:rPr>
              <w:t>—</w:t>
            </w:r>
            <w:r w:rsidRPr="7AAB5D89">
              <w:rPr>
                <w:rFonts w:ascii="Aptos Narrow" w:hAnsi="Aptos Narrow" w:eastAsia="Aptos Narrow" w:cs="Aptos Narrow"/>
              </w:rPr>
              <w:t>and the primary drivers of neonatal deaths</w:t>
            </w:r>
            <w:r w:rsidRPr="7AAB5D89" w:rsidR="7D48A991">
              <w:rPr>
                <w:rFonts w:ascii="Aptos Narrow" w:hAnsi="Aptos Narrow" w:eastAsia="Aptos Narrow" w:cs="Aptos Narrow"/>
              </w:rPr>
              <w:t>,</w:t>
            </w:r>
            <w:r w:rsidRPr="7AAB5D89">
              <w:rPr>
                <w:rFonts w:ascii="Aptos Narrow" w:hAnsi="Aptos Narrow" w:eastAsia="Aptos Narrow" w:cs="Aptos Narrow"/>
              </w:rPr>
              <w:t xml:space="preserve"> wh</w:t>
            </w:r>
            <w:r w:rsidRPr="7AAB5D89" w:rsidR="589416F6">
              <w:rPr>
                <w:rFonts w:ascii="Aptos Narrow" w:hAnsi="Aptos Narrow" w:eastAsia="Aptos Narrow" w:cs="Aptos Narrow"/>
              </w:rPr>
              <w:t>ich</w:t>
            </w:r>
            <w:r w:rsidRPr="7AAB5D89">
              <w:rPr>
                <w:rFonts w:ascii="Aptos Narrow" w:hAnsi="Aptos Narrow" w:eastAsia="Aptos Narrow" w:cs="Aptos Narrow"/>
              </w:rPr>
              <w:t xml:space="preserve"> include prematurity, birth asphyxia, and sepsis. The approach </w:t>
            </w:r>
            <w:r w:rsidRPr="7AAB5D89" w:rsidR="31087F54">
              <w:rPr>
                <w:rFonts w:ascii="Aptos Narrow" w:hAnsi="Aptos Narrow" w:eastAsia="Aptos Narrow" w:cs="Aptos Narrow"/>
              </w:rPr>
              <w:t xml:space="preserve">focuses </w:t>
            </w:r>
            <w:r w:rsidRPr="7AAB5D89" w:rsidR="005E688C">
              <w:rPr>
                <w:rFonts w:ascii="Aptos Narrow" w:hAnsi="Aptos Narrow" w:eastAsia="Aptos Narrow" w:cs="Aptos Narrow"/>
              </w:rPr>
              <w:t>on enhancing</w:t>
            </w:r>
            <w:r w:rsidRPr="7AAB5D89" w:rsidR="60A08BD3">
              <w:rPr>
                <w:rFonts w:ascii="Aptos Narrow" w:hAnsi="Aptos Narrow" w:eastAsia="Aptos Narrow" w:cs="Aptos Narrow"/>
              </w:rPr>
              <w:t xml:space="preserve"> the </w:t>
            </w:r>
            <w:r w:rsidRPr="7AAB5D89">
              <w:rPr>
                <w:rFonts w:ascii="Aptos Narrow" w:hAnsi="Aptos Narrow" w:eastAsia="Aptos Narrow" w:cs="Aptos Narrow"/>
              </w:rPr>
              <w:t xml:space="preserve">workforce </w:t>
            </w:r>
            <w:r w:rsidRPr="7AAB5D89" w:rsidR="42733771">
              <w:rPr>
                <w:rFonts w:ascii="Aptos Narrow" w:hAnsi="Aptos Narrow" w:eastAsia="Aptos Narrow" w:cs="Aptos Narrow"/>
              </w:rPr>
              <w:t xml:space="preserve">numbers and </w:t>
            </w:r>
            <w:r w:rsidRPr="7AAB5D89" w:rsidR="705CBB85">
              <w:rPr>
                <w:rFonts w:ascii="Aptos Narrow" w:hAnsi="Aptos Narrow" w:eastAsia="Aptos Narrow" w:cs="Aptos Narrow"/>
              </w:rPr>
              <w:t>skills</w:t>
            </w:r>
            <w:r w:rsidRPr="7AAB5D89">
              <w:rPr>
                <w:rFonts w:ascii="Aptos Narrow" w:hAnsi="Aptos Narrow" w:eastAsia="Aptos Narrow" w:cs="Aptos Narrow"/>
              </w:rPr>
              <w:t>, commodity security, data systems</w:t>
            </w:r>
            <w:r w:rsidRPr="7AAB5D89" w:rsidR="2C997E02">
              <w:rPr>
                <w:rFonts w:ascii="Aptos Narrow" w:hAnsi="Aptos Narrow" w:eastAsia="Aptos Narrow" w:cs="Aptos Narrow"/>
              </w:rPr>
              <w:t>,</w:t>
            </w:r>
            <w:r w:rsidRPr="7AAB5D89">
              <w:rPr>
                <w:rFonts w:ascii="Aptos Narrow" w:hAnsi="Aptos Narrow" w:eastAsia="Aptos Narrow" w:cs="Aptos Narrow"/>
              </w:rPr>
              <w:t xml:space="preserve"> and referral networks. </w:t>
            </w:r>
            <w:r w:rsidRPr="7AAB5D89" w:rsidR="20AF1689">
              <w:rPr>
                <w:rFonts w:ascii="Aptos Narrow" w:hAnsi="Aptos Narrow" w:eastAsia="Aptos Narrow" w:cs="Aptos Narrow"/>
              </w:rPr>
              <w:t>Beginnings Fund will:</w:t>
            </w:r>
          </w:p>
          <w:p w:rsidRPr="0037101E" w:rsidR="008705F6" w:rsidP="008C7823" w:rsidRDefault="008705F6" w14:paraId="7F9F5BCD" w14:textId="6BA62AA7">
            <w:pPr>
              <w:pStyle w:val="ListParagraph"/>
              <w:numPr>
                <w:ilvl w:val="0"/>
                <w:numId w:val="20"/>
              </w:numPr>
              <w:spacing w:after="0" w:line="240" w:lineRule="auto"/>
              <w:rPr>
                <w:rFonts w:ascii="Aptos Narrow" w:hAnsi="Aptos Narrow" w:eastAsia="Aptos Narrow" w:cs="Aptos Narrow"/>
              </w:rPr>
            </w:pPr>
            <w:r w:rsidRPr="0037101E">
              <w:rPr>
                <w:rFonts w:ascii="Aptos Narrow" w:hAnsi="Aptos Narrow" w:eastAsia="Aptos Narrow" w:cs="Aptos Narrow"/>
              </w:rPr>
              <w:t xml:space="preserve">Scale up </w:t>
            </w:r>
            <w:r w:rsidRPr="0037101E" w:rsidR="0037101E">
              <w:rPr>
                <w:rFonts w:ascii="Aptos Narrow" w:hAnsi="Aptos Narrow" w:eastAsia="Aptos Narrow" w:cs="Aptos Narrow"/>
              </w:rPr>
              <w:t xml:space="preserve">of priority </w:t>
            </w:r>
            <w:r w:rsidRPr="0037101E">
              <w:rPr>
                <w:rFonts w:ascii="Aptos Narrow" w:hAnsi="Aptos Narrow" w:eastAsia="Aptos Narrow" w:cs="Aptos Narrow"/>
              </w:rPr>
              <w:t>evidence</w:t>
            </w:r>
            <w:r w:rsidRPr="08C6A28F" w:rsidR="29EA2E6B">
              <w:rPr>
                <w:rFonts w:ascii="Aptos Narrow" w:hAnsi="Aptos Narrow" w:eastAsia="Aptos Narrow" w:cs="Aptos Narrow"/>
              </w:rPr>
              <w:t>-</w:t>
            </w:r>
            <w:r w:rsidRPr="0037101E">
              <w:rPr>
                <w:rFonts w:ascii="Aptos Narrow" w:hAnsi="Aptos Narrow" w:eastAsia="Aptos Narrow" w:cs="Aptos Narrow"/>
              </w:rPr>
              <w:t>based interventions</w:t>
            </w:r>
            <w:r w:rsidRPr="08C6A28F" w:rsidR="50DCE8A2">
              <w:rPr>
                <w:rFonts w:ascii="Aptos Narrow" w:hAnsi="Aptos Narrow" w:eastAsia="Aptos Narrow" w:cs="Aptos Narrow"/>
              </w:rPr>
              <w:t>.</w:t>
            </w:r>
          </w:p>
          <w:p w:rsidRPr="002B3EA4" w:rsidR="008C3D42" w:rsidP="008C7823" w:rsidRDefault="008C3D42" w14:paraId="1B746448" w14:textId="59C339C9">
            <w:pPr>
              <w:pStyle w:val="ListParagraph"/>
              <w:numPr>
                <w:ilvl w:val="0"/>
                <w:numId w:val="20"/>
              </w:numPr>
              <w:spacing w:after="0" w:line="240" w:lineRule="auto"/>
              <w:rPr>
                <w:rFonts w:ascii="Aptos Narrow" w:hAnsi="Aptos Narrow" w:eastAsia="Aptos Narrow" w:cs="Aptos Narrow"/>
              </w:rPr>
            </w:pPr>
            <w:r w:rsidRPr="002B3EA4">
              <w:rPr>
                <w:rFonts w:ascii="Aptos Narrow" w:hAnsi="Aptos Narrow" w:eastAsia="Aptos Narrow" w:cs="Aptos Narrow"/>
              </w:rPr>
              <w:t>Improve access to and quality of essential MNH commodities</w:t>
            </w:r>
            <w:r w:rsidR="00352A59">
              <w:rPr>
                <w:rFonts w:ascii="Aptos Narrow" w:hAnsi="Aptos Narrow" w:eastAsia="Aptos Narrow" w:cs="Aptos Narrow"/>
              </w:rPr>
              <w:t xml:space="preserve"> and equipment.</w:t>
            </w:r>
          </w:p>
          <w:p w:rsidRPr="002B3EA4" w:rsidR="008C3D42" w:rsidP="008C7823" w:rsidRDefault="008C3D42" w14:paraId="5B37EBDB" w14:textId="3696D4FD">
            <w:pPr>
              <w:pStyle w:val="ListParagraph"/>
              <w:numPr>
                <w:ilvl w:val="0"/>
                <w:numId w:val="20"/>
              </w:numPr>
              <w:spacing w:after="0" w:line="240" w:lineRule="auto"/>
              <w:rPr>
                <w:rFonts w:ascii="Aptos Narrow" w:hAnsi="Aptos Narrow" w:eastAsia="Aptos Narrow" w:cs="Aptos Narrow"/>
              </w:rPr>
            </w:pPr>
            <w:r w:rsidRPr="002B3EA4">
              <w:rPr>
                <w:rFonts w:ascii="Aptos Narrow" w:hAnsi="Aptos Narrow" w:eastAsia="Aptos Narrow" w:cs="Aptos Narrow"/>
              </w:rPr>
              <w:t>Increase the availability, competency, and equitable distribution of MNH health workers</w:t>
            </w:r>
            <w:r w:rsidR="00685F4E">
              <w:rPr>
                <w:rFonts w:ascii="Aptos Narrow" w:hAnsi="Aptos Narrow" w:eastAsia="Aptos Narrow" w:cs="Aptos Narrow"/>
              </w:rPr>
              <w:t>.</w:t>
            </w:r>
          </w:p>
          <w:p w:rsidRPr="002B3EA4" w:rsidR="008C3D42" w:rsidP="008C7823" w:rsidRDefault="008C3D42" w14:paraId="0B601843" w14:textId="220BE7CE">
            <w:pPr>
              <w:pStyle w:val="ListParagraph"/>
              <w:numPr>
                <w:ilvl w:val="0"/>
                <w:numId w:val="20"/>
              </w:numPr>
              <w:spacing w:after="0" w:line="240" w:lineRule="auto"/>
              <w:rPr>
                <w:rFonts w:ascii="Aptos Narrow" w:hAnsi="Aptos Narrow" w:eastAsia="Aptos Narrow" w:cs="Aptos Narrow"/>
              </w:rPr>
            </w:pPr>
            <w:r w:rsidRPr="002B3EA4">
              <w:rPr>
                <w:rFonts w:ascii="Aptos Narrow" w:hAnsi="Aptos Narrow" w:eastAsia="Aptos Narrow" w:cs="Aptos Narrow"/>
              </w:rPr>
              <w:t xml:space="preserve">Strengthen </w:t>
            </w:r>
            <w:r w:rsidR="004F5EBB">
              <w:rPr>
                <w:rFonts w:ascii="Aptos Narrow" w:hAnsi="Aptos Narrow" w:eastAsia="Aptos Narrow" w:cs="Aptos Narrow"/>
              </w:rPr>
              <w:t xml:space="preserve">MNH </w:t>
            </w:r>
            <w:r w:rsidRPr="002B3EA4">
              <w:rPr>
                <w:rFonts w:ascii="Aptos Narrow" w:hAnsi="Aptos Narrow" w:eastAsia="Aptos Narrow" w:cs="Aptos Narrow"/>
              </w:rPr>
              <w:t>emergency referral systems.</w:t>
            </w:r>
          </w:p>
          <w:p w:rsidRPr="002B3EA4" w:rsidR="008C3D42" w:rsidP="008C7823" w:rsidRDefault="008C3D42" w14:paraId="008F84CE" w14:textId="77777777">
            <w:pPr>
              <w:pStyle w:val="ListParagraph"/>
              <w:numPr>
                <w:ilvl w:val="0"/>
                <w:numId w:val="20"/>
              </w:numPr>
              <w:spacing w:after="0" w:line="240" w:lineRule="auto"/>
              <w:rPr>
                <w:rFonts w:ascii="Aptos Narrow" w:hAnsi="Aptos Narrow" w:eastAsia="Aptos Narrow" w:cs="Aptos Narrow"/>
              </w:rPr>
            </w:pPr>
            <w:r w:rsidRPr="002B3EA4">
              <w:rPr>
                <w:rFonts w:ascii="Aptos Narrow" w:hAnsi="Aptos Narrow" w:eastAsia="Aptos Narrow" w:cs="Aptos Narrow"/>
              </w:rPr>
              <w:t>Enhance MNH data quality and use through integration into Taifa Care (the national EMR).</w:t>
            </w:r>
          </w:p>
          <w:p w:rsidRPr="002B3EA4" w:rsidR="008C3D42" w:rsidP="008C7823" w:rsidRDefault="008C3D42" w14:paraId="1CE68ABC" w14:textId="26A5A354">
            <w:pPr>
              <w:pStyle w:val="ListParagraph"/>
              <w:numPr>
                <w:ilvl w:val="0"/>
                <w:numId w:val="20"/>
              </w:numPr>
              <w:spacing w:after="0" w:line="240" w:lineRule="auto"/>
              <w:rPr>
                <w:rFonts w:ascii="Aptos Narrow" w:hAnsi="Aptos Narrow" w:eastAsia="Aptos Narrow" w:cs="Aptos Narrow"/>
              </w:rPr>
            </w:pPr>
            <w:r w:rsidRPr="002B3EA4">
              <w:rPr>
                <w:rFonts w:ascii="Aptos Narrow" w:hAnsi="Aptos Narrow" w:eastAsia="Aptos Narrow" w:cs="Aptos Narrow"/>
              </w:rPr>
              <w:t>Renovate and equip Level 2 and 3 newborn units and improve labour and delivery wards</w:t>
            </w:r>
            <w:r w:rsidR="004F5EBB">
              <w:rPr>
                <w:rFonts w:ascii="Aptos Narrow" w:hAnsi="Aptos Narrow" w:eastAsia="Aptos Narrow" w:cs="Aptos Narrow"/>
              </w:rPr>
              <w:t xml:space="preserve"> and operating theatres</w:t>
            </w:r>
            <w:r w:rsidRPr="002B3EA4">
              <w:rPr>
                <w:rFonts w:ascii="Aptos Narrow" w:hAnsi="Aptos Narrow" w:eastAsia="Aptos Narrow" w:cs="Aptos Narrow"/>
              </w:rPr>
              <w:t>.</w:t>
            </w:r>
          </w:p>
          <w:p w:rsidRPr="00A260E7" w:rsidR="00A260E7" w:rsidP="00A260E7" w:rsidRDefault="00A260E7" w14:paraId="6FD5CEFC" w14:textId="5365151B">
            <w:pPr>
              <w:spacing w:after="0" w:line="240" w:lineRule="auto"/>
              <w:rPr>
                <w:rFonts w:ascii="Aptos Narrow" w:hAnsi="Aptos Narrow" w:eastAsia="Aptos Narrow" w:cs="Aptos Narrow"/>
              </w:rPr>
            </w:pPr>
          </w:p>
          <w:p w:rsidRPr="00A260E7" w:rsidR="00A260E7" w:rsidP="008705F6" w:rsidRDefault="00A260E7" w14:paraId="7B67801A" w14:textId="15174AED">
            <w:pPr>
              <w:spacing w:after="0" w:line="240" w:lineRule="auto"/>
              <w:rPr>
                <w:rFonts w:ascii="Aptos Narrow" w:hAnsi="Aptos Narrow" w:eastAsia="Aptos Narrow" w:cs="Aptos Narrow"/>
              </w:rPr>
            </w:pPr>
            <w:r w:rsidRPr="00A260E7">
              <w:rPr>
                <w:rFonts w:ascii="Aptos Narrow" w:hAnsi="Aptos Narrow" w:eastAsia="Aptos Narrow" w:cs="Aptos Narrow"/>
              </w:rPr>
              <w:t>Through these investments, Kenya aims to save appr</w:t>
            </w:r>
            <w:r>
              <w:rPr>
                <w:rFonts w:ascii="Aptos Narrow" w:hAnsi="Aptos Narrow" w:eastAsia="Aptos Narrow" w:cs="Aptos Narrow"/>
              </w:rPr>
              <w:t>oximately 46</w:t>
            </w:r>
            <w:r w:rsidRPr="08C6A28F" w:rsidR="7E8FE7DB">
              <w:rPr>
                <w:rFonts w:ascii="Aptos Narrow" w:hAnsi="Aptos Narrow" w:eastAsia="Aptos Narrow" w:cs="Aptos Narrow"/>
              </w:rPr>
              <w:t>,</w:t>
            </w:r>
            <w:r>
              <w:rPr>
                <w:rFonts w:ascii="Aptos Narrow" w:hAnsi="Aptos Narrow" w:eastAsia="Aptos Narrow" w:cs="Aptos Narrow"/>
              </w:rPr>
              <w:t xml:space="preserve">494 lives </w:t>
            </w:r>
            <w:r w:rsidR="003B2533">
              <w:rPr>
                <w:rFonts w:ascii="Aptos Narrow" w:hAnsi="Aptos Narrow" w:eastAsia="Aptos Narrow" w:cs="Aptos Narrow"/>
              </w:rPr>
              <w:t>(</w:t>
            </w:r>
            <w:r w:rsidRPr="00D92B5F" w:rsidR="003B2533">
              <w:rPr>
                <w:rFonts w:ascii="Aptos Narrow" w:hAnsi="Aptos Narrow" w:eastAsia="Times New Roman" w:cs="Times New Roman"/>
                <w:color w:val="000000"/>
                <w:lang w:val="en-GB"/>
                <w14:ligatures w14:val="none"/>
              </w:rPr>
              <w:t xml:space="preserve">(Newborn lives </w:t>
            </w:r>
            <w:r w:rsidRPr="00D92B5F" w:rsidR="003B2533">
              <w:rPr>
                <w:rFonts w:ascii="Aptos Narrow" w:hAnsi="Aptos Narrow" w:eastAsia="Times New Roman" w:cs="Times New Roman"/>
                <w:b/>
                <w:bCs/>
                <w:color w:val="000000"/>
                <w:lang w:val="en-GB"/>
                <w14:ligatures w14:val="none"/>
              </w:rPr>
              <w:t>25,432</w:t>
            </w:r>
            <w:r w:rsidRPr="00D92B5F" w:rsidR="003B2533">
              <w:rPr>
                <w:rFonts w:ascii="Aptos Narrow" w:hAnsi="Aptos Narrow" w:eastAsia="Times New Roman" w:cs="Times New Roman"/>
                <w:color w:val="000000"/>
                <w:lang w:val="en-GB"/>
                <w14:ligatures w14:val="none"/>
              </w:rPr>
              <w:t xml:space="preserve">, Still births </w:t>
            </w:r>
            <w:r w:rsidRPr="00D92B5F" w:rsidR="003B2533">
              <w:rPr>
                <w:rFonts w:ascii="Aptos Narrow" w:hAnsi="Aptos Narrow" w:eastAsia="Times New Roman" w:cs="Times New Roman"/>
                <w:b/>
                <w:bCs/>
                <w:color w:val="000000"/>
                <w:lang w:val="en-GB"/>
                <w14:ligatures w14:val="none"/>
              </w:rPr>
              <w:t>16,162</w:t>
            </w:r>
            <w:r w:rsidRPr="00D92B5F" w:rsidR="003B2533">
              <w:rPr>
                <w:rFonts w:ascii="Aptos Narrow" w:hAnsi="Aptos Narrow" w:eastAsia="Times New Roman" w:cs="Times New Roman"/>
                <w:color w:val="000000"/>
                <w:lang w:val="en-GB"/>
                <w14:ligatures w14:val="none"/>
              </w:rPr>
              <w:t xml:space="preserve">, Maternal lives </w:t>
            </w:r>
            <w:r w:rsidRPr="00D92B5F" w:rsidR="003B2533">
              <w:rPr>
                <w:rFonts w:ascii="Aptos Narrow" w:hAnsi="Aptos Narrow" w:eastAsia="Times New Roman" w:cs="Times New Roman"/>
                <w:b/>
                <w:bCs/>
                <w:color w:val="000000"/>
                <w:lang w:val="en-GB"/>
                <w14:ligatures w14:val="none"/>
              </w:rPr>
              <w:t>4</w:t>
            </w:r>
            <w:r w:rsidRPr="7446AF62" w:rsidR="003B2533">
              <w:rPr>
                <w:rFonts w:ascii="Aptos Narrow" w:hAnsi="Aptos Narrow" w:eastAsia="Times New Roman" w:cs="Times New Roman"/>
                <w:b/>
                <w:bCs/>
                <w:color w:val="000000" w:themeColor="text1"/>
                <w:lang w:val="en-GB"/>
              </w:rPr>
              <w:t>,</w:t>
            </w:r>
            <w:r w:rsidRPr="00D92B5F" w:rsidR="003B2533">
              <w:rPr>
                <w:rFonts w:ascii="Aptos Narrow" w:hAnsi="Aptos Narrow" w:eastAsia="Times New Roman" w:cs="Times New Roman"/>
                <w:b/>
                <w:bCs/>
                <w:color w:val="000000"/>
                <w:lang w:val="en-GB"/>
                <w14:ligatures w14:val="none"/>
              </w:rPr>
              <w:t>900</w:t>
            </w:r>
            <w:r w:rsidRPr="00D92B5F" w:rsidR="003B2533">
              <w:rPr>
                <w:rFonts w:ascii="Aptos Narrow" w:hAnsi="Aptos Narrow" w:eastAsia="Times New Roman" w:cs="Times New Roman"/>
                <w:color w:val="000000"/>
                <w:lang w:val="en-GB"/>
                <w14:ligatures w14:val="none"/>
              </w:rPr>
              <w:t>)</w:t>
            </w:r>
            <w:r w:rsidR="003B2533">
              <w:rPr>
                <w:rFonts w:ascii="Aptos Narrow" w:hAnsi="Aptos Narrow" w:eastAsia="Times New Roman" w:cs="Times New Roman"/>
                <w:color w:val="000000"/>
                <w:lang w:val="en-GB"/>
                <w14:ligatures w14:val="none"/>
              </w:rPr>
              <w:t xml:space="preserve"> </w:t>
            </w:r>
            <w:r>
              <w:rPr>
                <w:rFonts w:ascii="Aptos Narrow" w:hAnsi="Aptos Narrow" w:eastAsia="Aptos Narrow" w:cs="Aptos Narrow"/>
              </w:rPr>
              <w:t>by 2030.</w:t>
            </w:r>
          </w:p>
          <w:p w:rsidRPr="00A260E7" w:rsidR="000D07C4" w:rsidP="00A260E7" w:rsidRDefault="000D07C4" w14:paraId="242F20C6" w14:textId="7FB6DE2B">
            <w:pPr>
              <w:spacing w:after="0" w:line="240" w:lineRule="auto"/>
              <w:rPr>
                <w:rFonts w:ascii="Aptos Narrow" w:hAnsi="Aptos Narrow" w:eastAsia="Aptos Narrow" w:cs="Aptos Narrow"/>
              </w:rPr>
            </w:pPr>
          </w:p>
        </w:tc>
      </w:tr>
      <w:tr w:rsidRPr="001239B4" w:rsidR="000D07C4" w:rsidTr="71FF8E0F" w14:paraId="73A0EB2C" w14:textId="77777777">
        <w:trPr>
          <w:trHeight w:val="355"/>
        </w:trPr>
        <w:tc>
          <w:tcPr>
            <w:tcW w:w="3435" w:type="dxa"/>
            <w:shd w:val="clear" w:color="auto" w:fill="D9D9D9" w:themeFill="background1" w:themeFillShade="D9"/>
            <w:tcMar/>
          </w:tcPr>
          <w:p w:rsidRPr="001239B4" w:rsidR="000D07C4" w:rsidP="000D07C4" w:rsidRDefault="000D07C4" w14:paraId="5FC8FB12" w14:textId="473AA5D7">
            <w:pPr>
              <w:spacing w:after="0" w:line="240" w:lineRule="auto"/>
              <w:rPr>
                <w:rFonts w:ascii="Aptos Narrow" w:hAnsi="Aptos Narrow" w:eastAsia="Times New Roman"/>
                <w:b/>
                <w:color w:val="595959" w:themeColor="text1" w:themeTint="A6"/>
                <w:kern w:val="20"/>
              </w:rPr>
            </w:pPr>
            <w:r w:rsidRPr="001239B4">
              <w:rPr>
                <w:rFonts w:ascii="Aptos Narrow" w:hAnsi="Aptos Narrow" w:eastAsia="Times New Roman"/>
                <w:b/>
                <w:color w:val="595959" w:themeColor="text1" w:themeTint="A6"/>
                <w:kern w:val="20"/>
              </w:rPr>
              <w:t>Pathway to Impact:</w:t>
            </w:r>
          </w:p>
        </w:tc>
        <w:tc>
          <w:tcPr>
            <w:tcW w:w="5919" w:type="dxa"/>
            <w:tcMar/>
          </w:tcPr>
          <w:p w:rsidRPr="00A61556" w:rsidR="000D07C4" w:rsidP="00A61556" w:rsidRDefault="000D07C4" w14:paraId="12A589B7" w14:textId="36AF0DC1">
            <w:pPr>
              <w:tabs>
                <w:tab w:val="left" w:pos="4212"/>
              </w:tabs>
              <w:spacing w:after="0" w:line="240" w:lineRule="auto"/>
              <w:rPr>
                <w:rFonts w:ascii="Aptos Narrow" w:hAnsi="Aptos Narrow" w:eastAsia="Aptos Narrow" w:cs="Aptos Narrow"/>
                <w:kern w:val="20"/>
              </w:rPr>
            </w:pPr>
            <w:r w:rsidRPr="00A61556">
              <w:rPr>
                <w:rFonts w:ascii="Aptos Narrow" w:hAnsi="Aptos Narrow" w:eastAsia="Aptos Narrow" w:cs="Aptos Narrow"/>
                <w:kern w:val="20"/>
              </w:rPr>
              <w:t>See Annex A</w:t>
            </w:r>
            <w:r w:rsidRPr="00A61556">
              <w:rPr>
                <w:rFonts w:ascii="Aptos Narrow" w:hAnsi="Aptos Narrow" w:eastAsia="Times New Roman"/>
                <w:iCs/>
                <w:kern w:val="20"/>
              </w:rPr>
              <w:tab/>
            </w:r>
          </w:p>
        </w:tc>
      </w:tr>
      <w:tr w:rsidRPr="001239B4" w:rsidR="000D07C4" w:rsidTr="71FF8E0F" w14:paraId="53ABB044" w14:textId="77777777">
        <w:trPr>
          <w:trHeight w:val="1605"/>
        </w:trPr>
        <w:tc>
          <w:tcPr>
            <w:tcW w:w="3435" w:type="dxa"/>
            <w:shd w:val="clear" w:color="auto" w:fill="D9D9D9" w:themeFill="background1" w:themeFillShade="D9"/>
            <w:tcMar/>
          </w:tcPr>
          <w:p w:rsidRPr="001239B4" w:rsidR="000D07C4" w:rsidP="000D07C4" w:rsidRDefault="000D07C4" w14:paraId="0C93CD19" w14:textId="17572D35">
            <w:pPr>
              <w:spacing w:after="0" w:line="240" w:lineRule="auto"/>
              <w:rPr>
                <w:rFonts w:ascii="Aptos Narrow" w:hAnsi="Aptos Narrow" w:eastAsia="Aptos Narrow" w:cs="Aptos Narrow"/>
                <w:b/>
                <w:bCs/>
                <w:color w:val="595959" w:themeColor="text1" w:themeTint="A6"/>
                <w:kern w:val="20"/>
              </w:rPr>
            </w:pPr>
            <w:r w:rsidRPr="001239B4">
              <w:rPr>
                <w:rFonts w:ascii="Aptos Narrow" w:hAnsi="Aptos Narrow" w:eastAsia="Aptos Narrow" w:cs="Aptos Narrow"/>
                <w:b/>
                <w:bCs/>
                <w:color w:val="595959" w:themeColor="text1" w:themeTint="A6"/>
                <w:kern w:val="20"/>
              </w:rPr>
              <w:t>Governance and Management:</w:t>
            </w:r>
          </w:p>
        </w:tc>
        <w:tc>
          <w:tcPr>
            <w:tcW w:w="5919" w:type="dxa"/>
            <w:tcMar/>
          </w:tcPr>
          <w:p w:rsidR="4535E6A9" w:rsidP="1CFC1889" w:rsidRDefault="4535E6A9" w14:paraId="5D83B646" w14:textId="4CC2F295">
            <w:pPr>
              <w:spacing w:after="0" w:line="240" w:lineRule="auto"/>
              <w:contextualSpacing/>
              <w:rPr>
                <w:rFonts w:ascii="Aptos Narrow" w:hAnsi="Aptos Narrow" w:eastAsia="Aptos" w:cs="Aptos"/>
              </w:rPr>
            </w:pPr>
            <w:r w:rsidRPr="1CFC1889">
              <w:rPr>
                <w:rFonts w:ascii="Aptos Narrow" w:hAnsi="Aptos Narrow" w:eastAsia="Aptos" w:cs="Aptos"/>
              </w:rPr>
              <w:t xml:space="preserve">Beginnings Fund will sign a Memorandum of Understanding with the Government of Kenya outlining key commitments and measures of success once this Investment Plan is approved.    </w:t>
            </w:r>
          </w:p>
          <w:p w:rsidR="1CFC1889" w:rsidP="1CFC1889" w:rsidRDefault="1CFC1889" w14:paraId="13BF84F8" w14:textId="34EF250A">
            <w:pPr>
              <w:spacing w:after="0" w:line="240" w:lineRule="auto"/>
              <w:contextualSpacing/>
              <w:rPr>
                <w:rFonts w:ascii="Aptos Narrow" w:hAnsi="Aptos Narrow" w:eastAsia="Aptos" w:cs="Aptos"/>
              </w:rPr>
            </w:pPr>
          </w:p>
          <w:p w:rsidRPr="00BF4F22" w:rsidR="000D07C4" w:rsidP="008F24E2" w:rsidRDefault="000D07C4" w14:paraId="4710E6AE" w14:textId="0F043F55">
            <w:pPr>
              <w:spacing w:after="0" w:line="240" w:lineRule="auto"/>
              <w:contextualSpacing/>
              <w:rPr>
                <w:rFonts w:ascii="Aptos Narrow" w:hAnsi="Aptos Narrow" w:eastAsia="Aptos" w:cs="Aptos"/>
              </w:rPr>
            </w:pPr>
            <w:r w:rsidRPr="00BF4F22">
              <w:rPr>
                <w:rFonts w:ascii="Aptos Narrow" w:hAnsi="Aptos Narrow" w:eastAsia="Aptos" w:cs="Aptos"/>
              </w:rPr>
              <w:t xml:space="preserve">The Ministry of Health (MOH) </w:t>
            </w:r>
            <w:r w:rsidRPr="00BF4F22" w:rsidR="00DE0799">
              <w:rPr>
                <w:rFonts w:ascii="Aptos Narrow" w:hAnsi="Aptos Narrow" w:eastAsia="Aptos" w:cs="Aptos"/>
              </w:rPr>
              <w:t xml:space="preserve">and the Council of Governors </w:t>
            </w:r>
            <w:r w:rsidRPr="1CFC1889" w:rsidR="1B8BA0D9">
              <w:rPr>
                <w:rFonts w:ascii="Aptos Narrow" w:hAnsi="Aptos Narrow" w:eastAsia="Aptos" w:cs="Aptos"/>
              </w:rPr>
              <w:t>(CoG)</w:t>
            </w:r>
            <w:r w:rsidRPr="1CFC1889" w:rsidR="00DE0799">
              <w:rPr>
                <w:rFonts w:ascii="Aptos Narrow" w:hAnsi="Aptos Narrow" w:eastAsia="Aptos" w:cs="Aptos"/>
              </w:rPr>
              <w:t xml:space="preserve"> </w:t>
            </w:r>
            <w:r w:rsidRPr="00BF4F22" w:rsidR="00DE0799">
              <w:rPr>
                <w:rFonts w:ascii="Aptos Narrow" w:hAnsi="Aptos Narrow" w:eastAsia="Aptos" w:cs="Aptos"/>
              </w:rPr>
              <w:t xml:space="preserve">health secretariat </w:t>
            </w:r>
            <w:r w:rsidRPr="00BF4F22">
              <w:rPr>
                <w:rFonts w:ascii="Aptos Narrow" w:hAnsi="Aptos Narrow" w:eastAsia="Aptos" w:cs="Aptos"/>
              </w:rPr>
              <w:t xml:space="preserve">will oversee governance and management of the </w:t>
            </w:r>
            <w:r w:rsidRPr="00BF4F22" w:rsidR="00DE0799">
              <w:rPr>
                <w:rFonts w:ascii="Aptos Narrow" w:hAnsi="Aptos Narrow" w:eastAsia="Aptos" w:cs="Aptos"/>
              </w:rPr>
              <w:t xml:space="preserve">Kenya </w:t>
            </w:r>
            <w:r w:rsidRPr="00BF4F22">
              <w:rPr>
                <w:rFonts w:ascii="Aptos Narrow" w:hAnsi="Aptos Narrow" w:eastAsia="Aptos" w:cs="Aptos"/>
              </w:rPr>
              <w:t xml:space="preserve">Investment Plan. The governance mechanism is designed to align closely with existing national </w:t>
            </w:r>
            <w:r w:rsidRPr="00BF4F22" w:rsidR="00DE0799">
              <w:rPr>
                <w:rFonts w:ascii="Aptos Narrow" w:hAnsi="Aptos Narrow" w:eastAsia="Aptos" w:cs="Aptos"/>
              </w:rPr>
              <w:t xml:space="preserve">and sub-national health </w:t>
            </w:r>
            <w:r w:rsidRPr="00BF4F22">
              <w:rPr>
                <w:rFonts w:ascii="Aptos Narrow" w:hAnsi="Aptos Narrow" w:eastAsia="Aptos" w:cs="Aptos"/>
              </w:rPr>
              <w:t>systems and structures, ensuring coherence, efficiency, and country ownership</w:t>
            </w:r>
            <w:r w:rsidRPr="00BF4F22" w:rsidR="11C51A69">
              <w:rPr>
                <w:rFonts w:ascii="Aptos Narrow" w:hAnsi="Aptos Narrow" w:eastAsia="Aptos" w:cs="Aptos"/>
              </w:rPr>
              <w:t>.</w:t>
            </w:r>
          </w:p>
          <w:p w:rsidRPr="00BF4F22" w:rsidR="45236E6F" w:rsidP="004247BA" w:rsidRDefault="45236E6F" w14:paraId="25618BB1" w14:textId="159B071E">
            <w:pPr>
              <w:spacing w:after="0" w:line="240" w:lineRule="auto"/>
              <w:contextualSpacing/>
              <w:rPr>
                <w:rFonts w:ascii="Aptos Narrow" w:hAnsi="Aptos Narrow" w:eastAsia="Aptos" w:cs="Aptos"/>
              </w:rPr>
            </w:pPr>
          </w:p>
          <w:p w:rsidRPr="00BF4F22" w:rsidR="6BF69118" w:rsidP="40771177" w:rsidRDefault="61746597" w14:paraId="0972C46A" w14:textId="30FE67D0">
            <w:pPr>
              <w:spacing w:after="0" w:line="240" w:lineRule="auto"/>
              <w:contextualSpacing w:val="1"/>
              <w:rPr>
                <w:rFonts w:ascii="Aptos Narrow" w:hAnsi="Aptos Narrow" w:eastAsia="Aptos Narrow" w:cs="Aptos Narrow"/>
                <w:color w:val="000000" w:themeColor="text1"/>
              </w:rPr>
            </w:pPr>
            <w:commentRangeStart w:id="1880343253"/>
            <w:r w:rsidRPr="40771177" w:rsidR="61746597">
              <w:rPr>
                <w:rFonts w:ascii="Aptos Narrow" w:hAnsi="Aptos Narrow" w:eastAsia="Aptos" w:cs="Aptos"/>
              </w:rPr>
              <w:t xml:space="preserve">A </w:t>
            </w:r>
            <w:r w:rsidRPr="40771177" w:rsidR="1EEACA18">
              <w:rPr>
                <w:rFonts w:ascii="Aptos Narrow" w:hAnsi="Aptos Narrow" w:eastAsia="Aptos" w:cs="Aptos"/>
                <w:b w:val="1"/>
                <w:bCs w:val="1"/>
              </w:rPr>
              <w:t>Steering Committee</w:t>
            </w:r>
            <w:r w:rsidRPr="40771177" w:rsidR="4AFDC383">
              <w:rPr>
                <w:rFonts w:ascii="Aptos Narrow" w:hAnsi="Aptos Narrow" w:eastAsia="Aptos" w:cs="Aptos"/>
                <w:b w:val="1"/>
                <w:bCs w:val="1"/>
              </w:rPr>
              <w:t>—</w:t>
            </w:r>
            <w:r w:rsidRPr="40771177" w:rsidR="1A973F9D">
              <w:rPr>
                <w:rFonts w:ascii="Aptos Narrow" w:hAnsi="Aptos Narrow" w:eastAsia="Aptos" w:cs="Aptos"/>
              </w:rPr>
              <w:t>comprising of the</w:t>
            </w:r>
            <w:r w:rsidRPr="40771177" w:rsidR="61746597">
              <w:rPr>
                <w:rFonts w:ascii="Aptos Narrow" w:hAnsi="Aptos Narrow" w:eastAsia="Aptos" w:cs="Aptos"/>
              </w:rPr>
              <w:t xml:space="preserve"> </w:t>
            </w:r>
            <w:r w:rsidRPr="40771177" w:rsidR="1A973F9D">
              <w:rPr>
                <w:rFonts w:ascii="Aptos Narrow" w:hAnsi="Aptos Narrow" w:eastAsia="Aptos" w:cs="Aptos"/>
              </w:rPr>
              <w:t>P</w:t>
            </w:r>
            <w:r w:rsidRPr="40771177" w:rsidR="0A202841">
              <w:rPr>
                <w:rFonts w:ascii="Aptos Narrow" w:hAnsi="Aptos Narrow" w:eastAsia="Aptos" w:cs="Aptos"/>
              </w:rPr>
              <w:t>rincipal</w:t>
            </w:r>
            <w:r w:rsidRPr="40771177" w:rsidR="1A973F9D">
              <w:rPr>
                <w:rFonts w:ascii="Aptos Narrow" w:hAnsi="Aptos Narrow" w:eastAsia="Aptos" w:cs="Aptos"/>
              </w:rPr>
              <w:t xml:space="preserve"> Secretary</w:t>
            </w:r>
            <w:r w:rsidRPr="40771177" w:rsidR="35CD0B19">
              <w:rPr>
                <w:rFonts w:ascii="Aptos Narrow" w:hAnsi="Aptos Narrow" w:eastAsia="Aptos" w:cs="Aptos"/>
              </w:rPr>
              <w:t xml:space="preserve"> of the</w:t>
            </w:r>
            <w:r w:rsidRPr="40771177" w:rsidR="38EA0737">
              <w:rPr>
                <w:rFonts w:ascii="Aptos Narrow" w:hAnsi="Aptos Narrow" w:eastAsia="Aptos" w:cs="Aptos"/>
              </w:rPr>
              <w:t xml:space="preserve"> State Department of</w:t>
            </w:r>
            <w:r w:rsidRPr="40771177" w:rsidR="1A973F9D">
              <w:rPr>
                <w:rFonts w:ascii="Aptos Narrow" w:hAnsi="Aptos Narrow" w:eastAsia="Aptos" w:cs="Aptos"/>
              </w:rPr>
              <w:t xml:space="preserve"> Medical Services</w:t>
            </w:r>
            <w:r w:rsidRPr="40771177" w:rsidR="06860494">
              <w:rPr>
                <w:rFonts w:ascii="Aptos Narrow" w:hAnsi="Aptos Narrow" w:eastAsia="Aptos" w:cs="Aptos"/>
              </w:rPr>
              <w:t>;</w:t>
            </w:r>
            <w:r w:rsidRPr="40771177" w:rsidR="1A973F9D">
              <w:rPr>
                <w:rFonts w:ascii="Aptos Narrow" w:hAnsi="Aptos Narrow" w:eastAsia="Aptos" w:cs="Aptos"/>
              </w:rPr>
              <w:t xml:space="preserve"> Chief Executive Officer </w:t>
            </w:r>
            <w:r w:rsidRPr="40771177" w:rsidR="7F0165EB">
              <w:rPr>
                <w:rFonts w:ascii="Aptos Narrow" w:hAnsi="Aptos Narrow" w:eastAsia="Aptos" w:cs="Aptos"/>
              </w:rPr>
              <w:t xml:space="preserve">of </w:t>
            </w:r>
            <w:r w:rsidRPr="40771177" w:rsidR="1ECB75B4">
              <w:rPr>
                <w:rFonts w:ascii="Aptos Narrow" w:hAnsi="Aptos Narrow" w:eastAsia="Aptos" w:cs="Aptos"/>
              </w:rPr>
              <w:t xml:space="preserve">the </w:t>
            </w:r>
            <w:r w:rsidRPr="40771177" w:rsidR="1A973F9D">
              <w:rPr>
                <w:rFonts w:ascii="Aptos Narrow" w:hAnsi="Aptos Narrow" w:eastAsia="Aptos" w:cs="Aptos"/>
              </w:rPr>
              <w:t>Council of Governors</w:t>
            </w:r>
            <w:r w:rsidRPr="40771177" w:rsidR="7ED684BA">
              <w:rPr>
                <w:rFonts w:ascii="Aptos Narrow" w:hAnsi="Aptos Narrow" w:eastAsia="Aptos" w:cs="Aptos"/>
              </w:rPr>
              <w:t xml:space="preserve">; </w:t>
            </w:r>
            <w:r w:rsidRPr="40771177" w:rsidR="61746597">
              <w:rPr>
                <w:rFonts w:ascii="Aptos Narrow" w:hAnsi="Aptos Narrow" w:eastAsia="Aptos" w:cs="Aptos"/>
              </w:rPr>
              <w:t>the Beginning</w:t>
            </w:r>
            <w:r w:rsidRPr="40771177" w:rsidR="300A78F8">
              <w:rPr>
                <w:rFonts w:ascii="Aptos Narrow" w:hAnsi="Aptos Narrow" w:eastAsia="Aptos" w:cs="Aptos"/>
              </w:rPr>
              <w:t>s</w:t>
            </w:r>
            <w:r w:rsidRPr="40771177" w:rsidR="61746597">
              <w:rPr>
                <w:rFonts w:ascii="Aptos Narrow" w:hAnsi="Aptos Narrow" w:eastAsia="Aptos" w:cs="Aptos"/>
              </w:rPr>
              <w:t xml:space="preserve"> </w:t>
            </w:r>
            <w:r w:rsidRPr="40771177" w:rsidR="3C429FEC">
              <w:rPr>
                <w:rFonts w:ascii="Aptos Narrow" w:hAnsi="Aptos Narrow" w:eastAsia="Aptos" w:cs="Aptos"/>
              </w:rPr>
              <w:t>Fund CEO</w:t>
            </w:r>
            <w:r w:rsidRPr="40771177" w:rsidR="6982313B">
              <w:rPr>
                <w:rFonts w:ascii="Aptos Narrow" w:hAnsi="Aptos Narrow" w:eastAsia="Aptos" w:cs="Aptos"/>
              </w:rPr>
              <w:t xml:space="preserve">, </w:t>
            </w:r>
            <w:r w:rsidRPr="40771177" w:rsidR="29F42262">
              <w:rPr>
                <w:rFonts w:ascii="Aptos Narrow" w:hAnsi="Aptos Narrow" w:eastAsia="Aptos" w:cs="Aptos"/>
              </w:rPr>
              <w:t>Alice Kang’ethe</w:t>
            </w:r>
            <w:r w:rsidRPr="40771177" w:rsidR="257B6A02">
              <w:rPr>
                <w:rFonts w:ascii="Aptos Narrow" w:hAnsi="Aptos Narrow" w:eastAsia="Aptos" w:cs="Aptos"/>
              </w:rPr>
              <w:t>;</w:t>
            </w:r>
            <w:r w:rsidRPr="40771177" w:rsidR="00BF4F22">
              <w:rPr>
                <w:rFonts w:ascii="Aptos Narrow" w:hAnsi="Aptos Narrow" w:eastAsia="Aptos" w:cs="Aptos"/>
              </w:rPr>
              <w:t xml:space="preserve"> </w:t>
            </w:r>
            <w:r w:rsidRPr="40771177" w:rsidR="1B729DF4">
              <w:rPr>
                <w:rFonts w:ascii="Aptos Narrow" w:hAnsi="Aptos Narrow" w:eastAsia="Aptos" w:cs="Aptos"/>
              </w:rPr>
              <w:t>Director</w:t>
            </w:r>
            <w:r w:rsidRPr="40771177" w:rsidR="00BF4F22">
              <w:rPr>
                <w:rFonts w:ascii="Aptos Narrow" w:hAnsi="Aptos Narrow" w:eastAsia="Aptos" w:cs="Aptos"/>
              </w:rPr>
              <w:t xml:space="preserve"> of </w:t>
            </w:r>
            <w:r w:rsidRPr="40771177" w:rsidR="4DC58AE9">
              <w:rPr>
                <w:rFonts w:ascii="Aptos Narrow" w:hAnsi="Aptos Narrow" w:eastAsia="Aptos" w:cs="Aptos"/>
              </w:rPr>
              <w:t>F</w:t>
            </w:r>
            <w:r w:rsidRPr="40771177" w:rsidR="00BF4F22">
              <w:rPr>
                <w:rFonts w:ascii="Aptos Narrow" w:hAnsi="Aptos Narrow" w:eastAsia="Aptos" w:cs="Aptos"/>
              </w:rPr>
              <w:t xml:space="preserve">amily </w:t>
            </w:r>
            <w:r w:rsidRPr="40771177" w:rsidR="45CAB100">
              <w:rPr>
                <w:rFonts w:ascii="Aptos Narrow" w:hAnsi="Aptos Narrow" w:eastAsia="Aptos" w:cs="Aptos"/>
              </w:rPr>
              <w:t>H</w:t>
            </w:r>
            <w:r w:rsidRPr="40771177" w:rsidR="00BF4F22">
              <w:rPr>
                <w:rFonts w:ascii="Aptos Narrow" w:hAnsi="Aptos Narrow" w:eastAsia="Aptos" w:cs="Aptos"/>
              </w:rPr>
              <w:t>ealth</w:t>
            </w:r>
            <w:r w:rsidRPr="40771177" w:rsidR="00141527">
              <w:rPr>
                <w:rFonts w:ascii="Aptos Narrow" w:hAnsi="Aptos Narrow" w:eastAsia="Aptos" w:cs="Aptos"/>
              </w:rPr>
              <w:t>,</w:t>
            </w:r>
            <w:r w:rsidRPr="40771177" w:rsidR="15233FB8">
              <w:rPr>
                <w:rFonts w:ascii="Aptos Narrow" w:hAnsi="Aptos Narrow" w:eastAsia="Aptos" w:cs="Aptos"/>
              </w:rPr>
              <w:t xml:space="preserve"> Dr. Isaak </w:t>
            </w:r>
            <w:r w:rsidRPr="40771177" w:rsidR="00B05AF5">
              <w:rPr>
                <w:rFonts w:ascii="Aptos Narrow" w:hAnsi="Aptos Narrow" w:eastAsia="Aptos" w:cs="Aptos"/>
              </w:rPr>
              <w:t>Bashir</w:t>
            </w:r>
            <w:r w:rsidRPr="40771177" w:rsidR="1FB4F483">
              <w:rPr>
                <w:rFonts w:ascii="Aptos Narrow" w:hAnsi="Aptos Narrow" w:eastAsia="Aptos" w:cs="Aptos"/>
              </w:rPr>
              <w:t>;</w:t>
            </w:r>
            <w:r w:rsidRPr="40771177" w:rsidR="00702E4C">
              <w:rPr>
                <w:rFonts w:ascii="Aptos Narrow" w:hAnsi="Aptos Narrow" w:eastAsia="Aptos" w:cs="Aptos"/>
              </w:rPr>
              <w:t xml:space="preserve"> Chair</w:t>
            </w:r>
            <w:r w:rsidRPr="40771177" w:rsidR="00FC2142">
              <w:rPr>
                <w:rFonts w:ascii="Aptos Narrow" w:hAnsi="Aptos Narrow" w:eastAsia="Aptos" w:cs="Aptos"/>
              </w:rPr>
              <w:t xml:space="preserve"> Chief Officers </w:t>
            </w:r>
            <w:r w:rsidRPr="40771177" w:rsidR="00BF71A5">
              <w:rPr>
                <w:rFonts w:ascii="Aptos Narrow" w:hAnsi="Aptos Narrow" w:eastAsia="Aptos" w:cs="Aptos"/>
              </w:rPr>
              <w:t xml:space="preserve">for Health </w:t>
            </w:r>
            <w:r w:rsidRPr="40771177" w:rsidR="00FC2142">
              <w:rPr>
                <w:rFonts w:ascii="Aptos Narrow" w:hAnsi="Aptos Narrow" w:eastAsia="Aptos" w:cs="Aptos"/>
              </w:rPr>
              <w:t>Caucus</w:t>
            </w:r>
            <w:r w:rsidRPr="40771177" w:rsidR="1FB4F483">
              <w:rPr>
                <w:rFonts w:ascii="Aptos Narrow" w:hAnsi="Aptos Narrow" w:eastAsia="Aptos" w:cs="Aptos"/>
              </w:rPr>
              <w:t xml:space="preserve"> and</w:t>
            </w:r>
            <w:r w:rsidRPr="40771177" w:rsidR="00BF4F22">
              <w:rPr>
                <w:rFonts w:ascii="Aptos Narrow" w:hAnsi="Aptos Narrow" w:eastAsia="Aptos" w:cs="Aptos"/>
              </w:rPr>
              <w:t xml:space="preserve"> </w:t>
            </w:r>
            <w:r w:rsidRPr="40771177" w:rsidR="00FC2142">
              <w:rPr>
                <w:rFonts w:ascii="Aptos Narrow" w:hAnsi="Aptos Narrow" w:eastAsia="Aptos" w:cs="Aptos"/>
              </w:rPr>
              <w:t>Chair</w:t>
            </w:r>
            <w:r w:rsidRPr="40771177" w:rsidR="00FC2142">
              <w:rPr>
                <w:rFonts w:ascii="Aptos Narrow" w:hAnsi="Aptos Narrow" w:eastAsia="Aptos" w:cs="Aptos"/>
              </w:rPr>
              <w:t xml:space="preserve"> </w:t>
            </w:r>
            <w:r w:rsidRPr="40771177" w:rsidR="00BF4F22">
              <w:rPr>
                <w:rFonts w:ascii="Aptos Narrow" w:hAnsi="Aptos Narrow" w:eastAsia="Aptos" w:cs="Aptos"/>
              </w:rPr>
              <w:t>County Executive Committee members (CECs) for Health</w:t>
            </w:r>
            <w:r w:rsidRPr="40771177" w:rsidR="00BF71A5">
              <w:rPr>
                <w:rFonts w:ascii="Aptos Narrow" w:hAnsi="Aptos Narrow" w:eastAsia="Aptos" w:cs="Aptos"/>
              </w:rPr>
              <w:t xml:space="preserve"> Caucus</w:t>
            </w:r>
            <w:r w:rsidRPr="40771177" w:rsidR="6105A303">
              <w:rPr>
                <w:rFonts w:ascii="Aptos Narrow" w:hAnsi="Aptos Narrow" w:eastAsia="Aptos" w:cs="Aptos"/>
              </w:rPr>
              <w:t>—</w:t>
            </w:r>
            <w:r w:rsidRPr="40771177" w:rsidR="736CA843">
              <w:rPr>
                <w:rFonts w:ascii="Aptos Narrow" w:hAnsi="Aptos Narrow" w:eastAsia="Aptos" w:cs="Aptos"/>
                <w:lang w:val="en"/>
              </w:rPr>
              <w:t xml:space="preserve">will provide strategic oversight throughout the implementation of the </w:t>
            </w:r>
            <w:r w:rsidRPr="40771177" w:rsidR="52D75104">
              <w:rPr>
                <w:rFonts w:ascii="Aptos Narrow" w:hAnsi="Aptos Narrow" w:eastAsia="Aptos" w:cs="Aptos"/>
                <w:lang w:val="en"/>
              </w:rPr>
              <w:t>plan</w:t>
            </w:r>
            <w:r w:rsidRPr="40771177" w:rsidR="462B7702">
              <w:rPr>
                <w:rFonts w:ascii="Aptos Narrow" w:hAnsi="Aptos Narrow" w:eastAsia="Aptos" w:cs="Aptos"/>
                <w:lang w:val="en"/>
              </w:rPr>
              <w:t>.</w:t>
            </w:r>
            <w:r w:rsidRPr="40771177" w:rsidR="362644DD">
              <w:rPr>
                <w:rFonts w:ascii="Aptos Narrow" w:hAnsi="Aptos Narrow" w:eastAsia="Aptos" w:cs="Aptos"/>
                <w:lang w:val="en"/>
              </w:rPr>
              <w:t xml:space="preserve"> The steering committee will </w:t>
            </w:r>
            <w:r w:rsidRPr="40771177" w:rsidR="6F01090A">
              <w:rPr>
                <w:rFonts w:ascii="Aptos Narrow" w:hAnsi="Aptos Narrow" w:eastAsia="Aptos" w:cs="Aptos"/>
                <w:lang w:val="en"/>
              </w:rPr>
              <w:t xml:space="preserve">meet </w:t>
            </w:r>
            <w:r w:rsidRPr="40771177" w:rsidR="1A973F9D">
              <w:rPr>
                <w:rFonts w:ascii="Aptos Narrow" w:hAnsi="Aptos Narrow" w:eastAsia="Aptos" w:cs="Aptos"/>
                <w:lang w:val="en"/>
              </w:rPr>
              <w:t>quarterly in the first two years and bi-annually thereafter</w:t>
            </w:r>
            <w:r w:rsidRPr="40771177" w:rsidR="44452719">
              <w:rPr>
                <w:rFonts w:ascii="Aptos Narrow" w:hAnsi="Aptos Narrow" w:eastAsia="Aptos" w:cs="Aptos"/>
                <w:color w:val="000000" w:themeColor="text1" w:themeTint="FF" w:themeShade="FF"/>
              </w:rPr>
              <w:t xml:space="preserve">.  </w:t>
            </w:r>
            <w:r w:rsidRPr="40771177" w:rsidR="44452719">
              <w:rPr>
                <w:rFonts w:ascii="Aptos Narrow" w:hAnsi="Aptos Narrow" w:eastAsia="Aptos" w:cs="Aptos"/>
                <w:color w:val="000000" w:themeColor="text1" w:themeTint="FF" w:themeShade="FF"/>
              </w:rPr>
              <w:t xml:space="preserve"> </w:t>
            </w:r>
            <w:commentRangeEnd w:id="1880343253"/>
            <w:r>
              <w:rPr>
                <w:rStyle w:val="CommentReference"/>
              </w:rPr>
              <w:commentReference w:id="1880343253"/>
            </w:r>
          </w:p>
          <w:p w:rsidRPr="00BF4F22" w:rsidR="23E019D2" w:rsidP="004247BA" w:rsidRDefault="23E019D2" w14:paraId="39589F9F" w14:textId="4EE29A2A">
            <w:pPr>
              <w:spacing w:after="0" w:line="240" w:lineRule="auto"/>
              <w:contextualSpacing/>
              <w:rPr>
                <w:rFonts w:ascii="Aptos Narrow" w:hAnsi="Aptos Narrow" w:eastAsia="Calibri" w:cs="Calibri"/>
                <w:color w:val="980000"/>
              </w:rPr>
            </w:pPr>
          </w:p>
          <w:p w:rsidRPr="00BF4F22" w:rsidR="268E5718" w:rsidP="515F700F" w:rsidRDefault="3215ACE6" w14:paraId="3E412D9B" w14:textId="6FCA1B64">
            <w:pPr>
              <w:spacing w:after="0" w:line="240" w:lineRule="auto"/>
              <w:rPr>
                <w:rFonts w:ascii="Aptos Narrow" w:hAnsi="Aptos Narrow" w:eastAsia="Aptos Narrow" w:cs="Aptos Narrow"/>
                <w:b/>
                <w:bCs/>
                <w:color w:val="000000" w:themeColor="text1"/>
                <w:lang w:val="en-ZA"/>
              </w:rPr>
            </w:pPr>
            <w:r w:rsidRPr="221C8311">
              <w:rPr>
                <w:rFonts w:ascii="Aptos Narrow" w:hAnsi="Aptos Narrow" w:eastAsia="Aptos Narrow" w:cs="Aptos Narrow"/>
                <w:color w:val="000000" w:themeColor="text1"/>
                <w:lang w:val="en"/>
              </w:rPr>
              <w:t xml:space="preserve">A </w:t>
            </w:r>
            <w:r w:rsidRPr="221C8311">
              <w:rPr>
                <w:rFonts w:ascii="Aptos Narrow" w:hAnsi="Aptos Narrow" w:eastAsia="Aptos Narrow" w:cs="Aptos Narrow"/>
                <w:b/>
                <w:bCs/>
                <w:color w:val="000000" w:themeColor="text1"/>
                <w:lang w:val="en"/>
              </w:rPr>
              <w:t>Management Team</w:t>
            </w:r>
            <w:r w:rsidRPr="221C8311" w:rsidR="39552849">
              <w:rPr>
                <w:rFonts w:ascii="Aptos Narrow" w:hAnsi="Aptos Narrow" w:eastAsia="Aptos Narrow" w:cs="Aptos Narrow"/>
                <w:b/>
                <w:bCs/>
                <w:color w:val="000000" w:themeColor="text1"/>
                <w:lang w:val="en"/>
              </w:rPr>
              <w:t>,</w:t>
            </w:r>
            <w:r w:rsidRPr="221C8311">
              <w:rPr>
                <w:rFonts w:ascii="Aptos Narrow" w:hAnsi="Aptos Narrow" w:eastAsia="Aptos Narrow" w:cs="Aptos Narrow"/>
                <w:color w:val="000000" w:themeColor="text1"/>
                <w:lang w:val="en"/>
              </w:rPr>
              <w:t xml:space="preserve"> consisting of the </w:t>
            </w:r>
            <w:r w:rsidRPr="221C8311" w:rsidR="312E1078">
              <w:rPr>
                <w:rFonts w:ascii="Aptos Narrow" w:hAnsi="Aptos Narrow" w:eastAsia="Aptos Narrow" w:cs="Aptos Narrow"/>
                <w:color w:val="000000" w:themeColor="text1"/>
                <w:lang w:val="en"/>
              </w:rPr>
              <w:t>technical leads</w:t>
            </w:r>
            <w:r w:rsidRPr="221C8311" w:rsidR="57430105">
              <w:rPr>
                <w:rFonts w:ascii="Aptos Narrow" w:hAnsi="Aptos Narrow" w:eastAsia="Aptos Narrow" w:cs="Aptos Narrow"/>
                <w:color w:val="000000" w:themeColor="text1"/>
                <w:lang w:val="en"/>
              </w:rPr>
              <w:t xml:space="preserve"> </w:t>
            </w:r>
            <w:r w:rsidRPr="221C8311" w:rsidR="4C0E1DC8">
              <w:rPr>
                <w:rFonts w:ascii="Aptos Narrow" w:hAnsi="Aptos Narrow" w:eastAsia="Aptos Narrow" w:cs="Aptos Narrow"/>
                <w:color w:val="000000" w:themeColor="text1"/>
                <w:lang w:val="en"/>
              </w:rPr>
              <w:t>from the implementing agencies</w:t>
            </w:r>
            <w:r w:rsidRPr="221C8311" w:rsidR="39552849">
              <w:rPr>
                <w:rFonts w:ascii="Aptos Narrow" w:hAnsi="Aptos Narrow" w:eastAsia="Aptos Narrow" w:cs="Aptos Narrow"/>
                <w:color w:val="000000" w:themeColor="text1"/>
                <w:lang w:val="en"/>
              </w:rPr>
              <w:t xml:space="preserve"> </w:t>
            </w:r>
            <w:r w:rsidR="00352A59">
              <w:rPr>
                <w:rFonts w:ascii="Aptos Narrow" w:hAnsi="Aptos Narrow" w:eastAsia="Aptos" w:cs="Aptos"/>
              </w:rPr>
              <w:t>Kenya Medical Supplies Agency, Digital Health Agency, Kenya National Blood Transfusion Services</w:t>
            </w:r>
            <w:r w:rsidRPr="221C8311" w:rsidR="1A973F9D">
              <w:rPr>
                <w:rFonts w:ascii="Aptos Narrow" w:hAnsi="Aptos Narrow" w:eastAsia="Aptos" w:cs="Aptos"/>
              </w:rPr>
              <w:t>, D</w:t>
            </w:r>
            <w:r w:rsidRPr="221C8311" w:rsidR="2B0BE49D">
              <w:rPr>
                <w:rFonts w:ascii="Aptos Narrow" w:hAnsi="Aptos Narrow" w:eastAsia="Aptos" w:cs="Aptos"/>
              </w:rPr>
              <w:t>irectorate</w:t>
            </w:r>
            <w:r w:rsidRPr="221C8311" w:rsidR="1A973F9D">
              <w:rPr>
                <w:rFonts w:ascii="Aptos Narrow" w:hAnsi="Aptos Narrow" w:eastAsia="Aptos" w:cs="Aptos"/>
              </w:rPr>
              <w:t xml:space="preserve"> of Family Health, Kenya </w:t>
            </w:r>
            <w:r w:rsidR="003B2533">
              <w:rPr>
                <w:rFonts w:ascii="Aptos Narrow" w:hAnsi="Aptos Narrow" w:eastAsia="Aptos" w:cs="Aptos"/>
              </w:rPr>
              <w:t xml:space="preserve">Health </w:t>
            </w:r>
            <w:r w:rsidRPr="221C8311" w:rsidR="1A973F9D">
              <w:rPr>
                <w:rFonts w:ascii="Aptos Narrow" w:hAnsi="Aptos Narrow" w:eastAsia="Aptos" w:cs="Aptos"/>
              </w:rPr>
              <w:t xml:space="preserve">Human Resources </w:t>
            </w:r>
            <w:r w:rsidR="003B2533">
              <w:rPr>
                <w:rFonts w:ascii="Aptos Narrow" w:hAnsi="Aptos Narrow" w:eastAsia="Aptos" w:cs="Aptos"/>
              </w:rPr>
              <w:t>Advisory</w:t>
            </w:r>
            <w:r w:rsidRPr="221C8311" w:rsidR="1A973F9D">
              <w:rPr>
                <w:rFonts w:ascii="Aptos Narrow" w:hAnsi="Aptos Narrow" w:eastAsia="Aptos" w:cs="Aptos"/>
              </w:rPr>
              <w:t xml:space="preserve"> Council, the Council of Governors health directorate</w:t>
            </w:r>
            <w:r w:rsidRPr="221C8311" w:rsidR="00BF4F22">
              <w:rPr>
                <w:rFonts w:ascii="Aptos Narrow" w:hAnsi="Aptos Narrow" w:eastAsia="Aptos" w:cs="Aptos"/>
              </w:rPr>
              <w:t xml:space="preserve">, County Executive Committee members (CECs) for Health nominated by the CEC </w:t>
            </w:r>
            <w:r w:rsidRPr="221C8311" w:rsidR="45F92708">
              <w:rPr>
                <w:rFonts w:ascii="Aptos Narrow" w:hAnsi="Aptos Narrow" w:eastAsia="Aptos" w:cs="Aptos"/>
              </w:rPr>
              <w:t>C</w:t>
            </w:r>
            <w:r w:rsidRPr="221C8311" w:rsidR="00BF4F22">
              <w:rPr>
                <w:rFonts w:ascii="Aptos Narrow" w:hAnsi="Aptos Narrow" w:eastAsia="Aptos" w:cs="Aptos"/>
              </w:rPr>
              <w:t xml:space="preserve">aucus, </w:t>
            </w:r>
            <w:r w:rsidRPr="221C8311" w:rsidR="1A973F9D">
              <w:rPr>
                <w:rFonts w:ascii="Aptos Narrow" w:hAnsi="Aptos Narrow" w:eastAsia="Aptos Narrow" w:cs="Aptos Narrow"/>
                <w:color w:val="000000" w:themeColor="text1"/>
                <w:lang w:val="en"/>
              </w:rPr>
              <w:t>representatives from the implementing partners</w:t>
            </w:r>
            <w:r w:rsidRPr="221C8311" w:rsidR="39552849">
              <w:rPr>
                <w:rFonts w:ascii="Aptos Narrow" w:hAnsi="Aptos Narrow" w:eastAsia="Aptos Narrow" w:cs="Aptos Narrow"/>
                <w:color w:val="000000" w:themeColor="text1"/>
                <w:lang w:val="en"/>
              </w:rPr>
              <w:t xml:space="preserve"> and </w:t>
            </w:r>
            <w:r w:rsidRPr="221C8311" w:rsidR="0E7AC086">
              <w:rPr>
                <w:rFonts w:ascii="Aptos Narrow" w:hAnsi="Aptos Narrow" w:eastAsia="Aptos Narrow" w:cs="Aptos Narrow"/>
                <w:color w:val="000000" w:themeColor="text1"/>
                <w:lang w:val="en"/>
              </w:rPr>
              <w:t>the</w:t>
            </w:r>
            <w:r w:rsidRPr="221C8311">
              <w:rPr>
                <w:rFonts w:ascii="Aptos Narrow" w:hAnsi="Aptos Narrow" w:eastAsia="Aptos Narrow" w:cs="Aptos Narrow"/>
                <w:color w:val="000000" w:themeColor="text1"/>
                <w:lang w:val="en"/>
              </w:rPr>
              <w:t xml:space="preserve"> Beginnings Fund investment team</w:t>
            </w:r>
            <w:r w:rsidRPr="221C8311" w:rsidR="1EC10A35">
              <w:rPr>
                <w:rFonts w:ascii="Aptos Narrow" w:hAnsi="Aptos Narrow" w:eastAsia="Aptos Narrow" w:cs="Aptos Narrow"/>
                <w:color w:val="000000" w:themeColor="text1"/>
                <w:lang w:val="en-ZA"/>
              </w:rPr>
              <w:t xml:space="preserve">, </w:t>
            </w:r>
            <w:r w:rsidRPr="221C8311">
              <w:rPr>
                <w:rFonts w:ascii="Aptos Narrow" w:hAnsi="Aptos Narrow" w:eastAsia="Aptos Narrow" w:cs="Aptos Narrow"/>
                <w:color w:val="000000" w:themeColor="text1"/>
                <w:lang w:val="en"/>
              </w:rPr>
              <w:t xml:space="preserve">will </w:t>
            </w:r>
            <w:r w:rsidRPr="221C8311">
              <w:rPr>
                <w:rFonts w:ascii="Aptos Narrow" w:hAnsi="Aptos Narrow" w:eastAsia="Aptos Narrow" w:cs="Aptos Narrow"/>
                <w:color w:val="000000" w:themeColor="text1"/>
                <w:lang w:val="en-ZA"/>
              </w:rPr>
              <w:t>manage implementation, monitor progress, and support course correction on an ongoing basis</w:t>
            </w:r>
            <w:r w:rsidRPr="221C8311" w:rsidR="6DF41510">
              <w:rPr>
                <w:rFonts w:ascii="Aptos Narrow" w:hAnsi="Aptos Narrow" w:eastAsia="Aptos Narrow" w:cs="Aptos Narrow"/>
                <w:color w:val="000000" w:themeColor="text1"/>
                <w:lang w:val="en-ZA"/>
              </w:rPr>
              <w:t>.</w:t>
            </w:r>
          </w:p>
          <w:p w:rsidRPr="00BF4F22" w:rsidR="23E019D2" w:rsidP="004247BA" w:rsidRDefault="23E019D2" w14:paraId="0309FC39" w14:textId="69E1C3EB">
            <w:pPr>
              <w:spacing w:after="0" w:line="240" w:lineRule="auto"/>
              <w:rPr>
                <w:rFonts w:ascii="Aptos Narrow" w:hAnsi="Aptos Narrow" w:eastAsia="Aptos Narrow" w:cs="Aptos Narrow"/>
                <w:b/>
                <w:bCs/>
                <w:color w:val="000000" w:themeColor="text1"/>
                <w:lang w:val="en-ZA"/>
              </w:rPr>
            </w:pPr>
          </w:p>
          <w:p w:rsidRPr="00BF4F22" w:rsidR="000D07C4" w:rsidP="008F24E2" w:rsidRDefault="000D07C4" w14:paraId="1D2FF3E1" w14:textId="5B470BDD">
            <w:pPr>
              <w:spacing w:after="0" w:line="240" w:lineRule="auto"/>
              <w:rPr>
                <w:rFonts w:ascii="Aptos Narrow" w:hAnsi="Aptos Narrow" w:eastAsia="Aptos Narrow" w:cs="Aptos Narrow"/>
                <w:color w:val="000000" w:themeColor="text1"/>
                <w:lang w:val="en-ZA"/>
              </w:rPr>
            </w:pPr>
            <w:r w:rsidRPr="71FF8E0F" w:rsidR="000D07C4">
              <w:rPr>
                <w:rFonts w:ascii="Aptos Narrow" w:hAnsi="Aptos Narrow" w:eastAsia="Aptos Narrow" w:cs="Aptos Narrow"/>
                <w:b w:val="1"/>
                <w:bCs w:val="1"/>
                <w:lang w:val="en"/>
              </w:rPr>
              <w:t>Audits</w:t>
            </w:r>
            <w:r w:rsidRPr="71FF8E0F" w:rsidR="000D07C4">
              <w:rPr>
                <w:rFonts w:ascii="Aptos Narrow" w:hAnsi="Aptos Narrow" w:eastAsia="Aptos Narrow" w:cs="Aptos Narrow"/>
                <w:lang w:val="en"/>
              </w:rPr>
              <w:t xml:space="preserve">: This </w:t>
            </w:r>
            <w:r w:rsidRPr="71FF8E0F" w:rsidR="00ED3A81">
              <w:rPr>
                <w:rFonts w:ascii="Aptos Narrow" w:hAnsi="Aptos Narrow" w:eastAsia="Aptos Narrow" w:cs="Aptos Narrow"/>
                <w:lang w:val="en"/>
              </w:rPr>
              <w:t>program</w:t>
            </w:r>
            <w:r w:rsidRPr="71FF8E0F" w:rsidR="000D07C4">
              <w:rPr>
                <w:rFonts w:ascii="Aptos Narrow" w:hAnsi="Aptos Narrow" w:eastAsia="Aptos Narrow" w:cs="Aptos Narrow"/>
                <w:lang w:val="en"/>
              </w:rPr>
              <w:t xml:space="preserve"> will </w:t>
            </w:r>
            <w:r w:rsidRPr="71FF8E0F" w:rsidR="125861A0">
              <w:rPr>
                <w:rFonts w:ascii="Aptos Narrow" w:hAnsi="Aptos Narrow" w:eastAsia="Aptos Narrow" w:cs="Aptos Narrow"/>
                <w:lang w:val="en"/>
              </w:rPr>
              <w:t>utilize</w:t>
            </w:r>
            <w:r w:rsidRPr="71FF8E0F" w:rsidR="000D07C4">
              <w:rPr>
                <w:rFonts w:ascii="Aptos Narrow" w:hAnsi="Aptos Narrow" w:eastAsia="Aptos Narrow" w:cs="Aptos Narrow"/>
                <w:lang w:val="en"/>
              </w:rPr>
              <w:t xml:space="preserve"> annual audit</w:t>
            </w:r>
            <w:r w:rsidRPr="71FF8E0F" w:rsidR="3E56A8D1">
              <w:rPr>
                <w:rFonts w:ascii="Aptos Narrow" w:hAnsi="Aptos Narrow" w:eastAsia="Aptos Narrow" w:cs="Aptos Narrow"/>
                <w:lang w:val="en"/>
              </w:rPr>
              <w:t>s</w:t>
            </w:r>
            <w:r w:rsidRPr="71FF8E0F" w:rsidR="000D07C4">
              <w:rPr>
                <w:rFonts w:ascii="Aptos Narrow" w:hAnsi="Aptos Narrow" w:eastAsia="Aptos Narrow" w:cs="Aptos Narrow"/>
                <w:lang w:val="en"/>
              </w:rPr>
              <w:t xml:space="preserve"> conducted by </w:t>
            </w:r>
            <w:r w:rsidRPr="71FF8E0F" w:rsidR="0073527F">
              <w:rPr>
                <w:rFonts w:ascii="Aptos Narrow" w:hAnsi="Aptos Narrow" w:eastAsia="Aptos Narrow" w:cs="Aptos Narrow"/>
                <w:lang w:val="en"/>
              </w:rPr>
              <w:t>Kenya’s</w:t>
            </w:r>
            <w:r w:rsidRPr="71FF8E0F" w:rsidR="000D07C4">
              <w:rPr>
                <w:rFonts w:ascii="Aptos Narrow" w:hAnsi="Aptos Narrow" w:eastAsia="Aptos Narrow" w:cs="Aptos Narrow"/>
                <w:lang w:val="en"/>
              </w:rPr>
              <w:t xml:space="preserve"> Office of the Auditor General</w:t>
            </w:r>
            <w:r w:rsidRPr="71FF8E0F" w:rsidR="0073527F">
              <w:rPr>
                <w:rFonts w:ascii="Aptos Narrow" w:hAnsi="Aptos Narrow" w:eastAsia="Aptos Narrow" w:cs="Aptos Narrow"/>
                <w:lang w:val="en"/>
              </w:rPr>
              <w:t xml:space="preserve"> and independent audits through appointed auditors </w:t>
            </w:r>
            <w:commentRangeStart w:id="627492631"/>
            <w:r w:rsidRPr="71FF8E0F" w:rsidR="0073527F">
              <w:rPr>
                <w:rFonts w:ascii="Aptos Narrow" w:hAnsi="Aptos Narrow" w:eastAsia="Aptos Narrow" w:cs="Aptos Narrow"/>
                <w:lang w:val="en"/>
              </w:rPr>
              <w:t>by Beginnings Fund for the implementing partners</w:t>
            </w:r>
            <w:r w:rsidRPr="71FF8E0F" w:rsidR="000D07C4">
              <w:rPr>
                <w:rFonts w:ascii="Aptos Narrow" w:hAnsi="Aptos Narrow" w:eastAsia="Aptos Narrow" w:cs="Aptos Narrow"/>
                <w:lang w:val="en"/>
              </w:rPr>
              <w:t xml:space="preserve">. </w:t>
            </w:r>
            <w:commentRangeEnd w:id="627492631"/>
            <w:r>
              <w:rPr>
                <w:rStyle w:val="CommentReference"/>
              </w:rPr>
              <w:commentReference w:id="627492631"/>
            </w:r>
          </w:p>
        </w:tc>
      </w:tr>
      <w:tr w:rsidRPr="001239B4" w:rsidR="000D07C4" w:rsidTr="71FF8E0F" w14:paraId="0B095360" w14:textId="77777777">
        <w:trPr>
          <w:trHeight w:val="300"/>
        </w:trPr>
        <w:tc>
          <w:tcPr>
            <w:tcW w:w="3435" w:type="dxa"/>
            <w:shd w:val="clear" w:color="auto" w:fill="D9D9D9" w:themeFill="background1" w:themeFillShade="D9"/>
            <w:tcMar/>
          </w:tcPr>
          <w:p w:rsidRPr="001239B4" w:rsidR="000D07C4" w:rsidP="74F61F96" w:rsidRDefault="38FC16C2" w14:paraId="23E2A78A" w14:textId="738DEE44">
            <w:pPr>
              <w:spacing w:after="0" w:line="240" w:lineRule="auto"/>
              <w:rPr>
                <w:rFonts w:ascii="Aptos Narrow" w:hAnsi="Aptos Narrow" w:eastAsia="Times New Roman"/>
                <w:b/>
                <w:bCs/>
                <w:color w:val="595959" w:themeColor="text1" w:themeTint="A6"/>
                <w:kern w:val="20"/>
              </w:rPr>
            </w:pPr>
            <w:r w:rsidRPr="74F61F96">
              <w:rPr>
                <w:rFonts w:ascii="Aptos Narrow" w:hAnsi="Aptos Narrow" w:eastAsia="Times New Roman"/>
                <w:b/>
                <w:bCs/>
                <w:color w:val="595959" w:themeColor="text1" w:themeTint="A6"/>
                <w:kern w:val="20"/>
              </w:rPr>
              <w:t>Reporting</w:t>
            </w:r>
            <w:r w:rsidR="002C38A5">
              <w:rPr>
                <w:rFonts w:ascii="Aptos Narrow" w:hAnsi="Aptos Narrow" w:eastAsia="Times New Roman"/>
                <w:b/>
                <w:bCs/>
                <w:color w:val="595959" w:themeColor="text1" w:themeTint="A6"/>
                <w:kern w:val="20"/>
              </w:rPr>
              <w:t xml:space="preserve"> </w:t>
            </w:r>
          </w:p>
        </w:tc>
        <w:tc>
          <w:tcPr>
            <w:tcW w:w="5919" w:type="dxa"/>
            <w:tcMar/>
          </w:tcPr>
          <w:p w:rsidRPr="00A61556" w:rsidR="000D07C4" w:rsidP="00A61556" w:rsidRDefault="2E45A073" w14:paraId="49422EC7" w14:textId="642B806B">
            <w:pPr>
              <w:spacing w:after="0" w:line="240" w:lineRule="auto"/>
              <w:rPr>
                <w:rFonts w:ascii="Aptos Narrow" w:hAnsi="Aptos Narrow" w:eastAsia="Aptos Narrow" w:cs="Aptos Narrow"/>
                <w:lang w:val="en-ZA"/>
              </w:rPr>
            </w:pPr>
            <w:r w:rsidRPr="1CFC1889">
              <w:rPr>
                <w:rFonts w:ascii="Aptos Narrow" w:hAnsi="Aptos Narrow" w:eastAsia="Aptos Narrow" w:cs="Aptos Narrow"/>
                <w:lang w:val="en-ZA"/>
              </w:rPr>
              <w:t xml:space="preserve">Each grantee will submit annual Narrative and Financial Reports to the Beginnings Fund within two months of the close of the reporting period. </w:t>
            </w:r>
          </w:p>
        </w:tc>
      </w:tr>
    </w:tbl>
    <w:p w:rsidRPr="001239B4" w:rsidR="00D21504" w:rsidP="00D21504" w:rsidRDefault="00D21504" w14:paraId="32C93CD9" w14:textId="02CAA65D">
      <w:pPr>
        <w:spacing w:after="0" w:line="240" w:lineRule="auto"/>
        <w:rPr>
          <w:rFonts w:ascii="Aptos Narrow" w:hAnsi="Aptos Narrow"/>
        </w:rPr>
      </w:pPr>
    </w:p>
    <w:p w:rsidRPr="001239B4" w:rsidR="00D21504" w:rsidRDefault="00D21504" w14:paraId="335CE6D9" w14:textId="77777777">
      <w:pPr>
        <w:rPr>
          <w:rFonts w:ascii="Aptos Narrow" w:hAnsi="Aptos Narrow"/>
        </w:rPr>
      </w:pPr>
      <w:r w:rsidRPr="001239B4">
        <w:rPr>
          <w:rFonts w:ascii="Aptos Narrow" w:hAnsi="Aptos Narrow"/>
        </w:rPr>
        <w:br w:type="page"/>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B083" w:themeFill="accent2" w:themeFillTint="99"/>
        <w:tblLook w:val="04A0" w:firstRow="1" w:lastRow="0" w:firstColumn="1" w:lastColumn="0" w:noHBand="0" w:noVBand="1"/>
      </w:tblPr>
      <w:tblGrid>
        <w:gridCol w:w="9360"/>
      </w:tblGrid>
      <w:tr w:rsidRPr="001239B4" w:rsidR="006D7241" w:rsidTr="070469A2" w14:paraId="697577B0" w14:textId="77777777">
        <w:trPr>
          <w:trHeight w:val="360" w:hRule="exact"/>
        </w:trPr>
        <w:tc>
          <w:tcPr>
            <w:tcW w:w="9360" w:type="dxa"/>
            <w:shd w:val="clear" w:color="auto" w:fill="FBE4D5" w:themeFill="accent2" w:themeFillTint="33"/>
            <w:vAlign w:val="center"/>
          </w:tcPr>
          <w:p w:rsidRPr="001239B4" w:rsidR="006D7241" w:rsidP="006D7241" w:rsidRDefault="006D7241" w14:paraId="147F0F2A" w14:textId="45E79F4D">
            <w:pPr>
              <w:jc w:val="center"/>
              <w:rPr>
                <w:rFonts w:ascii="Aptos Narrow" w:hAnsi="Aptos Narrow" w:cs="Arial"/>
                <w:b/>
                <w:color w:val="404040" w:themeColor="text1" w:themeTint="BF"/>
                <w:sz w:val="20"/>
              </w:rPr>
            </w:pPr>
            <w:r w:rsidRPr="001239B4">
              <w:rPr>
                <w:rFonts w:ascii="Aptos Narrow" w:hAnsi="Aptos Narrow" w:cs="Arial"/>
                <w:b/>
                <w:color w:val="404040" w:themeColor="text1" w:themeTint="BF"/>
                <w:sz w:val="24"/>
                <w:szCs w:val="28"/>
              </w:rPr>
              <w:t>Acronyms and Definitions</w:t>
            </w:r>
          </w:p>
        </w:tc>
      </w:tr>
    </w:tbl>
    <w:p w:rsidRPr="008024BB" w:rsidR="123C2431" w:rsidP="515F700F" w:rsidRDefault="123C2431" w14:paraId="0E96232D" w14:textId="738E4403">
      <w:pPr>
        <w:spacing w:line="257" w:lineRule="auto"/>
        <w:rPr>
          <w:rFonts w:ascii="Aptos Narrow" w:hAnsi="Aptos Narrow"/>
        </w:rPr>
      </w:pPr>
      <w:r w:rsidRPr="008024BB">
        <w:rPr>
          <w:rFonts w:ascii="Aptos Narrow" w:hAnsi="Aptos Narrow" w:eastAsia="Calibri" w:cs="Calibri"/>
          <w:lang w:val="fr-FR"/>
        </w:rPr>
        <w:t xml:space="preserve">ANC </w:t>
      </w:r>
      <w:r>
        <w:tab/>
      </w:r>
      <w:r>
        <w:tab/>
      </w:r>
      <w:r>
        <w:tab/>
      </w:r>
      <w:r w:rsidR="00DE0799">
        <w:rPr>
          <w:rFonts w:ascii="Aptos Narrow" w:hAnsi="Aptos Narrow" w:eastAsia="Calibri" w:cs="Calibri"/>
          <w:lang w:val="fr-FR"/>
        </w:rPr>
        <w:t>Anten</w:t>
      </w:r>
      <w:r w:rsidRPr="008024BB">
        <w:rPr>
          <w:rFonts w:ascii="Aptos Narrow" w:hAnsi="Aptos Narrow" w:eastAsia="Calibri" w:cs="Calibri"/>
          <w:lang w:val="fr-FR"/>
        </w:rPr>
        <w:t>atal Care</w:t>
      </w:r>
    </w:p>
    <w:p w:rsidRPr="008024BB" w:rsidR="123C2431" w:rsidP="515F700F" w:rsidRDefault="123C2431" w14:paraId="401BFAD2" w14:textId="67295848">
      <w:pPr>
        <w:spacing w:line="257" w:lineRule="auto"/>
        <w:rPr>
          <w:rFonts w:ascii="Aptos Narrow" w:hAnsi="Aptos Narrow"/>
        </w:rPr>
      </w:pPr>
      <w:r w:rsidRPr="008024BB">
        <w:rPr>
          <w:rFonts w:ascii="Aptos Narrow" w:hAnsi="Aptos Narrow" w:eastAsia="Calibri" w:cs="Calibri"/>
        </w:rPr>
        <w:t>BEmONC</w:t>
      </w:r>
      <w:r w:rsidRPr="008024BB">
        <w:rPr>
          <w:rFonts w:ascii="Aptos Narrow" w:hAnsi="Aptos Narrow"/>
        </w:rPr>
        <w:tab/>
      </w:r>
      <w:r w:rsidRPr="008024BB">
        <w:rPr>
          <w:rFonts w:ascii="Aptos Narrow" w:hAnsi="Aptos Narrow"/>
        </w:rPr>
        <w:tab/>
      </w:r>
      <w:r w:rsidRPr="008024BB">
        <w:rPr>
          <w:rFonts w:ascii="Aptos Narrow" w:hAnsi="Aptos Narrow" w:eastAsia="Calibri" w:cs="Calibri"/>
        </w:rPr>
        <w:t>Basic Emergency Obstetric and Newborn Care</w:t>
      </w:r>
    </w:p>
    <w:p w:rsidRPr="008024BB" w:rsidR="123C2431" w:rsidP="515F700F" w:rsidRDefault="123C2431" w14:paraId="5288CF8F" w14:textId="45C4AED1">
      <w:pPr>
        <w:spacing w:line="257" w:lineRule="auto"/>
        <w:rPr>
          <w:rFonts w:ascii="Aptos Narrow" w:hAnsi="Aptos Narrow"/>
        </w:rPr>
      </w:pPr>
      <w:r w:rsidRPr="008024BB">
        <w:rPr>
          <w:rFonts w:ascii="Aptos Narrow" w:hAnsi="Aptos Narrow" w:eastAsia="Calibri" w:cs="Calibri"/>
        </w:rPr>
        <w:t xml:space="preserve">CEmONC </w:t>
      </w:r>
      <w:r>
        <w:tab/>
      </w:r>
      <w:r>
        <w:tab/>
      </w:r>
      <w:r w:rsidRPr="008024BB">
        <w:rPr>
          <w:rFonts w:ascii="Aptos Narrow" w:hAnsi="Aptos Narrow" w:eastAsia="Calibri" w:cs="Calibri"/>
        </w:rPr>
        <w:t xml:space="preserve">Comprehensive Emergency Obstetric and Newborn Care. </w:t>
      </w:r>
    </w:p>
    <w:p w:rsidR="383FED12" w:rsidP="7446AF62" w:rsidRDefault="383FED12" w14:paraId="55026C2C" w14:textId="36853FD9">
      <w:pPr>
        <w:spacing w:line="257" w:lineRule="auto"/>
        <w:rPr>
          <w:rFonts w:ascii="Aptos Narrow" w:hAnsi="Aptos Narrow" w:eastAsia="Calibri" w:cs="Calibri"/>
        </w:rPr>
      </w:pPr>
      <w:r w:rsidRPr="7446AF62">
        <w:rPr>
          <w:rFonts w:ascii="Aptos Narrow" w:hAnsi="Aptos Narrow" w:eastAsia="Calibri" w:cs="Calibri"/>
        </w:rPr>
        <w:t>COG</w:t>
      </w:r>
      <w:r>
        <w:tab/>
      </w:r>
      <w:r>
        <w:tab/>
      </w:r>
      <w:r>
        <w:tab/>
      </w:r>
      <w:r w:rsidRPr="7446AF62">
        <w:rPr>
          <w:rFonts w:ascii="Aptos Narrow" w:hAnsi="Aptos Narrow" w:eastAsia="Calibri" w:cs="Calibri"/>
        </w:rPr>
        <w:t>Council of Governors</w:t>
      </w:r>
    </w:p>
    <w:p w:rsidRPr="008024BB" w:rsidR="123C2431" w:rsidP="515F700F" w:rsidRDefault="123C2431" w14:paraId="3478FB6F" w14:textId="4EDE5F96">
      <w:pPr>
        <w:spacing w:line="257" w:lineRule="auto"/>
        <w:rPr>
          <w:rFonts w:ascii="Aptos Narrow" w:hAnsi="Aptos Narrow"/>
        </w:rPr>
      </w:pPr>
      <w:r w:rsidRPr="008024BB">
        <w:rPr>
          <w:rFonts w:ascii="Aptos Narrow" w:hAnsi="Aptos Narrow" w:eastAsia="Calibri" w:cs="Calibri"/>
        </w:rPr>
        <w:t xml:space="preserve">CPAP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Continuous Positive Airway Pressure</w:t>
      </w:r>
    </w:p>
    <w:p w:rsidR="123C2431" w:rsidP="515F700F" w:rsidRDefault="123C2431" w14:paraId="64398D9B" w14:textId="67CF8785">
      <w:pPr>
        <w:spacing w:line="257" w:lineRule="auto"/>
        <w:rPr>
          <w:rFonts w:ascii="Aptos Narrow" w:hAnsi="Aptos Narrow" w:eastAsia="Calibri" w:cs="Calibri"/>
        </w:rPr>
      </w:pPr>
      <w:r w:rsidRPr="008024BB">
        <w:rPr>
          <w:rFonts w:ascii="Aptos Narrow" w:hAnsi="Aptos Narrow" w:eastAsia="Calibri" w:cs="Calibri"/>
        </w:rPr>
        <w:t xml:space="preserve">CTG </w:t>
      </w:r>
      <w:r>
        <w:tab/>
      </w:r>
      <w:r>
        <w:tab/>
      </w:r>
      <w:r>
        <w:tab/>
      </w:r>
      <w:r w:rsidRPr="008024BB">
        <w:rPr>
          <w:rFonts w:ascii="Aptos Narrow" w:hAnsi="Aptos Narrow" w:eastAsia="Calibri" w:cs="Calibri"/>
        </w:rPr>
        <w:t xml:space="preserve">Cardiotocography </w:t>
      </w:r>
    </w:p>
    <w:p w:rsidR="00474D59" w:rsidP="515F700F" w:rsidRDefault="00474D59" w14:paraId="265B745C" w14:textId="723821EF">
      <w:pPr>
        <w:spacing w:line="257" w:lineRule="auto"/>
        <w:rPr>
          <w:rFonts w:ascii="Aptos Narrow" w:hAnsi="Aptos Narrow" w:eastAsia="Calibri" w:cs="Calibri"/>
        </w:rPr>
      </w:pPr>
      <w:r>
        <w:rPr>
          <w:rFonts w:ascii="Aptos Narrow" w:hAnsi="Aptos Narrow" w:eastAsia="Calibri" w:cs="Calibri"/>
        </w:rPr>
        <w:t>DHA</w:t>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Digital Health Agency</w:t>
      </w:r>
    </w:p>
    <w:p w:rsidRPr="008024BB" w:rsidR="123C2431" w:rsidP="515F700F" w:rsidRDefault="123C2431" w14:paraId="06897A62" w14:textId="6F0FFE31">
      <w:pPr>
        <w:spacing w:line="257" w:lineRule="auto"/>
        <w:rPr>
          <w:rFonts w:ascii="Aptos Narrow" w:hAnsi="Aptos Narrow"/>
        </w:rPr>
      </w:pPr>
      <w:r w:rsidRPr="008024BB">
        <w:rPr>
          <w:rFonts w:ascii="Aptos Narrow" w:hAnsi="Aptos Narrow" w:eastAsia="Calibri" w:cs="Calibri"/>
        </w:rPr>
        <w:t xml:space="preserve">DHS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Demographic Health Survey</w:t>
      </w:r>
    </w:p>
    <w:p w:rsidRPr="008024BB" w:rsidR="123C2431" w:rsidP="515F700F" w:rsidRDefault="123C2431" w14:paraId="71C22153" w14:textId="5A83B1A7">
      <w:pPr>
        <w:spacing w:line="257" w:lineRule="auto"/>
        <w:rPr>
          <w:rFonts w:ascii="Aptos Narrow" w:hAnsi="Aptos Narrow"/>
        </w:rPr>
      </w:pPr>
      <w:r w:rsidRPr="008024BB">
        <w:rPr>
          <w:rFonts w:ascii="Aptos Narrow" w:hAnsi="Aptos Narrow" w:eastAsia="Calibri" w:cs="Calibri"/>
        </w:rPr>
        <w:t>ELMIS</w:t>
      </w:r>
      <w:r>
        <w:tab/>
      </w:r>
      <w:r>
        <w:tab/>
      </w:r>
      <w:r>
        <w:tab/>
      </w:r>
      <w:r w:rsidR="0046472C">
        <w:t>e</w:t>
      </w:r>
      <w:r w:rsidRPr="008024BB">
        <w:rPr>
          <w:rFonts w:ascii="Aptos Narrow" w:hAnsi="Aptos Narrow" w:eastAsia="Calibri" w:cs="Calibri"/>
        </w:rPr>
        <w:t xml:space="preserve">lectronic Logistics Management Information System </w:t>
      </w:r>
    </w:p>
    <w:p w:rsidRPr="008024BB" w:rsidR="123C2431" w:rsidP="515F700F" w:rsidRDefault="123C2431" w14:paraId="2996F4D6" w14:textId="31D1FD39">
      <w:pPr>
        <w:spacing w:line="257" w:lineRule="auto"/>
        <w:rPr>
          <w:rFonts w:ascii="Aptos Narrow" w:hAnsi="Aptos Narrow"/>
        </w:rPr>
      </w:pPr>
      <w:r w:rsidRPr="008024BB">
        <w:rPr>
          <w:rFonts w:ascii="Aptos Narrow" w:hAnsi="Aptos Narrow" w:eastAsia="Calibri" w:cs="Calibri"/>
        </w:rPr>
        <w:t xml:space="preserve">EMR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Electronic Medical Records</w:t>
      </w:r>
    </w:p>
    <w:p w:rsidRPr="008024BB" w:rsidR="123C2431" w:rsidP="515F700F" w:rsidRDefault="123C2431" w14:paraId="756AB4EE" w14:textId="291DC5C5">
      <w:pPr>
        <w:spacing w:line="257" w:lineRule="auto"/>
        <w:rPr>
          <w:rFonts w:ascii="Aptos Narrow" w:hAnsi="Aptos Narrow"/>
        </w:rPr>
      </w:pPr>
      <w:r w:rsidRPr="008024BB">
        <w:rPr>
          <w:rFonts w:ascii="Aptos Narrow" w:hAnsi="Aptos Narrow" w:eastAsia="Calibri" w:cs="Calibri"/>
        </w:rPr>
        <w:t>HMIS</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Health Management Information System </w:t>
      </w:r>
    </w:p>
    <w:p w:rsidRPr="008024BB" w:rsidR="123C2431" w:rsidP="515F700F" w:rsidRDefault="123C2431" w14:paraId="5795190D" w14:textId="097E6CCA">
      <w:pPr>
        <w:spacing w:line="257" w:lineRule="auto"/>
        <w:rPr>
          <w:rFonts w:ascii="Aptos Narrow" w:hAnsi="Aptos Narrow"/>
        </w:rPr>
      </w:pPr>
      <w:r w:rsidRPr="008024BB">
        <w:rPr>
          <w:rFonts w:ascii="Aptos Narrow" w:hAnsi="Aptos Narrow" w:eastAsia="Calibri" w:cs="Calibri"/>
        </w:rPr>
        <w:t xml:space="preserve">HSSP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Health Sector Strategic Plan</w:t>
      </w:r>
    </w:p>
    <w:p w:rsidR="123C2431" w:rsidP="515F700F" w:rsidRDefault="123C2431" w14:paraId="1368C73E" w14:textId="0C8B2AD9">
      <w:pPr>
        <w:spacing w:line="257" w:lineRule="auto"/>
        <w:rPr>
          <w:rFonts w:ascii="Aptos Narrow" w:hAnsi="Aptos Narrow" w:eastAsia="Calibri" w:cs="Calibri"/>
        </w:rPr>
      </w:pPr>
      <w:r w:rsidRPr="008024BB">
        <w:rPr>
          <w:rFonts w:ascii="Aptos Narrow" w:hAnsi="Aptos Narrow" w:eastAsia="Calibri" w:cs="Calibri"/>
        </w:rPr>
        <w:t>IKMC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Immediate Kangaroo Mother Care </w:t>
      </w:r>
    </w:p>
    <w:p w:rsidRPr="008024BB" w:rsidR="00F97A1D" w:rsidP="515F700F" w:rsidRDefault="00F97A1D" w14:paraId="0961FCE3" w14:textId="1DBD2A6B">
      <w:pPr>
        <w:spacing w:line="257" w:lineRule="auto"/>
        <w:rPr>
          <w:rFonts w:ascii="Aptos Narrow" w:hAnsi="Aptos Narrow"/>
        </w:rPr>
      </w:pPr>
      <w:r>
        <w:rPr>
          <w:rFonts w:ascii="Aptos Narrow" w:hAnsi="Aptos Narrow" w:eastAsia="Calibri" w:cs="Calibri"/>
        </w:rPr>
        <w:t>KEMSA</w:t>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Kenya Medical Supplies Agency</w:t>
      </w:r>
    </w:p>
    <w:p w:rsidRPr="008024BB" w:rsidR="00474D59" w:rsidP="00474D59" w:rsidRDefault="00474D59" w14:paraId="71E4E321" w14:textId="77777777">
      <w:pPr>
        <w:spacing w:line="257" w:lineRule="auto"/>
        <w:rPr>
          <w:rFonts w:ascii="Aptos Narrow" w:hAnsi="Aptos Narrow"/>
        </w:rPr>
      </w:pPr>
      <w:r>
        <w:rPr>
          <w:rFonts w:ascii="Aptos Narrow" w:hAnsi="Aptos Narrow" w:eastAsia="Calibri" w:cs="Calibri"/>
        </w:rPr>
        <w:t>KHIS</w:t>
      </w:r>
      <w:r w:rsidRPr="008024BB">
        <w:rPr>
          <w:rFonts w:ascii="Aptos Narrow" w:hAnsi="Aptos Narrow" w:eastAsia="Calibri" w:cs="Calibri"/>
        </w:rPr>
        <w:t xml:space="preserve"> </w:t>
      </w:r>
      <w:r>
        <w:tab/>
      </w:r>
      <w:r>
        <w:tab/>
      </w:r>
      <w:r>
        <w:tab/>
      </w:r>
      <w:r>
        <w:rPr>
          <w:rFonts w:ascii="Aptos Narrow" w:hAnsi="Aptos Narrow" w:eastAsia="Calibri" w:cs="Calibri"/>
        </w:rPr>
        <w:t xml:space="preserve">Kenya Health Information System </w:t>
      </w:r>
    </w:p>
    <w:p w:rsidRPr="008024BB" w:rsidR="123C2431" w:rsidP="515F700F" w:rsidRDefault="123C2431" w14:paraId="5795C54D" w14:textId="3631139E">
      <w:pPr>
        <w:spacing w:line="257" w:lineRule="auto"/>
        <w:rPr>
          <w:rFonts w:ascii="Aptos Narrow" w:hAnsi="Aptos Narrow"/>
        </w:rPr>
      </w:pPr>
      <w:r w:rsidRPr="008024BB">
        <w:rPr>
          <w:rFonts w:ascii="Aptos Narrow" w:hAnsi="Aptos Narrow" w:eastAsia="Calibri" w:cs="Calibri"/>
        </w:rPr>
        <w:t>MNH</w:t>
      </w:r>
      <w:r>
        <w:tab/>
      </w:r>
      <w:r>
        <w:tab/>
      </w:r>
      <w:r>
        <w:tab/>
      </w:r>
      <w:r w:rsidRPr="008024BB">
        <w:rPr>
          <w:rFonts w:ascii="Aptos Narrow" w:hAnsi="Aptos Narrow" w:eastAsia="Calibri" w:cs="Calibri"/>
        </w:rPr>
        <w:t xml:space="preserve">Maternal, Newborn Health   </w:t>
      </w:r>
    </w:p>
    <w:p w:rsidRPr="008024BB" w:rsidR="123C2431" w:rsidP="515F700F" w:rsidRDefault="123C2431" w14:paraId="793FD059" w14:textId="27341741">
      <w:pPr>
        <w:spacing w:line="257" w:lineRule="auto"/>
        <w:rPr>
          <w:rFonts w:ascii="Aptos Narrow" w:hAnsi="Aptos Narrow"/>
        </w:rPr>
      </w:pPr>
      <w:r w:rsidRPr="008024BB">
        <w:rPr>
          <w:rFonts w:ascii="Aptos Narrow" w:hAnsi="Aptos Narrow" w:eastAsia="Calibri" w:cs="Calibri"/>
        </w:rPr>
        <w:t>MOH</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Ministry of Health </w:t>
      </w:r>
    </w:p>
    <w:p w:rsidRPr="008024BB" w:rsidR="123C2431" w:rsidP="515F700F" w:rsidRDefault="123C2431" w14:paraId="71356116" w14:textId="2D21CB54">
      <w:pPr>
        <w:spacing w:line="257" w:lineRule="auto"/>
        <w:rPr>
          <w:rFonts w:ascii="Aptos Narrow" w:hAnsi="Aptos Narrow"/>
        </w:rPr>
      </w:pPr>
      <w:r w:rsidRPr="008024BB">
        <w:rPr>
          <w:rFonts w:ascii="Aptos Narrow" w:hAnsi="Aptos Narrow" w:eastAsia="Calibri" w:cs="Calibri"/>
        </w:rPr>
        <w:t xml:space="preserve">NICU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Neonatal Intensive Care Unit </w:t>
      </w:r>
    </w:p>
    <w:p w:rsidRPr="008024BB" w:rsidR="123C2431" w:rsidP="515F700F" w:rsidRDefault="123C2431" w14:paraId="50367A58" w14:textId="4E38F543">
      <w:pPr>
        <w:spacing w:line="257" w:lineRule="auto"/>
        <w:rPr>
          <w:rFonts w:ascii="Aptos Narrow" w:hAnsi="Aptos Narrow"/>
        </w:rPr>
      </w:pPr>
      <w:r w:rsidRPr="221C8311">
        <w:rPr>
          <w:rFonts w:ascii="Aptos Narrow" w:hAnsi="Aptos Narrow" w:eastAsia="Calibri" w:cs="Calibri"/>
        </w:rPr>
        <w:t>POCUS</w:t>
      </w:r>
      <w:r>
        <w:tab/>
      </w:r>
      <w:r>
        <w:tab/>
      </w:r>
      <w:r>
        <w:tab/>
      </w:r>
      <w:r w:rsidRPr="221C8311">
        <w:rPr>
          <w:rFonts w:ascii="Aptos Narrow" w:hAnsi="Aptos Narrow" w:eastAsia="Calibri" w:cs="Calibri"/>
        </w:rPr>
        <w:t>Point</w:t>
      </w:r>
      <w:r w:rsidRPr="7DC252AD" w:rsidR="4A49543F">
        <w:rPr>
          <w:rFonts w:ascii="Aptos Narrow" w:hAnsi="Aptos Narrow" w:eastAsia="Calibri" w:cs="Calibri"/>
        </w:rPr>
        <w:t>-</w:t>
      </w:r>
      <w:r w:rsidRPr="221C8311">
        <w:rPr>
          <w:rFonts w:ascii="Aptos Narrow" w:hAnsi="Aptos Narrow" w:eastAsia="Calibri" w:cs="Calibri"/>
        </w:rPr>
        <w:t>of</w:t>
      </w:r>
      <w:r w:rsidRPr="7DC252AD" w:rsidR="2E5E5073">
        <w:rPr>
          <w:rFonts w:ascii="Aptos Narrow" w:hAnsi="Aptos Narrow" w:eastAsia="Calibri" w:cs="Calibri"/>
        </w:rPr>
        <w:t>-</w:t>
      </w:r>
      <w:r w:rsidRPr="221C8311">
        <w:rPr>
          <w:rFonts w:ascii="Aptos Narrow" w:hAnsi="Aptos Narrow" w:eastAsia="Calibri" w:cs="Calibri"/>
        </w:rPr>
        <w:t xml:space="preserve">Care Ultrasound </w:t>
      </w:r>
    </w:p>
    <w:p w:rsidRPr="008024BB" w:rsidR="123C2431" w:rsidP="515F700F" w:rsidRDefault="123C2431" w14:paraId="38A99970" w14:textId="7A25F463">
      <w:pPr>
        <w:spacing w:line="257" w:lineRule="auto"/>
        <w:rPr>
          <w:rFonts w:ascii="Aptos Narrow" w:hAnsi="Aptos Narrow"/>
        </w:rPr>
      </w:pPr>
      <w:r w:rsidRPr="008024BB">
        <w:rPr>
          <w:rFonts w:ascii="Aptos Narrow" w:hAnsi="Aptos Narrow" w:eastAsia="Calibri" w:cs="Calibri"/>
        </w:rPr>
        <w:t>PPH</w:t>
      </w:r>
      <w:r>
        <w:tab/>
      </w:r>
      <w:r>
        <w:tab/>
      </w:r>
      <w:r>
        <w:tab/>
      </w:r>
      <w:r w:rsidRPr="7DC252AD">
        <w:rPr>
          <w:rFonts w:ascii="Aptos Narrow" w:hAnsi="Aptos Narrow" w:eastAsia="Calibri" w:cs="Calibri"/>
        </w:rPr>
        <w:t>Post</w:t>
      </w:r>
      <w:r w:rsidRPr="7DC252AD" w:rsidR="3A6868BA">
        <w:rPr>
          <w:rFonts w:ascii="Aptos Narrow" w:hAnsi="Aptos Narrow" w:eastAsia="Calibri" w:cs="Calibri"/>
        </w:rPr>
        <w:t>p</w:t>
      </w:r>
      <w:r w:rsidRPr="008024BB">
        <w:rPr>
          <w:rFonts w:ascii="Aptos Narrow" w:hAnsi="Aptos Narrow" w:eastAsia="Calibri" w:cs="Calibri"/>
        </w:rPr>
        <w:t xml:space="preserve">artum Hemorrhage  </w:t>
      </w:r>
    </w:p>
    <w:p w:rsidRPr="008024BB" w:rsidR="123C2431" w:rsidP="515F700F" w:rsidRDefault="123C2431" w14:paraId="04187C8F" w14:textId="528CEB77">
      <w:pPr>
        <w:spacing w:line="257" w:lineRule="auto"/>
        <w:rPr>
          <w:rFonts w:ascii="Aptos Narrow" w:hAnsi="Aptos Narrow"/>
        </w:rPr>
      </w:pPr>
      <w:r w:rsidRPr="008024BB">
        <w:rPr>
          <w:rFonts w:ascii="Aptos Narrow" w:hAnsi="Aptos Narrow" w:eastAsia="Calibri" w:cs="Calibri"/>
        </w:rPr>
        <w:t>RMNCAH</w:t>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Reproductive, Maternal, Newborn, Child and Adolescent Health </w:t>
      </w:r>
    </w:p>
    <w:p w:rsidR="00474D59" w:rsidP="515F700F" w:rsidRDefault="005E450A" w14:paraId="5A2C8E66" w14:textId="1FA4235C">
      <w:pPr>
        <w:spacing w:line="257" w:lineRule="auto"/>
        <w:rPr>
          <w:rFonts w:ascii="Aptos Narrow" w:hAnsi="Aptos Narrow" w:eastAsia="Calibri" w:cs="Calibri"/>
        </w:rPr>
      </w:pPr>
      <w:r>
        <w:rPr>
          <w:rFonts w:ascii="Aptos Narrow" w:hAnsi="Aptos Narrow" w:eastAsia="Calibri" w:cs="Calibri"/>
        </w:rPr>
        <w:t>SHA</w:t>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ab/>
      </w:r>
      <w:r w:rsidR="003066CA">
        <w:rPr>
          <w:rFonts w:ascii="Aptos Narrow" w:hAnsi="Aptos Narrow" w:eastAsia="Calibri" w:cs="Calibri"/>
        </w:rPr>
        <w:t xml:space="preserve">Social </w:t>
      </w:r>
      <w:r w:rsidR="00F97A1D">
        <w:rPr>
          <w:rFonts w:ascii="Aptos Narrow" w:hAnsi="Aptos Narrow" w:eastAsia="Calibri" w:cs="Calibri"/>
        </w:rPr>
        <w:t xml:space="preserve">Health Authority </w:t>
      </w:r>
    </w:p>
    <w:p w:rsidRPr="008024BB" w:rsidR="00474D59" w:rsidP="515F700F" w:rsidRDefault="00474D59" w14:paraId="49E55974" w14:textId="107B02F1">
      <w:pPr>
        <w:spacing w:line="257" w:lineRule="auto"/>
        <w:rPr>
          <w:rFonts w:ascii="Aptos Narrow" w:hAnsi="Aptos Narrow"/>
        </w:rPr>
      </w:pPr>
      <w:r>
        <w:rPr>
          <w:rFonts w:ascii="Aptos Narrow" w:hAnsi="Aptos Narrow" w:eastAsia="Calibri" w:cs="Calibri"/>
        </w:rPr>
        <w:t>SHIF</w:t>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ab/>
      </w:r>
      <w:r>
        <w:rPr>
          <w:rFonts w:ascii="Aptos Narrow" w:hAnsi="Aptos Narrow" w:eastAsia="Calibri" w:cs="Calibri"/>
        </w:rPr>
        <w:t>Social Health Insurance Fund</w:t>
      </w:r>
    </w:p>
    <w:p w:rsidRPr="008024BB" w:rsidR="123C2431" w:rsidP="515F700F" w:rsidRDefault="123C2431" w14:paraId="40D7ED41" w14:textId="60F22EAB">
      <w:pPr>
        <w:spacing w:line="257" w:lineRule="auto"/>
        <w:rPr>
          <w:rFonts w:ascii="Aptos Narrow" w:hAnsi="Aptos Narrow"/>
        </w:rPr>
      </w:pPr>
      <w:r w:rsidRPr="008024BB">
        <w:rPr>
          <w:rFonts w:ascii="Aptos Narrow" w:hAnsi="Aptos Narrow" w:eastAsia="Calibri" w:cs="Calibri"/>
        </w:rPr>
        <w:t>SSNC</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Small and Sick Newborn Care </w:t>
      </w:r>
    </w:p>
    <w:p w:rsidRPr="008024BB" w:rsidR="123C2431" w:rsidP="515F700F" w:rsidRDefault="123C2431" w14:paraId="4223DE11" w14:textId="54441E9C">
      <w:pPr>
        <w:spacing w:line="257" w:lineRule="auto"/>
        <w:rPr>
          <w:rFonts w:ascii="Aptos Narrow" w:hAnsi="Aptos Narrow"/>
        </w:rPr>
      </w:pPr>
      <w:r w:rsidRPr="008024BB">
        <w:rPr>
          <w:rFonts w:ascii="Aptos Narrow" w:hAnsi="Aptos Narrow" w:eastAsia="Calibri" w:cs="Calibri"/>
        </w:rPr>
        <w:t xml:space="preserve">TXA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 xml:space="preserve">Tranexamic Acid </w:t>
      </w:r>
    </w:p>
    <w:p w:rsidRPr="008024BB" w:rsidR="123C2431" w:rsidP="515F700F" w:rsidRDefault="123C2431" w14:paraId="1219243F" w14:textId="512CBCF1">
      <w:pPr>
        <w:spacing w:line="257" w:lineRule="auto"/>
        <w:rPr>
          <w:rFonts w:ascii="Aptos Narrow" w:hAnsi="Aptos Narrow" w:eastAsia="Calibri" w:cs="Calibri"/>
        </w:rPr>
      </w:pPr>
      <w:r w:rsidRPr="008024BB">
        <w:rPr>
          <w:rFonts w:ascii="Aptos Narrow" w:hAnsi="Aptos Narrow" w:eastAsia="Calibri" w:cs="Calibri"/>
        </w:rPr>
        <w:t xml:space="preserve">UBT </w:t>
      </w:r>
      <w:r w:rsidRPr="008024BB">
        <w:rPr>
          <w:rFonts w:ascii="Aptos Narrow" w:hAnsi="Aptos Narrow"/>
        </w:rPr>
        <w:tab/>
      </w:r>
      <w:r w:rsidRPr="008024BB">
        <w:rPr>
          <w:rFonts w:ascii="Aptos Narrow" w:hAnsi="Aptos Narrow"/>
        </w:rPr>
        <w:tab/>
      </w:r>
      <w:r w:rsidRPr="008024BB">
        <w:rPr>
          <w:rFonts w:ascii="Aptos Narrow" w:hAnsi="Aptos Narrow"/>
        </w:rPr>
        <w:tab/>
      </w:r>
      <w:r w:rsidRPr="008024BB">
        <w:rPr>
          <w:rFonts w:ascii="Aptos Narrow" w:hAnsi="Aptos Narrow" w:eastAsia="Calibri" w:cs="Calibri"/>
        </w:rPr>
        <w:t>Uterine Balloon Tamponade</w:t>
      </w:r>
    </w:p>
    <w:p w:rsidR="123C2431" w:rsidP="00C05FA3" w:rsidRDefault="5259FB4F" w14:paraId="1B44FCF5" w14:textId="11821174">
      <w:pPr>
        <w:spacing w:line="257" w:lineRule="auto"/>
      </w:pPr>
      <w:r w:rsidRPr="008024BB">
        <w:rPr>
          <w:rFonts w:ascii="Aptos Narrow" w:hAnsi="Aptos Narrow" w:eastAsia="Calibri" w:cs="Calibri"/>
        </w:rPr>
        <w:t>WHO</w:t>
      </w:r>
      <w:r w:rsidRPr="008024BB" w:rsidR="123C2431">
        <w:rPr>
          <w:rFonts w:ascii="Aptos Narrow" w:hAnsi="Aptos Narrow" w:eastAsia="Calibri" w:cs="Calibri"/>
        </w:rPr>
        <w:t xml:space="preserve"> </w:t>
      </w:r>
      <w:r w:rsidRPr="008024BB" w:rsidR="123C2431">
        <w:rPr>
          <w:rFonts w:ascii="Aptos Narrow" w:hAnsi="Aptos Narrow"/>
        </w:rPr>
        <w:tab/>
      </w:r>
      <w:r w:rsidRPr="008024BB" w:rsidR="123C2431">
        <w:rPr>
          <w:rFonts w:ascii="Aptos Narrow" w:hAnsi="Aptos Narrow"/>
        </w:rPr>
        <w:tab/>
      </w:r>
      <w:r w:rsidRPr="008024BB" w:rsidR="123C2431">
        <w:rPr>
          <w:rFonts w:ascii="Aptos Narrow" w:hAnsi="Aptos Narrow"/>
        </w:rPr>
        <w:tab/>
      </w:r>
      <w:r w:rsidRPr="008024BB" w:rsidR="123C2431">
        <w:rPr>
          <w:rFonts w:ascii="Aptos Narrow" w:hAnsi="Aptos Narrow" w:eastAsia="Calibri" w:cs="Calibri"/>
        </w:rPr>
        <w:t xml:space="preserve">World Health Organization </w:t>
      </w:r>
    </w:p>
    <w:p w:rsidR="00156F64" w:rsidRDefault="00156F64" w14:paraId="5CA11250" w14:textId="55E3E8AE">
      <w:pPr>
        <w:rPr>
          <w:rFonts w:ascii="Aptos Narrow" w:hAnsi="Aptos Narrow" w:eastAsia="Times New Roman" w:cs="Times New Roman"/>
          <w:b/>
          <w:bCs/>
        </w:rPr>
      </w:pPr>
      <w:r>
        <w:rPr>
          <w:rFonts w:ascii="Aptos Narrow" w:hAnsi="Aptos Narrow" w:eastAsia="Times New Roman" w:cs="Times New Roman"/>
          <w:b/>
          <w:bCs/>
        </w:rPr>
        <w:br w:type="page"/>
      </w:r>
    </w:p>
    <w:tbl>
      <w:tblPr>
        <w:tblStyle w:val="TableGrid"/>
        <w:tblW w:w="98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2EFD9" w:themeFill="accent6" w:themeFillTint="33"/>
        <w:tblLook w:val="04A0" w:firstRow="1" w:lastRow="0" w:firstColumn="1" w:lastColumn="0" w:noHBand="0" w:noVBand="1"/>
      </w:tblPr>
      <w:tblGrid>
        <w:gridCol w:w="9878"/>
      </w:tblGrid>
      <w:tr w:rsidRPr="006F5149" w:rsidR="000D07C4" w:rsidTr="7AAB5D89" w14:paraId="2EF3371E" w14:textId="77777777">
        <w:trPr>
          <w:trHeight w:val="303" w:hRule="exact"/>
        </w:trPr>
        <w:tc>
          <w:tcPr>
            <w:tcW w:w="9878" w:type="dxa"/>
            <w:shd w:val="clear" w:color="auto" w:fill="FBE4D5" w:themeFill="accent2" w:themeFillTint="33"/>
            <w:vAlign w:val="center"/>
          </w:tcPr>
          <w:p w:rsidRPr="006F5149" w:rsidR="000D07C4" w:rsidP="00FC5915" w:rsidRDefault="00981705" w14:paraId="78960964" w14:textId="4298BBEF">
            <w:pPr>
              <w:rPr>
                <w:rFonts w:ascii="Aptos Narrow" w:hAnsi="Aptos Narrow" w:cs="Arial"/>
                <w:b/>
                <w:color w:val="1F3864" w:themeColor="accent1" w:themeShade="80"/>
                <w:sz w:val="24"/>
                <w:szCs w:val="24"/>
              </w:rPr>
            </w:pPr>
            <w:r>
              <w:rPr>
                <w:rFonts w:ascii="Aptos Narrow" w:hAnsi="Aptos Narrow" w:cs="Arial"/>
                <w:b/>
                <w:color w:val="1F3864" w:themeColor="accent1" w:themeShade="80"/>
                <w:sz w:val="24"/>
                <w:szCs w:val="24"/>
              </w:rPr>
              <w:t>Situational Analysis</w:t>
            </w:r>
            <w:r w:rsidRPr="76E77D51">
              <w:rPr>
                <w:rFonts w:ascii="Aptos Narrow" w:hAnsi="Aptos Narrow" w:cs="Arial"/>
                <w:b/>
                <w:color w:val="1F3864" w:themeColor="accent1" w:themeShade="80"/>
                <w:sz w:val="24"/>
                <w:szCs w:val="24"/>
              </w:rPr>
              <w:t xml:space="preserve"> </w:t>
            </w:r>
          </w:p>
        </w:tc>
      </w:tr>
    </w:tbl>
    <w:p w:rsidR="008B6B2E" w:rsidP="7AAB5D89" w:rsidRDefault="380753F9" w14:paraId="7BAEA3E8" w14:textId="2F7E860C">
      <w:pPr>
        <w:spacing w:after="0" w:line="240" w:lineRule="auto"/>
        <w:jc w:val="both"/>
        <w:rPr>
          <w:rFonts w:ascii="Aptos Narrow" w:hAnsi="Aptos Narrow" w:eastAsia="Times New Roman" w:cs="Times New Roman"/>
          <w:color w:val="000000" w:themeColor="text1"/>
        </w:rPr>
      </w:pPr>
      <w:r w:rsidRPr="6CD6F370">
        <w:rPr>
          <w:rFonts w:ascii="Aptos Narrow" w:hAnsi="Aptos Narrow" w:eastAsia="Times New Roman" w:cs="Times New Roman"/>
          <w:color w:val="000000" w:themeColor="text1"/>
        </w:rPr>
        <w:t>T</w:t>
      </w:r>
      <w:r w:rsidRPr="6CD6F370" w:rsidR="089A010E">
        <w:rPr>
          <w:rFonts w:ascii="Aptos Narrow" w:hAnsi="Aptos Narrow" w:eastAsia="Times New Roman" w:cs="Times New Roman"/>
          <w:color w:val="000000" w:themeColor="text1"/>
        </w:rPr>
        <w:t>he Government of Kenya, under the leadership of the President and Cabinet Secretary for Health, has renewed its commitment to reducing maternal and newborn mortality. This includes launching</w:t>
      </w:r>
      <w:r w:rsidRPr="6CD6F370" w:rsidR="3520FE11">
        <w:rPr>
          <w:rFonts w:ascii="Aptos Narrow" w:hAnsi="Aptos Narrow" w:eastAsia="Times New Roman" w:cs="Times New Roman"/>
          <w:color w:val="000000" w:themeColor="text1"/>
        </w:rPr>
        <w:t xml:space="preserve"> a </w:t>
      </w:r>
      <w:r w:rsidRPr="6CD6F370" w:rsidR="089A010E">
        <w:rPr>
          <w:rFonts w:ascii="Aptos Narrow" w:hAnsi="Aptos Narrow" w:eastAsia="Times New Roman" w:cs="Times New Roman"/>
          <w:color w:val="000000" w:themeColor="text1"/>
        </w:rPr>
        <w:t>Rapid Response Initiative (RRI)</w:t>
      </w:r>
      <w:r w:rsidRPr="6CD6F370" w:rsidR="4128B480">
        <w:rPr>
          <w:rFonts w:ascii="Aptos Narrow" w:hAnsi="Aptos Narrow" w:eastAsia="Times New Roman" w:cs="Times New Roman"/>
          <w:color w:val="000000" w:themeColor="text1"/>
        </w:rPr>
        <w:t>, a short</w:t>
      </w:r>
      <w:r w:rsidRPr="6CD6F370" w:rsidR="089A010E">
        <w:rPr>
          <w:rFonts w:ascii="Aptos Narrow" w:hAnsi="Aptos Narrow" w:eastAsia="Times New Roman" w:cs="Times New Roman"/>
          <w:color w:val="000000" w:themeColor="text1"/>
        </w:rPr>
        <w:t>, intensive six-month cycle (</w:t>
      </w:r>
      <w:r w:rsidRPr="1CFC1889" w:rsidR="48F508CC">
        <w:rPr>
          <w:rFonts w:ascii="Aptos Narrow" w:hAnsi="Aptos Narrow" w:eastAsia="Times New Roman" w:cs="Times New Roman"/>
          <w:color w:val="000000" w:themeColor="text1"/>
        </w:rPr>
        <w:t xml:space="preserve">March </w:t>
      </w:r>
      <w:r w:rsidRPr="1CFC1889" w:rsidR="089A010E">
        <w:rPr>
          <w:rFonts w:ascii="Aptos Narrow" w:hAnsi="Aptos Narrow" w:eastAsia="Times New Roman" w:cs="Times New Roman"/>
          <w:color w:val="000000" w:themeColor="text1"/>
        </w:rPr>
        <w:t xml:space="preserve">to </w:t>
      </w:r>
      <w:r w:rsidRPr="1CFC1889" w:rsidR="741445D5">
        <w:rPr>
          <w:rFonts w:ascii="Aptos Narrow" w:hAnsi="Aptos Narrow" w:eastAsia="Times New Roman" w:cs="Times New Roman"/>
          <w:color w:val="000000" w:themeColor="text1"/>
        </w:rPr>
        <w:t>August</w:t>
      </w:r>
      <w:r w:rsidRPr="6CD6F370" w:rsidR="089A010E">
        <w:rPr>
          <w:rFonts w:ascii="Aptos Narrow" w:hAnsi="Aptos Narrow" w:eastAsia="Times New Roman" w:cs="Times New Roman"/>
          <w:color w:val="000000" w:themeColor="text1"/>
        </w:rPr>
        <w:t xml:space="preserve"> 2026) of targeted, high-impact interventions to accelerate progress and build momentum toward national MNH goals. To ensure policy decisions are anchored in accurate and credible evidence, </w:t>
      </w:r>
      <w:r w:rsidRPr="6CD6F370" w:rsidR="27BDB831">
        <w:rPr>
          <w:rFonts w:ascii="Aptos Narrow" w:hAnsi="Aptos Narrow" w:eastAsia="Times New Roman" w:cs="Times New Roman"/>
          <w:color w:val="000000" w:themeColor="text1"/>
        </w:rPr>
        <w:t xml:space="preserve">in the first quarter of 2026 </w:t>
      </w:r>
      <w:r w:rsidRPr="6CD6F370" w:rsidR="089A010E">
        <w:rPr>
          <w:rFonts w:ascii="Aptos Narrow" w:hAnsi="Aptos Narrow" w:eastAsia="Times New Roman" w:cs="Times New Roman"/>
          <w:color w:val="000000" w:themeColor="text1"/>
        </w:rPr>
        <w:t>Kenya is also conducting a Mini-Demographic Health Survey to generate an updated population-based maternal mortality ratio, alongside a Reproductive Age Mortality Survey (RAMOS) review of facility-level maternal deaths</w:t>
      </w:r>
      <w:r w:rsidRPr="6CD6F370" w:rsidR="27BDB831">
        <w:rPr>
          <w:rFonts w:ascii="Aptos Narrow" w:hAnsi="Aptos Narrow" w:eastAsia="Times New Roman" w:cs="Times New Roman"/>
          <w:color w:val="000000" w:themeColor="text1"/>
        </w:rPr>
        <w:t xml:space="preserve"> with early results </w:t>
      </w:r>
      <w:r w:rsidRPr="6CD6F370" w:rsidR="5D51CC42">
        <w:rPr>
          <w:rFonts w:ascii="Aptos Narrow" w:hAnsi="Aptos Narrow" w:eastAsia="Times New Roman" w:cs="Times New Roman"/>
          <w:color w:val="000000" w:themeColor="text1"/>
        </w:rPr>
        <w:t xml:space="preserve">expected in the </w:t>
      </w:r>
      <w:r w:rsidRPr="6CD6F370" w:rsidR="2BA98611">
        <w:rPr>
          <w:rFonts w:ascii="Aptos Narrow" w:hAnsi="Aptos Narrow" w:eastAsia="Times New Roman" w:cs="Times New Roman"/>
          <w:color w:val="000000" w:themeColor="text1"/>
        </w:rPr>
        <w:t>third quarter</w:t>
      </w:r>
      <w:r w:rsidRPr="6CD6F370" w:rsidR="27BDB831">
        <w:rPr>
          <w:rFonts w:ascii="Aptos Narrow" w:hAnsi="Aptos Narrow" w:eastAsia="Times New Roman" w:cs="Times New Roman"/>
          <w:color w:val="000000" w:themeColor="text1"/>
        </w:rPr>
        <w:t xml:space="preserve"> of 2026</w:t>
      </w:r>
      <w:r w:rsidRPr="6CD6F370" w:rsidR="089A010E">
        <w:rPr>
          <w:rFonts w:ascii="Aptos Narrow" w:hAnsi="Aptos Narrow" w:eastAsia="Times New Roman" w:cs="Times New Roman"/>
          <w:color w:val="000000" w:themeColor="text1"/>
        </w:rPr>
        <w:t>; together, these will provide clearer, more reliable MNH data to guide program direction and assess national progress.</w:t>
      </w:r>
    </w:p>
    <w:p w:rsidR="004A0704" w:rsidP="7AAB5D89" w:rsidRDefault="004A0704" w14:paraId="6246C83C" w14:textId="77777777">
      <w:pPr>
        <w:spacing w:after="0" w:line="240" w:lineRule="auto"/>
        <w:jc w:val="both"/>
        <w:rPr>
          <w:rFonts w:ascii="Aptos Narrow" w:hAnsi="Aptos Narrow" w:eastAsia="Times New Roman" w:cs="Times New Roman"/>
          <w:color w:val="000000" w:themeColor="text1"/>
        </w:rPr>
      </w:pPr>
    </w:p>
    <w:p w:rsidRPr="00D92B5F" w:rsidR="004A0704" w:rsidP="004A0704" w:rsidRDefault="004A0704" w14:paraId="4A1639E4" w14:textId="77777777">
      <w:pPr>
        <w:spacing w:after="0" w:line="240" w:lineRule="auto"/>
        <w:jc w:val="both"/>
        <w:rPr>
          <w:rFonts w:ascii="Aptos Narrow" w:hAnsi="Aptos Narrow" w:eastAsia="Times New Roman" w:cs="Times New Roman"/>
          <w:b/>
          <w:bCs/>
          <w:color w:val="000000"/>
        </w:rPr>
      </w:pPr>
      <w:r w:rsidRPr="7AAB5D89">
        <w:rPr>
          <w:rFonts w:ascii="Aptos Narrow" w:hAnsi="Aptos Narrow" w:eastAsia="Times New Roman" w:cs="Times New Roman"/>
          <w:b/>
          <w:bCs/>
          <w:color w:val="000000" w:themeColor="text1"/>
        </w:rPr>
        <w:t>Kenya's Health System and Recent Reforms</w:t>
      </w:r>
    </w:p>
    <w:p w:rsidRPr="00D92B5F" w:rsidR="004A0704" w:rsidP="004A0704" w:rsidRDefault="004A0704" w14:paraId="51B7B120" w14:textId="77777777">
      <w:pPr>
        <w:spacing w:after="0" w:line="240" w:lineRule="auto"/>
        <w:jc w:val="both"/>
        <w:rPr>
          <w:rFonts w:ascii="Aptos Narrow" w:hAnsi="Aptos Narrow" w:eastAsia="Times New Roman" w:cs="Times New Roman"/>
          <w:color w:val="000000"/>
        </w:rPr>
      </w:pPr>
      <w:r w:rsidRPr="7AAB5D89">
        <w:rPr>
          <w:rFonts w:ascii="Aptos Narrow" w:hAnsi="Aptos Narrow" w:eastAsia="Times New Roman" w:cs="Times New Roman"/>
          <w:color w:val="000000" w:themeColor="text1"/>
        </w:rPr>
        <w:t xml:space="preserve">Kenya's healthcare system is structured into a two-tiered government framework as defined by the 2010 Constitution: the national government and 47 county governments.  The </w:t>
      </w:r>
      <w:r w:rsidRPr="7AAB5D89">
        <w:rPr>
          <w:rFonts w:ascii="Aptos Narrow" w:hAnsi="Aptos Narrow" w:eastAsia="Times New Roman" w:cs="Times New Roman"/>
          <w:b/>
          <w:bCs/>
          <w:color w:val="000000" w:themeColor="text1"/>
        </w:rPr>
        <w:t>national government</w:t>
      </w:r>
      <w:r w:rsidRPr="7AAB5D89">
        <w:rPr>
          <w:rFonts w:ascii="Aptos Narrow" w:hAnsi="Aptos Narrow" w:eastAsia="Times New Roman" w:cs="Times New Roman"/>
          <w:color w:val="000000" w:themeColor="text1"/>
        </w:rPr>
        <w:t xml:space="preserve"> handles policy, regulation, and oversight of national programs and national referral hospitals (level 6), while </w:t>
      </w:r>
      <w:r w:rsidRPr="7AAB5D89">
        <w:rPr>
          <w:rFonts w:ascii="Aptos Narrow" w:hAnsi="Aptos Narrow" w:eastAsia="Times New Roman" w:cs="Times New Roman"/>
          <w:b/>
          <w:bCs/>
          <w:color w:val="000000" w:themeColor="text1"/>
        </w:rPr>
        <w:t>county governments</w:t>
      </w:r>
      <w:r w:rsidRPr="7AAB5D89">
        <w:rPr>
          <w:rFonts w:ascii="Aptos Narrow" w:hAnsi="Aptos Narrow" w:eastAsia="Times New Roman" w:cs="Times New Roman"/>
          <w:color w:val="000000" w:themeColor="text1"/>
        </w:rPr>
        <w:t xml:space="preserve"> are responsible for the direct delivery of health services, resource management, and public health initiatives. Counties are coordinated through the Council of Governors (COG), a non-partisan organization that brings together all the forty-seven (47) Governors. It provides a forum of consultation and sharing of information and best practices among County governments. This decentralized approach, guided by the </w:t>
      </w:r>
      <w:r w:rsidRPr="7AAB5D89">
        <w:rPr>
          <w:rFonts w:ascii="Aptos Narrow" w:hAnsi="Aptos Narrow" w:eastAsia="Times New Roman" w:cs="Times New Roman"/>
          <w:b/>
          <w:bCs/>
          <w:color w:val="000000" w:themeColor="text1"/>
        </w:rPr>
        <w:t>Kenya Essential Package for Health (KEPH)</w:t>
      </w:r>
      <w:r w:rsidRPr="7AAB5D89">
        <w:rPr>
          <w:rFonts w:ascii="Aptos Narrow" w:hAnsi="Aptos Narrow" w:eastAsia="Times New Roman" w:cs="Times New Roman"/>
          <w:color w:val="000000" w:themeColor="text1"/>
        </w:rPr>
        <w:t>, aims to improve equity and access by tailoring services to local needs across six distinct levels of care, from community health services (Level 1) to highly specialized national hospitals (Level 6).</w:t>
      </w:r>
    </w:p>
    <w:p w:rsidRPr="00D92B5F" w:rsidR="004A0704" w:rsidP="004A0704" w:rsidRDefault="004A0704" w14:paraId="0F12F58A" w14:textId="77777777">
      <w:pPr>
        <w:spacing w:after="0" w:line="240" w:lineRule="auto"/>
        <w:jc w:val="both"/>
        <w:rPr>
          <w:rFonts w:ascii="Aptos Narrow" w:hAnsi="Aptos Narrow" w:eastAsia="Times New Roman" w:cs="Times New Roman"/>
          <w:color w:val="000000"/>
        </w:rPr>
      </w:pPr>
    </w:p>
    <w:p w:rsidRPr="00D92B5F" w:rsidR="004A0704" w:rsidP="004A0704" w:rsidRDefault="004A0704" w14:paraId="65626B99" w14:textId="6E4E9C44">
      <w:pPr>
        <w:spacing w:after="0" w:line="240" w:lineRule="auto"/>
        <w:jc w:val="both"/>
        <w:rPr>
          <w:rFonts w:ascii="Aptos Narrow" w:hAnsi="Aptos Narrow" w:eastAsia="Times New Roman" w:cs="Times New Roman"/>
          <w:color w:val="000000"/>
        </w:rPr>
      </w:pPr>
      <w:r w:rsidRPr="10C90B9C">
        <w:rPr>
          <w:rFonts w:ascii="Aptos Narrow" w:hAnsi="Aptos Narrow" w:eastAsia="Times New Roman" w:cs="Times New Roman"/>
          <w:color w:val="000000" w:themeColor="text1"/>
        </w:rPr>
        <w:t xml:space="preserve">To achieve its </w:t>
      </w:r>
      <w:r w:rsidRPr="10C90B9C">
        <w:rPr>
          <w:rFonts w:ascii="Aptos Narrow" w:hAnsi="Aptos Narrow" w:eastAsia="Times New Roman" w:cs="Times New Roman"/>
          <w:b/>
          <w:bCs/>
          <w:color w:val="000000" w:themeColor="text1"/>
        </w:rPr>
        <w:t>Universal Health Coverage (UHC)</w:t>
      </w:r>
      <w:r w:rsidRPr="10C90B9C">
        <w:rPr>
          <w:rFonts w:ascii="Aptos Narrow" w:hAnsi="Aptos Narrow" w:eastAsia="Times New Roman" w:cs="Times New Roman"/>
          <w:color w:val="000000" w:themeColor="text1"/>
        </w:rPr>
        <w:t xml:space="preserve"> goal by 2030, Kenya has enacted several key legislative reforms. The </w:t>
      </w:r>
      <w:r w:rsidRPr="10C90B9C">
        <w:rPr>
          <w:rFonts w:ascii="Aptos Narrow" w:hAnsi="Aptos Narrow" w:eastAsia="Times New Roman" w:cs="Times New Roman"/>
          <w:b/>
          <w:bCs/>
          <w:color w:val="000000" w:themeColor="text1"/>
        </w:rPr>
        <w:t>Social Health Insurance Fund (SHIF) Act</w:t>
      </w:r>
      <w:r w:rsidRPr="10C90B9C">
        <w:rPr>
          <w:rFonts w:ascii="Aptos Narrow" w:hAnsi="Aptos Narrow" w:eastAsia="Times New Roman" w:cs="Times New Roman"/>
          <w:color w:val="000000" w:themeColor="text1"/>
        </w:rPr>
        <w:t xml:space="preserve"> seeks to </w:t>
      </w:r>
      <w:r w:rsidRPr="00D92B5F">
        <w:rPr>
          <w:rFonts w:ascii="Aptos Narrow" w:hAnsi="Aptos Narrow" w:eastAsia="Times New Roman" w:cs="Times New Roman"/>
        </w:rPr>
        <w:t xml:space="preserve">provide sustainable and equitable financing for healthcare by pooling resources from contributors to cover essential health services. </w:t>
      </w:r>
      <w:r w:rsidR="009B631B">
        <w:rPr>
          <w:rFonts w:ascii="Aptos Narrow" w:hAnsi="Aptos Narrow" w:eastAsia="Times New Roman" w:cs="Times New Roman"/>
        </w:rPr>
        <w:t>The SHIF</w:t>
      </w:r>
      <w:r w:rsidRPr="00D92B5F" w:rsidR="009B631B">
        <w:rPr>
          <w:rFonts w:ascii="Aptos Narrow" w:hAnsi="Aptos Narrow" w:eastAsia="Times New Roman" w:cs="Times New Roman"/>
        </w:rPr>
        <w:t xml:space="preserve"> </w:t>
      </w:r>
      <w:r w:rsidRPr="00D92B5F">
        <w:rPr>
          <w:rFonts w:ascii="Aptos Narrow" w:hAnsi="Aptos Narrow" w:eastAsia="Times New Roman" w:cs="Times New Roman"/>
        </w:rPr>
        <w:t>Act is central to reducing the financial burden on households by lowering out-of-pocket health expenditure, which has historically been a significant barrier to accessing healthcare.</w:t>
      </w:r>
      <w:r w:rsidRPr="10C90B9C">
        <w:rPr>
          <w:rFonts w:ascii="Aptos Narrow" w:hAnsi="Aptos Narrow" w:eastAsia="Times New Roman" w:cs="Times New Roman"/>
          <w:color w:val="000000" w:themeColor="text1"/>
        </w:rPr>
        <w:t xml:space="preserve"> The </w:t>
      </w:r>
      <w:r w:rsidRPr="10C90B9C">
        <w:rPr>
          <w:rFonts w:ascii="Aptos Narrow" w:hAnsi="Aptos Narrow" w:eastAsia="Times New Roman" w:cs="Times New Roman"/>
          <w:b/>
          <w:bCs/>
          <w:color w:val="000000" w:themeColor="text1"/>
        </w:rPr>
        <w:t>Facility Improvement Financing (FIF) Act</w:t>
      </w:r>
      <w:r w:rsidRPr="10C90B9C">
        <w:rPr>
          <w:rFonts w:ascii="Aptos Narrow" w:hAnsi="Aptos Narrow" w:eastAsia="Times New Roman" w:cs="Times New Roman"/>
          <w:color w:val="000000" w:themeColor="text1"/>
        </w:rPr>
        <w:t xml:space="preserve"> </w:t>
      </w:r>
      <w:r w:rsidRPr="00D92B5F">
        <w:rPr>
          <w:rFonts w:ascii="Aptos Narrow" w:hAnsi="Aptos Narrow" w:eastAsia="Times New Roman" w:cs="Times New Roman"/>
        </w:rPr>
        <w:t>grants greater financial autonomy and incentivizes efficient resource use. It ensures that health facilities can generate and utilize funds transparently for their development and operational needs with the aim of enhancing service delivery and improving the overall quality of care</w:t>
      </w:r>
      <w:r w:rsidRPr="10C90B9C">
        <w:rPr>
          <w:rFonts w:ascii="Aptos Narrow" w:hAnsi="Aptos Narrow" w:eastAsia="Times New Roman" w:cs="Times New Roman"/>
          <w:color w:val="000000" w:themeColor="text1"/>
        </w:rPr>
        <w:t xml:space="preserve">. The </w:t>
      </w:r>
      <w:r w:rsidRPr="10C90B9C">
        <w:rPr>
          <w:rFonts w:ascii="Aptos Narrow" w:hAnsi="Aptos Narrow" w:eastAsia="Times New Roman" w:cs="Times New Roman"/>
          <w:b/>
          <w:bCs/>
          <w:color w:val="000000" w:themeColor="text1"/>
        </w:rPr>
        <w:t>Primary Healthcare (PHC) Act</w:t>
      </w:r>
      <w:r w:rsidRPr="10C90B9C">
        <w:rPr>
          <w:rFonts w:ascii="Aptos Narrow" w:hAnsi="Aptos Narrow" w:eastAsia="Times New Roman" w:cs="Times New Roman"/>
          <w:color w:val="000000" w:themeColor="text1"/>
        </w:rPr>
        <w:t xml:space="preserve"> strengthens community-based care to focus on prevention and promotion, thereby reducing the strain on higher-level facilities. The </w:t>
      </w:r>
      <w:r w:rsidRPr="10C90B9C">
        <w:rPr>
          <w:rFonts w:ascii="Aptos Narrow" w:hAnsi="Aptos Narrow" w:eastAsia="Times New Roman" w:cs="Times New Roman"/>
          <w:b/>
          <w:bCs/>
          <w:color w:val="000000" w:themeColor="text1"/>
        </w:rPr>
        <w:t>Digital Health Act</w:t>
      </w:r>
      <w:r w:rsidRPr="10C90B9C">
        <w:rPr>
          <w:rFonts w:ascii="Aptos Narrow" w:hAnsi="Aptos Narrow" w:eastAsia="Times New Roman" w:cs="Times New Roman"/>
          <w:color w:val="000000" w:themeColor="text1"/>
        </w:rPr>
        <w:t xml:space="preserve"> </w:t>
      </w:r>
      <w:r w:rsidRPr="00D92B5F">
        <w:rPr>
          <w:rFonts w:ascii="Aptos Narrow" w:hAnsi="Aptos Narrow" w:eastAsia="Times New Roman" w:cs="Times New Roman"/>
        </w:rPr>
        <w:t xml:space="preserve">seeks to integrate digital technologies into healthcare to enhance efficiency, transparency, and equity. It provides a framework for the use of tools such as electronic health records (EHRs), telemedicine, and mobile health applications, ensuring that digital solutions are accessible and interoperable across the healthcare system. </w:t>
      </w:r>
      <w:r w:rsidRPr="10C90B9C">
        <w:rPr>
          <w:rFonts w:ascii="Aptos Narrow" w:hAnsi="Aptos Narrow" w:eastAsia="Times New Roman" w:cs="Times New Roman"/>
          <w:color w:val="000000" w:themeColor="text1"/>
        </w:rPr>
        <w:t xml:space="preserve">While all the above are </w:t>
      </w:r>
      <w:r>
        <w:rPr>
          <w:rFonts w:ascii="Aptos Narrow" w:hAnsi="Aptos Narrow" w:eastAsia="Times New Roman" w:cs="Times New Roman"/>
          <w:color w:val="000000" w:themeColor="text1"/>
        </w:rPr>
        <w:t>strong</w:t>
      </w:r>
      <w:r w:rsidRPr="10C90B9C">
        <w:rPr>
          <w:rFonts w:ascii="Aptos Narrow" w:hAnsi="Aptos Narrow" w:eastAsia="Times New Roman" w:cs="Times New Roman"/>
          <w:color w:val="000000" w:themeColor="text1"/>
        </w:rPr>
        <w:t xml:space="preserve"> initiatives, they are primarily geared towards improving access and financial risk protection, </w:t>
      </w:r>
      <w:r>
        <w:rPr>
          <w:rFonts w:ascii="Aptos Narrow" w:hAnsi="Aptos Narrow" w:eastAsia="Times New Roman" w:cs="Times New Roman"/>
          <w:color w:val="000000" w:themeColor="text1"/>
        </w:rPr>
        <w:t>and</w:t>
      </w:r>
      <w:r w:rsidRPr="10C90B9C">
        <w:rPr>
          <w:rFonts w:ascii="Aptos Narrow" w:hAnsi="Aptos Narrow" w:eastAsia="Times New Roman" w:cs="Times New Roman"/>
          <w:color w:val="000000" w:themeColor="text1"/>
        </w:rPr>
        <w:t xml:space="preserve"> there are </w:t>
      </w:r>
      <w:r>
        <w:rPr>
          <w:rFonts w:ascii="Aptos Narrow" w:hAnsi="Aptos Narrow" w:eastAsia="Times New Roman" w:cs="Times New Roman"/>
          <w:color w:val="000000" w:themeColor="text1"/>
        </w:rPr>
        <w:t xml:space="preserve">not yet </w:t>
      </w:r>
      <w:r w:rsidRPr="10C90B9C">
        <w:rPr>
          <w:rFonts w:ascii="Aptos Narrow" w:hAnsi="Aptos Narrow" w:eastAsia="Times New Roman" w:cs="Times New Roman"/>
          <w:color w:val="000000" w:themeColor="text1"/>
        </w:rPr>
        <w:t>mechanisms in place to evaluate the achievement of effective coverage with high-quality care.</w:t>
      </w:r>
    </w:p>
    <w:p w:rsidR="004A0704" w:rsidP="7AAB5D89" w:rsidRDefault="004A0704" w14:paraId="0E7F70C7" w14:textId="77777777">
      <w:pPr>
        <w:spacing w:after="0" w:line="240" w:lineRule="auto"/>
        <w:jc w:val="both"/>
        <w:rPr>
          <w:rFonts w:ascii="Aptos Narrow" w:hAnsi="Aptos Narrow" w:eastAsia="Times New Roman" w:cs="Times New Roman"/>
          <w:color w:val="000000" w:themeColor="text1"/>
        </w:rPr>
      </w:pPr>
    </w:p>
    <w:p w:rsidRPr="00D92B5F" w:rsidR="0018649A" w:rsidP="0018649A" w:rsidRDefault="0018649A" w14:paraId="288D1ADC" w14:textId="77777777">
      <w:pPr>
        <w:spacing w:after="0" w:line="240" w:lineRule="auto"/>
        <w:rPr>
          <w:rFonts w:ascii="Aptos Narrow" w:hAnsi="Aptos Narrow"/>
          <w:b/>
          <w:bCs/>
        </w:rPr>
      </w:pPr>
      <w:r w:rsidRPr="00D92B5F">
        <w:rPr>
          <w:rFonts w:ascii="Aptos Narrow" w:hAnsi="Aptos Narrow"/>
          <w:b/>
          <w:bCs/>
        </w:rPr>
        <w:t>Maternal and Newborn Health: Progress and Persistent Challenges</w:t>
      </w:r>
    </w:p>
    <w:p w:rsidRPr="00D92B5F" w:rsidR="0018649A" w:rsidP="0FFF0B6E" w:rsidRDefault="5D68F534" w14:paraId="484C4542" w14:textId="65E78D3F">
      <w:pPr>
        <w:spacing w:line="240" w:lineRule="auto"/>
        <w:jc w:val="both"/>
        <w:rPr>
          <w:rFonts w:ascii="Aptos Narrow" w:hAnsi="Aptos Narrow" w:eastAsia="Times New Roman" w:cs="Times New Roman"/>
          <w:color w:val="000000"/>
        </w:rPr>
      </w:pPr>
      <w:r w:rsidRPr="0FFF0B6E">
        <w:rPr>
          <w:rFonts w:ascii="Aptos Narrow" w:hAnsi="Aptos Narrow"/>
        </w:rPr>
        <w:t xml:space="preserve">While Kenya has made significant strides in maternal and newborn health (MNH) indicators, such as increasing facility deliveries to </w:t>
      </w:r>
      <w:r w:rsidRPr="0FFF0B6E" w:rsidR="41E2397B">
        <w:rPr>
          <w:rFonts w:ascii="Aptos Narrow" w:hAnsi="Aptos Narrow"/>
        </w:rPr>
        <w:t>89%</w:t>
      </w:r>
      <w:r w:rsidRPr="0FFF0B6E" w:rsidR="373AD750">
        <w:rPr>
          <w:rFonts w:ascii="Aptos Narrow" w:hAnsi="Aptos Narrow"/>
        </w:rPr>
        <w:t>,</w:t>
      </w:r>
      <w:r w:rsidRPr="0FFF0B6E">
        <w:rPr>
          <w:rFonts w:ascii="Aptos Narrow" w:hAnsi="Aptos Narrow"/>
        </w:rPr>
        <w:t xml:space="preserve"> progress in reducing materna</w:t>
      </w:r>
      <w:r w:rsidRPr="0FFF0B6E" w:rsidR="41E2397B">
        <w:rPr>
          <w:rFonts w:ascii="Aptos Narrow" w:hAnsi="Aptos Narrow"/>
        </w:rPr>
        <w:t>l and newborn deaths has stagnated</w:t>
      </w:r>
      <w:r w:rsidRPr="0FFF0B6E">
        <w:rPr>
          <w:rFonts w:ascii="Aptos Narrow" w:hAnsi="Aptos Narrow"/>
        </w:rPr>
        <w:t xml:space="preserve">. </w:t>
      </w:r>
      <w:r w:rsidRPr="0FFF0B6E" w:rsidR="5194F07D">
        <w:rPr>
          <w:rFonts w:ascii="Aptos Narrow" w:hAnsi="Aptos Narrow"/>
        </w:rPr>
        <w:t>The Kenya Demographic and Health Survey (KDHS) 2022 report that ANC coverage for at least one visit from a skilled provider was 98%, however, o</w:t>
      </w:r>
      <w:r w:rsidRPr="0FFF0B6E" w:rsidR="5BF1C397">
        <w:rPr>
          <w:rFonts w:ascii="Aptos Narrow" w:hAnsi="Aptos Narrow"/>
        </w:rPr>
        <w:t xml:space="preserve">nly two-thirds of women had at least four ANC visits during their most recent pregnancy and only 29% of women had their first ANC visit during the first </w:t>
      </w:r>
      <w:r w:rsidRPr="0FFF0B6E" w:rsidR="33C74A78">
        <w:rPr>
          <w:rFonts w:ascii="Aptos Narrow" w:hAnsi="Aptos Narrow"/>
        </w:rPr>
        <w:t>trimester (12 weeks)</w:t>
      </w:r>
      <w:r w:rsidRPr="0FFF0B6E" w:rsidR="0018649A">
        <w:rPr>
          <w:rStyle w:val="FootnoteReference"/>
          <w:rFonts w:ascii="Aptos Narrow" w:hAnsi="Aptos Narrow"/>
        </w:rPr>
        <w:footnoteReference w:id="3"/>
      </w:r>
      <w:r w:rsidRPr="0FFF0B6E" w:rsidR="5BF1C397">
        <w:rPr>
          <w:rFonts w:ascii="Aptos Narrow" w:hAnsi="Aptos Narrow"/>
        </w:rPr>
        <w:t xml:space="preserve">. </w:t>
      </w:r>
      <w:r w:rsidRPr="0FFF0B6E">
        <w:rPr>
          <w:rFonts w:ascii="Aptos Narrow" w:hAnsi="Aptos Narrow"/>
        </w:rPr>
        <w:t xml:space="preserve">Despite more women accessing care, the </w:t>
      </w:r>
      <w:r w:rsidRPr="0FFF0B6E">
        <w:rPr>
          <w:rFonts w:ascii="Aptos Narrow" w:hAnsi="Aptos Narrow"/>
          <w:b/>
          <w:bCs/>
        </w:rPr>
        <w:t>Maternal Mortality Ratio (MMR)</w:t>
      </w:r>
      <w:r w:rsidRPr="0FFF0B6E">
        <w:rPr>
          <w:rFonts w:ascii="Aptos Narrow" w:hAnsi="Aptos Narrow"/>
        </w:rPr>
        <w:t xml:space="preserve"> remains high at 355 per 100,000 live births, resulting in approximately 5,000 maternal deaths annually </w:t>
      </w:r>
      <w:r w:rsidRPr="0FFF0B6E">
        <w:rPr>
          <w:rFonts w:ascii="Aptos Narrow" w:hAnsi="Aptos Narrow" w:eastAsia="Times New Roman" w:cs="Times New Roman"/>
        </w:rPr>
        <w:t>due to pregnancy</w:t>
      </w:r>
      <w:r w:rsidRPr="0FFF0B6E" w:rsidR="4BD7E61A">
        <w:rPr>
          <w:rFonts w:ascii="Aptos Narrow" w:hAnsi="Aptos Narrow" w:eastAsia="Times New Roman" w:cs="Times New Roman"/>
        </w:rPr>
        <w:t>-</w:t>
      </w:r>
      <w:r w:rsidRPr="0FFF0B6E">
        <w:rPr>
          <w:rFonts w:ascii="Aptos Narrow" w:hAnsi="Aptos Narrow" w:eastAsia="Times New Roman" w:cs="Times New Roman"/>
        </w:rPr>
        <w:t>related causes</w:t>
      </w:r>
      <w:r w:rsidRPr="0FFF0B6E">
        <w:rPr>
          <w:rFonts w:ascii="Aptos Narrow" w:hAnsi="Aptos Narrow"/>
        </w:rPr>
        <w:t xml:space="preserve">. Similarly, the </w:t>
      </w:r>
      <w:r w:rsidRPr="0FFF0B6E">
        <w:rPr>
          <w:rFonts w:ascii="Aptos Narrow" w:hAnsi="Aptos Narrow"/>
          <w:b/>
          <w:bCs/>
        </w:rPr>
        <w:t>Neonatal Mortality Rate (NMR)</w:t>
      </w:r>
      <w:r w:rsidRPr="0FFF0B6E">
        <w:rPr>
          <w:rFonts w:ascii="Aptos Narrow" w:hAnsi="Aptos Narrow"/>
        </w:rPr>
        <w:t xml:space="preserve"> is stubbornly high at 21 per 1,000 live births. </w:t>
      </w:r>
      <w:r w:rsidRPr="0FFF0B6E">
        <w:rPr>
          <w:rFonts w:ascii="Aptos Narrow" w:hAnsi="Aptos Narrow" w:eastAsia="Times New Roman" w:cs="Times New Roman"/>
          <w:color w:val="000000" w:themeColor="text1"/>
        </w:rPr>
        <w:t>Neonatal deaths account for 66% of infant deaths and 51% of total under</w:t>
      </w:r>
      <w:r w:rsidRPr="0FFF0B6E" w:rsidR="1D161982">
        <w:rPr>
          <w:rFonts w:ascii="Aptos Narrow" w:hAnsi="Aptos Narrow" w:eastAsia="Times New Roman" w:cs="Times New Roman"/>
          <w:color w:val="000000" w:themeColor="text1"/>
        </w:rPr>
        <w:t>-five</w:t>
      </w:r>
      <w:r w:rsidRPr="0FFF0B6E">
        <w:rPr>
          <w:rFonts w:ascii="Aptos Narrow" w:hAnsi="Aptos Narrow" w:eastAsia="Times New Roman" w:cs="Times New Roman"/>
          <w:color w:val="000000" w:themeColor="text1"/>
        </w:rPr>
        <w:t xml:space="preserve"> deaths, pointing to a need for targeted interventions during the neonatal period to meaningfully reduce the overall under-five mortality rate. </w:t>
      </w:r>
      <w:r w:rsidRPr="0FFF0B6E" w:rsidR="2D726F3F">
        <w:rPr>
          <w:rFonts w:ascii="Aptos Narrow" w:hAnsi="Aptos Narrow" w:eastAsia="Times New Roman" w:cs="Times New Roman"/>
          <w:color w:val="000000" w:themeColor="text1"/>
        </w:rPr>
        <w:t>The 2021 estimates by World Bank placed the stillbirth rate in Kenya at approximately 19 per 1,000 births. This rate, while slightly improved from previous years, remains high compared to the global target of 12 per 1,000 births. Most stillbirths are caused by intrauterine hypoxia, often preceded by clinical indications of preeclampsia, placental abruption, obstructed labor,</w:t>
      </w:r>
      <w:r w:rsidRPr="0FFF0B6E" w:rsidR="600F7A0C">
        <w:rPr>
          <w:rFonts w:ascii="Aptos Narrow" w:hAnsi="Aptos Narrow" w:eastAsia="Times New Roman" w:cs="Times New Roman"/>
          <w:color w:val="000000" w:themeColor="text1"/>
        </w:rPr>
        <w:t xml:space="preserve"> </w:t>
      </w:r>
      <w:r w:rsidRPr="0FFF0B6E" w:rsidR="2D726F3F">
        <w:rPr>
          <w:rFonts w:ascii="Aptos Narrow" w:hAnsi="Aptos Narrow" w:eastAsia="Times New Roman" w:cs="Times New Roman"/>
          <w:color w:val="000000" w:themeColor="text1"/>
        </w:rPr>
        <w:t>and small-for-gestational-age growth restriction.</w:t>
      </w:r>
      <w:r w:rsidRPr="0FFF0B6E" w:rsidR="5287E46B">
        <w:rPr>
          <w:rFonts w:ascii="Aptos Narrow" w:hAnsi="Aptos Narrow" w:eastAsia="Times New Roman" w:cs="Times New Roman"/>
          <w:color w:val="000000" w:themeColor="text1"/>
        </w:rPr>
        <w:t xml:space="preserve"> </w:t>
      </w:r>
      <w:r w:rsidRPr="0FFF0B6E">
        <w:rPr>
          <w:rFonts w:ascii="Aptos Narrow" w:hAnsi="Aptos Narrow" w:eastAsia="Times New Roman" w:cs="Times New Roman"/>
        </w:rPr>
        <w:t xml:space="preserve">Maternal deaths still account for 16% of all deaths among women of reproductive age and remain a leading cause of death for adolescent girls in Kenya. </w:t>
      </w:r>
      <w:r w:rsidRPr="0FFF0B6E">
        <w:rPr>
          <w:rFonts w:ascii="Aptos Narrow" w:hAnsi="Aptos Narrow"/>
        </w:rPr>
        <w:t>These high maternal</w:t>
      </w:r>
      <w:r w:rsidRPr="0FFF0B6E" w:rsidR="2D726F3F">
        <w:rPr>
          <w:rFonts w:ascii="Aptos Narrow" w:hAnsi="Aptos Narrow"/>
        </w:rPr>
        <w:t xml:space="preserve"> and </w:t>
      </w:r>
      <w:r w:rsidRPr="0FFF0B6E">
        <w:rPr>
          <w:rFonts w:ascii="Aptos Narrow" w:hAnsi="Aptos Narrow"/>
        </w:rPr>
        <w:t xml:space="preserve">neonatal mortality </w:t>
      </w:r>
      <w:r w:rsidRPr="0FFF0B6E" w:rsidR="4128B480">
        <w:rPr>
          <w:rFonts w:ascii="Aptos Narrow" w:hAnsi="Aptos Narrow"/>
        </w:rPr>
        <w:t>rates and</w:t>
      </w:r>
      <w:r w:rsidRPr="0FFF0B6E" w:rsidR="2D726F3F">
        <w:rPr>
          <w:rFonts w:ascii="Aptos Narrow" w:hAnsi="Aptos Narrow"/>
        </w:rPr>
        <w:t xml:space="preserve"> stillbirth rates </w:t>
      </w:r>
      <w:r w:rsidRPr="0FFF0B6E">
        <w:rPr>
          <w:rFonts w:ascii="Aptos Narrow" w:hAnsi="Aptos Narrow"/>
        </w:rPr>
        <w:t xml:space="preserve">are suggestive of underlying issues in healthcare delivery and quality of care. </w:t>
      </w:r>
      <w:r w:rsidRPr="0FFF0B6E">
        <w:rPr>
          <w:rFonts w:ascii="Aptos Narrow" w:hAnsi="Aptos Narrow" w:eastAsia="Times New Roman" w:cs="Times New Roman"/>
        </w:rPr>
        <w:t>This slow progress places the country off track to meet the Kenya Vision 2030 goals and the Sustainable Development Goal (SDG) targets by 2030.</w:t>
      </w:r>
      <w:r w:rsidRPr="0FFF0B6E">
        <w:rPr>
          <w:rFonts w:ascii="Aptos Narrow" w:hAnsi="Aptos Narrow" w:eastAsia="Times New Roman" w:cs="Times New Roman"/>
          <w:color w:val="000000" w:themeColor="text1"/>
        </w:rPr>
        <w:t xml:space="preserve"> </w:t>
      </w:r>
      <w:commentRangeStart w:id="0"/>
      <w:r w:rsidRPr="1CFC1889" w:rsidR="30B854D0">
        <w:rPr>
          <w:rFonts w:ascii="Aptos Narrow" w:hAnsi="Aptos Narrow" w:eastAsia="Times New Roman" w:cs="Times New Roman"/>
          <w:color w:val="000000" w:themeColor="text1"/>
        </w:rPr>
        <w:t>T</w:t>
      </w:r>
      <w:r w:rsidRPr="0FFF0B6E">
        <w:rPr>
          <w:rFonts w:ascii="Aptos Narrow" w:hAnsi="Aptos Narrow" w:eastAsia="Times New Roman" w:cs="Times New Roman"/>
          <w:color w:val="000000" w:themeColor="text1"/>
        </w:rPr>
        <w:t xml:space="preserve">o achieve the national maternal and newborn goals and the SDGs, </w:t>
      </w:r>
      <w:r w:rsidRPr="04E53736" w:rsidR="5E2E5936">
        <w:rPr>
          <w:rFonts w:ascii="Aptos Narrow" w:hAnsi="Aptos Narrow" w:eastAsia="Times New Roman" w:cs="Times New Roman"/>
          <w:color w:val="000000" w:themeColor="text1"/>
        </w:rPr>
        <w:t xml:space="preserve">the annual reduction in maternal mortality would need to accelerate by approximately tenfold, and neonatal mortality by fifteenfold, relative to the current pace of decline. </w:t>
      </w:r>
      <w:commentRangeEnd w:id="0"/>
      <w:r w:rsidRPr="00D92B5F" w:rsidR="005342FB">
        <w:rPr>
          <w:rStyle w:val="CommentReference"/>
          <w:rFonts w:ascii="Aptos Narrow" w:hAnsi="Aptos Narrow" w:eastAsia="Times New Roman" w:cs="Times New Roman"/>
          <w:color w:val="000000"/>
          <w:sz w:val="22"/>
          <w:szCs w:val="22"/>
        </w:rPr>
        <w:commentReference w:id="0"/>
      </w:r>
    </w:p>
    <w:p w:rsidRPr="00D92B5F" w:rsidR="0018649A" w:rsidP="0018649A" w:rsidRDefault="0018649A" w14:paraId="62B9FDCA" w14:textId="5E39FBC9">
      <w:pPr>
        <w:spacing w:line="240" w:lineRule="auto"/>
        <w:jc w:val="both"/>
        <w:rPr>
          <w:rFonts w:ascii="Aptos Narrow" w:hAnsi="Aptos Narrow"/>
        </w:rPr>
      </w:pPr>
      <w:r w:rsidRPr="00D92B5F">
        <w:rPr>
          <w:rFonts w:ascii="Aptos Narrow" w:hAnsi="Aptos Narrow" w:eastAsia="Times New Roman" w:cs="Times New Roman"/>
          <w:color w:val="000000"/>
        </w:rPr>
        <w:t xml:space="preserve">The </w:t>
      </w:r>
      <w:r w:rsidRPr="00D92B5F">
        <w:rPr>
          <w:rFonts w:ascii="Aptos Narrow" w:hAnsi="Aptos Narrow" w:eastAsia="Times New Roman" w:cs="Times New Roman"/>
          <w:b/>
          <w:bCs/>
          <w:color w:val="000000"/>
        </w:rPr>
        <w:t>leading direct causes of maternal mortality</w:t>
      </w:r>
      <w:r w:rsidRPr="00D92B5F">
        <w:rPr>
          <w:rFonts w:ascii="Aptos Narrow" w:hAnsi="Aptos Narrow" w:eastAsia="Times New Roman" w:cs="Times New Roman"/>
          <w:color w:val="000000"/>
        </w:rPr>
        <w:t xml:space="preserve"> are postpartum haemorrhage (37%), hypertensive disorders in pregnancy (21%), pregnancy</w:t>
      </w:r>
      <w:r w:rsidRPr="00D92B5F" w:rsidR="06F8D9BE">
        <w:rPr>
          <w:rFonts w:ascii="Aptos Narrow" w:hAnsi="Aptos Narrow" w:eastAsia="Times New Roman" w:cs="Times New Roman"/>
          <w:color w:val="000000"/>
        </w:rPr>
        <w:t>-</w:t>
      </w:r>
      <w:r w:rsidRPr="00D92B5F">
        <w:rPr>
          <w:rFonts w:ascii="Aptos Narrow" w:hAnsi="Aptos Narrow" w:eastAsia="Times New Roman" w:cs="Times New Roman"/>
          <w:color w:val="000000"/>
        </w:rPr>
        <w:t>related infections (12%)</w:t>
      </w:r>
      <w:r w:rsidRPr="00D92B5F" w:rsidR="034A1E0E">
        <w:rPr>
          <w:rFonts w:ascii="Aptos Narrow" w:hAnsi="Aptos Narrow" w:eastAsia="Times New Roman" w:cs="Times New Roman"/>
          <w:color w:val="000000"/>
        </w:rPr>
        <w:t>,</w:t>
      </w:r>
      <w:r w:rsidRPr="00D92B5F">
        <w:rPr>
          <w:rFonts w:ascii="Aptos Narrow" w:hAnsi="Aptos Narrow" w:eastAsia="Times New Roman" w:cs="Times New Roman"/>
          <w:color w:val="000000"/>
        </w:rPr>
        <w:t xml:space="preserve"> and ruptured uterus (8%). The leading indirect cause of maternal mortality is anaemia. Newborn mortality is largely contributed to by prematurity (34%), birth trauma/birth asphyxia (32%), and infections/sepsis (9%). </w:t>
      </w:r>
      <w:r w:rsidRPr="004F1F6E">
        <w:rPr>
          <w:rFonts w:ascii="Aptos Narrow" w:hAnsi="Aptos Narrow"/>
          <w:b/>
          <w:bCs/>
        </w:rPr>
        <w:t>Inadequate coverage and service readiness with quality newborn services contributes to sub-optima</w:t>
      </w:r>
      <w:r w:rsidRPr="00D92B5F">
        <w:rPr>
          <w:rFonts w:ascii="Aptos Narrow" w:hAnsi="Aptos Narrow"/>
        </w:rPr>
        <w:t>l care. For instance, the Kenya Health Facility Census report 2023, highlights that out of all the health facilities assessed that had maternity services, only 12% provided newborn care services. Overall, only about 40% of the facilities had all the requisite equipment and personnel to provide the newborn care services with readiness to provide newborn health services being quite low (22%)</w:t>
      </w:r>
      <w:r>
        <w:rPr>
          <w:rFonts w:ascii="Aptos Narrow" w:hAnsi="Aptos Narrow"/>
        </w:rPr>
        <w:t>. E</w:t>
      </w:r>
      <w:r w:rsidRPr="00D92B5F">
        <w:rPr>
          <w:rFonts w:ascii="Aptos Narrow" w:hAnsi="Aptos Narrow"/>
        </w:rPr>
        <w:t>arlier work</w:t>
      </w:r>
      <w:r>
        <w:rPr>
          <w:rFonts w:ascii="Aptos Narrow" w:hAnsi="Aptos Narrow"/>
        </w:rPr>
        <w:t xml:space="preserve"> from 2018</w:t>
      </w:r>
      <w:r w:rsidRPr="00D92B5F">
        <w:rPr>
          <w:rFonts w:ascii="Aptos Narrow" w:hAnsi="Aptos Narrow"/>
        </w:rPr>
        <w:t xml:space="preserve"> on quality of newborn care in Nairobi County, showed that while 56% of newborns had access to a health facility providing 24/7 newbo</w:t>
      </w:r>
      <w:r w:rsidR="00A6113E">
        <w:rPr>
          <w:rFonts w:ascii="Aptos Narrow" w:hAnsi="Aptos Narrow"/>
        </w:rPr>
        <w:t xml:space="preserve">rn care, only 25% received high </w:t>
      </w:r>
      <w:r w:rsidRPr="00D92B5F">
        <w:rPr>
          <w:rFonts w:ascii="Aptos Narrow" w:hAnsi="Aptos Narrow"/>
        </w:rPr>
        <w:t>quality clinical care with zero percent having quality clinical and nursing care</w:t>
      </w:r>
      <w:r w:rsidRPr="00D92B5F">
        <w:rPr>
          <w:rStyle w:val="FootnoteReference"/>
          <w:rFonts w:ascii="Aptos Narrow" w:hAnsi="Aptos Narrow"/>
        </w:rPr>
        <w:footnoteReference w:id="4"/>
      </w:r>
      <w:r w:rsidRPr="00D92B5F">
        <w:rPr>
          <w:rFonts w:ascii="Aptos Narrow" w:hAnsi="Aptos Narrow"/>
        </w:rPr>
        <w:t xml:space="preserve">. </w:t>
      </w:r>
    </w:p>
    <w:p w:rsidRPr="00D92B5F" w:rsidR="0018649A" w:rsidP="0018649A" w:rsidRDefault="0018649A" w14:paraId="7C4BE946" w14:textId="44B08C85">
      <w:pPr>
        <w:spacing w:line="240" w:lineRule="auto"/>
        <w:jc w:val="both"/>
        <w:rPr>
          <w:rFonts w:ascii="Aptos Narrow" w:hAnsi="Aptos Narrow" w:eastAsia="Times New Roman" w:cs="Times New Roman"/>
          <w:color w:val="000000"/>
        </w:rPr>
      </w:pPr>
      <w:r w:rsidRPr="7446AF62">
        <w:rPr>
          <w:rFonts w:ascii="Aptos Narrow" w:hAnsi="Aptos Narrow" w:eastAsia="Times New Roman" w:cs="Times New Roman"/>
          <w:b/>
          <w:bCs/>
          <w:color w:val="000000" w:themeColor="text1"/>
        </w:rPr>
        <w:t xml:space="preserve">Availability of Labour and Delivery Services: </w:t>
      </w:r>
      <w:r w:rsidRPr="7446AF62" w:rsidR="2DB815D6">
        <w:rPr>
          <w:rFonts w:ascii="Aptos Narrow" w:hAnsi="Aptos Narrow"/>
        </w:rPr>
        <w:t xml:space="preserve"> Kenya conducted the </w:t>
      </w:r>
      <w:r w:rsidRPr="7446AF62" w:rsidR="00DC1C30">
        <w:rPr>
          <w:rFonts w:ascii="Aptos Narrow" w:hAnsi="Aptos Narrow"/>
        </w:rPr>
        <w:t>Quality-of-Care</w:t>
      </w:r>
      <w:r w:rsidRPr="7446AF62" w:rsidR="2DB815D6">
        <w:rPr>
          <w:rFonts w:ascii="Aptos Narrow" w:hAnsi="Aptos Narrow"/>
        </w:rPr>
        <w:t xml:space="preserve"> Health Facility assessment of Emergency Obstetric and Newborn Care (EmONC) services which showed significant gaps in both basic and comprehensive care. Although nearly half of facilities offering delivery services reported providing </w:t>
      </w:r>
      <w:r w:rsidR="00DC1C30">
        <w:rPr>
          <w:rFonts w:ascii="Aptos Narrow" w:hAnsi="Aptos Narrow"/>
        </w:rPr>
        <w:t>B</w:t>
      </w:r>
      <w:r w:rsidRPr="7446AF62" w:rsidR="2DB815D6">
        <w:rPr>
          <w:rFonts w:ascii="Aptos Narrow" w:hAnsi="Aptos Narrow"/>
        </w:rPr>
        <w:t xml:space="preserve">asic EmONC, only 37% could perform all seven required signal functions, with particularly low readiness for oxytocic administration (69%) and assisted vaginal delivery (48%). Newborn resuscitation capacity was similarly constrained: while 65% of facilities reported offering the service, essential equipment such as suction devices, neonatal bag and mask, resuscitation tables, and radiant warmers were available in only 45–69% of sites. Workforce capacity remains limited, with just 36% of staff trained in essential newborn care and 28% trained in EmONC within the last two years. </w:t>
      </w:r>
      <w:r w:rsidRPr="7446AF62" w:rsidR="5F408781">
        <w:rPr>
          <w:rFonts w:ascii="Aptos Narrow" w:hAnsi="Aptos Narrow"/>
        </w:rPr>
        <w:t>This is evident as o</w:t>
      </w:r>
      <w:r w:rsidRPr="7446AF62" w:rsidR="5F408781">
        <w:rPr>
          <w:rFonts w:ascii="Aptos Narrow" w:hAnsi="Aptos Narrow" w:eastAsia="Times New Roman" w:cs="Times New Roman"/>
          <w:color w:val="000000" w:themeColor="text1"/>
        </w:rPr>
        <w:t>nly 40% of health workers could correctly diagnose and treat PPH correctly</w:t>
      </w:r>
      <w:r w:rsidRPr="7446AF62">
        <w:rPr>
          <w:rStyle w:val="FootnoteReference"/>
          <w:rFonts w:ascii="Aptos Narrow" w:hAnsi="Aptos Narrow" w:eastAsia="Times New Roman" w:cs="Times New Roman"/>
          <w:color w:val="000000" w:themeColor="text1"/>
        </w:rPr>
        <w:footnoteReference w:id="5"/>
      </w:r>
      <w:r w:rsidRPr="7446AF62" w:rsidR="5F408781">
        <w:rPr>
          <w:rFonts w:ascii="Aptos Narrow" w:hAnsi="Aptos Narrow" w:eastAsia="Times New Roman" w:cs="Times New Roman"/>
          <w:color w:val="000000" w:themeColor="text1"/>
        </w:rPr>
        <w:t xml:space="preserve">. </w:t>
      </w:r>
      <w:r w:rsidRPr="7446AF62" w:rsidR="2DB815D6">
        <w:rPr>
          <w:rFonts w:ascii="Aptos Narrow" w:hAnsi="Aptos Narrow"/>
        </w:rPr>
        <w:t xml:space="preserve">Comprehensive EmONC readiness is even more constrained, with only 19% of </w:t>
      </w:r>
      <w:r w:rsidRPr="7446AF62" w:rsidR="005C6252">
        <w:rPr>
          <w:rFonts w:ascii="Aptos Narrow" w:hAnsi="Aptos Narrow"/>
        </w:rPr>
        <w:t>higher-level</w:t>
      </w:r>
      <w:r w:rsidRPr="7446AF62" w:rsidR="2DB815D6">
        <w:rPr>
          <w:rFonts w:ascii="Aptos Narrow" w:hAnsi="Aptos Narrow"/>
        </w:rPr>
        <w:t xml:space="preserve"> facilities able to deliver the full package, largely due to low availability of caesarean sections (29%) and blood transfusion services (31%). Oxygen availability was also inadequate, present in only 44% of delivery facilities. These service delivery gaps align with findings from the 2024 MPDSR report, which attributes</w:t>
      </w:r>
      <w:r w:rsidRPr="7446AF62" w:rsidR="7C3FEA84">
        <w:rPr>
          <w:rFonts w:ascii="Aptos Narrow" w:hAnsi="Aptos Narrow"/>
        </w:rPr>
        <w:t xml:space="preserve"> </w:t>
      </w:r>
      <w:r w:rsidRPr="7446AF62" w:rsidR="2DB815D6">
        <w:rPr>
          <w:rFonts w:ascii="Aptos Narrow" w:hAnsi="Aptos Narrow"/>
        </w:rPr>
        <w:t>delays in receiving appropriate care at facilities</w:t>
      </w:r>
      <w:r w:rsidRPr="7446AF62" w:rsidR="48C29FE1">
        <w:rPr>
          <w:rFonts w:ascii="Aptos Narrow" w:hAnsi="Aptos Narrow"/>
        </w:rPr>
        <w:t xml:space="preserve"> due </w:t>
      </w:r>
      <w:r w:rsidRPr="7446AF62" w:rsidR="2DB815D6">
        <w:rPr>
          <w:rFonts w:ascii="Aptos Narrow" w:hAnsi="Aptos Narrow"/>
        </w:rPr>
        <w:t>to shortages of skilled staff, inadequate staffing levels, and lack of blood for transfusion, underscoring systemic constraints that directly contribute to preventable maternal and neonatal deaths.</w:t>
      </w:r>
    </w:p>
    <w:p w:rsidR="0018649A" w:rsidP="002B090F" w:rsidRDefault="0018649A" w14:paraId="07411EAA" w14:textId="0FF18524">
      <w:pPr>
        <w:spacing w:after="0" w:line="240" w:lineRule="auto"/>
        <w:jc w:val="both"/>
        <w:rPr>
          <w:rFonts w:ascii="Aptos Narrow" w:hAnsi="Aptos Narrow" w:eastAsia="Times New Roman" w:cs="Times New Roman"/>
          <w:color w:val="000000" w:themeColor="text1"/>
        </w:rPr>
      </w:pPr>
      <w:r w:rsidRPr="00D92B5F">
        <w:rPr>
          <w:rFonts w:ascii="Aptos Narrow" w:hAnsi="Aptos Narrow" w:eastAsia="Times New Roman" w:cs="Times New Roman"/>
          <w:b/>
          <w:bCs/>
          <w:color w:val="000000"/>
        </w:rPr>
        <w:t xml:space="preserve">Human Resource for Health Constraints: </w:t>
      </w:r>
      <w:r w:rsidRPr="00D92B5F">
        <w:rPr>
          <w:rFonts w:ascii="Aptos Narrow" w:hAnsi="Aptos Narrow" w:eastAsia="Times New Roman" w:cs="Times New Roman"/>
          <w:color w:val="000000"/>
        </w:rPr>
        <w:t xml:space="preserve">Kenya’s health workforce is dynamic and complex. The health workforce is managed directly by the </w:t>
      </w:r>
      <w:r w:rsidRPr="7446AF62" w:rsidR="00DD137D">
        <w:rPr>
          <w:rFonts w:ascii="Aptos Narrow" w:hAnsi="Aptos Narrow" w:eastAsia="Times New Roman" w:cs="Times New Roman"/>
          <w:color w:val="000000" w:themeColor="text1"/>
        </w:rPr>
        <w:t>c</w:t>
      </w:r>
      <w:r w:rsidRPr="00D92B5F">
        <w:rPr>
          <w:rFonts w:ascii="Aptos Narrow" w:hAnsi="Aptos Narrow" w:eastAsia="Times New Roman" w:cs="Times New Roman"/>
          <w:color w:val="000000"/>
        </w:rPr>
        <w:t xml:space="preserve">ounty </w:t>
      </w:r>
      <w:r w:rsidRPr="7446AF62" w:rsidR="00DD137D">
        <w:rPr>
          <w:rFonts w:ascii="Aptos Narrow" w:hAnsi="Aptos Narrow" w:eastAsia="Times New Roman" w:cs="Times New Roman"/>
          <w:color w:val="000000" w:themeColor="text1"/>
        </w:rPr>
        <w:t>g</w:t>
      </w:r>
      <w:r w:rsidRPr="00D92B5F">
        <w:rPr>
          <w:rFonts w:ascii="Aptos Narrow" w:hAnsi="Aptos Narrow" w:eastAsia="Times New Roman" w:cs="Times New Roman"/>
          <w:color w:val="000000"/>
        </w:rPr>
        <w:t xml:space="preserve">overnments through the County Public Service Boards. A marginal number of frontline </w:t>
      </w:r>
      <w:r w:rsidRPr="00873F13">
        <w:rPr>
          <w:rFonts w:ascii="Aptos Narrow" w:hAnsi="Aptos Narrow" w:eastAsia="Times New Roman" w:cs="Times New Roman"/>
          <w:color w:val="000000"/>
        </w:rPr>
        <w:t xml:space="preserve">healthcare workers are directly managed under the national Government through the Public Service Commission. </w:t>
      </w:r>
      <w:r w:rsidRPr="00873F13" w:rsidR="00001CDD">
        <w:rPr>
          <w:rFonts w:ascii="Aptos Narrow" w:hAnsi="Aptos Narrow" w:eastAsia="Times New Roman" w:cs="Times New Roman"/>
          <w:color w:val="000000"/>
        </w:rPr>
        <w:t>In Kenya, there is a paradoxical shortage of health workers</w:t>
      </w:r>
      <w:r w:rsidRPr="00873F13" w:rsidR="208C4FCD">
        <w:rPr>
          <w:rFonts w:ascii="Aptos Narrow" w:hAnsi="Aptos Narrow" w:eastAsia="Times New Roman" w:cs="Times New Roman"/>
          <w:color w:val="000000"/>
        </w:rPr>
        <w:t xml:space="preserve"> in facilities</w:t>
      </w:r>
      <w:r w:rsidRPr="00873F13" w:rsidR="00001CDD">
        <w:rPr>
          <w:rFonts w:ascii="Aptos Narrow" w:hAnsi="Aptos Narrow" w:eastAsia="Times New Roman" w:cs="Times New Roman"/>
          <w:color w:val="000000"/>
        </w:rPr>
        <w:t xml:space="preserve"> with a surplus of trained</w:t>
      </w:r>
      <w:r w:rsidRPr="00873F13" w:rsidR="3C1E4ACF">
        <w:rPr>
          <w:rFonts w:ascii="Aptos Narrow" w:hAnsi="Aptos Narrow" w:eastAsia="Times New Roman" w:cs="Times New Roman"/>
          <w:color w:val="000000"/>
        </w:rPr>
        <w:t xml:space="preserve"> unemployed</w:t>
      </w:r>
      <w:r w:rsidRPr="00873F13" w:rsidR="00001CDD">
        <w:rPr>
          <w:rFonts w:ascii="Aptos Narrow" w:hAnsi="Aptos Narrow" w:eastAsia="Times New Roman" w:cs="Times New Roman"/>
          <w:color w:val="000000"/>
        </w:rPr>
        <w:t xml:space="preserve"> health </w:t>
      </w:r>
      <w:r w:rsidRPr="00873F13" w:rsidR="00873F13">
        <w:rPr>
          <w:rFonts w:ascii="Aptos Narrow" w:hAnsi="Aptos Narrow" w:eastAsia="Times New Roman" w:cs="Times New Roman"/>
          <w:color w:val="000000"/>
        </w:rPr>
        <w:t>workforce</w:t>
      </w:r>
      <w:r w:rsidR="00D51234">
        <w:rPr>
          <w:rFonts w:ascii="Aptos Narrow" w:hAnsi="Aptos Narrow" w:eastAsia="Times New Roman" w:cs="Times New Roman"/>
          <w:color w:val="000000"/>
        </w:rPr>
        <w:t>.</w:t>
      </w:r>
      <w:r w:rsidRPr="00873F13" w:rsidR="0E8B8A15">
        <w:rPr>
          <w:rFonts w:ascii="Aptos Narrow" w:hAnsi="Aptos Narrow" w:eastAsia="Times New Roman" w:cs="Times New Roman"/>
          <w:color w:val="000000"/>
        </w:rPr>
        <w:t xml:space="preserve"> R</w:t>
      </w:r>
      <w:r w:rsidRPr="00873F13">
        <w:rPr>
          <w:rFonts w:ascii="Aptos Narrow" w:hAnsi="Aptos Narrow" w:eastAsia="Times New Roman" w:cs="Times New Roman"/>
          <w:color w:val="000000"/>
        </w:rPr>
        <w:t>eports show that many counties and health facilities experience significant shortages and maldistribution of frontline healthcare workers amidst growing unemployment of qualified personnel</w:t>
      </w:r>
      <w:r w:rsidRPr="00873F13" w:rsidR="00D255F5">
        <w:rPr>
          <w:rFonts w:ascii="Aptos Narrow" w:hAnsi="Aptos Narrow" w:eastAsia="Times New Roman" w:cs="Times New Roman"/>
          <w:color w:val="000000"/>
        </w:rPr>
        <w:t xml:space="preserve">. </w:t>
      </w:r>
      <w:r w:rsidRPr="00873F13" w:rsidR="00D251E0">
        <w:rPr>
          <w:rFonts w:ascii="Aptos Narrow" w:hAnsi="Aptos Narrow" w:eastAsia="Times New Roman" w:cs="Times New Roman"/>
          <w:color w:val="000000"/>
        </w:rPr>
        <w:t xml:space="preserve">Further, even when counties recruit, recent findings highlight mismatch in the mix of staff employed in the health sector </w:t>
      </w:r>
      <w:r w:rsidRPr="00873F13" w:rsidR="004A0704">
        <w:rPr>
          <w:rFonts w:ascii="Aptos Narrow" w:hAnsi="Aptos Narrow" w:eastAsia="Times New Roman" w:cs="Times New Roman"/>
          <w:color w:val="000000"/>
        </w:rPr>
        <w:t>with 15</w:t>
      </w:r>
      <w:r w:rsidRPr="00873F13" w:rsidR="2B60E7F5">
        <w:rPr>
          <w:rFonts w:ascii="Aptos Narrow" w:hAnsi="Aptos Narrow" w:eastAsia="Times New Roman" w:cs="Times New Roman"/>
          <w:color w:val="000000"/>
        </w:rPr>
        <w:t xml:space="preserve"> out of</w:t>
      </w:r>
      <w:r w:rsidR="00DC1C30">
        <w:rPr>
          <w:rFonts w:ascii="Aptos Narrow" w:hAnsi="Aptos Narrow" w:eastAsia="Times New Roman" w:cs="Times New Roman"/>
          <w:color w:val="000000"/>
        </w:rPr>
        <w:t xml:space="preserve"> </w:t>
      </w:r>
      <w:r w:rsidRPr="00873F13" w:rsidR="00D251E0">
        <w:rPr>
          <w:rFonts w:ascii="Aptos Narrow" w:hAnsi="Aptos Narrow" w:eastAsia="Times New Roman" w:cs="Times New Roman"/>
          <w:color w:val="000000"/>
        </w:rPr>
        <w:t xml:space="preserve">47 counties having more than </w:t>
      </w:r>
      <w:r w:rsidR="0046472C">
        <w:rPr>
          <w:rFonts w:ascii="Aptos Narrow" w:hAnsi="Aptos Narrow" w:eastAsia="Times New Roman" w:cs="Times New Roman"/>
          <w:color w:val="000000"/>
        </w:rPr>
        <w:t>4</w:t>
      </w:r>
      <w:r w:rsidRPr="00873F13" w:rsidR="00D251E0">
        <w:rPr>
          <w:rFonts w:ascii="Aptos Narrow" w:hAnsi="Aptos Narrow" w:eastAsia="Times New Roman" w:cs="Times New Roman"/>
          <w:color w:val="000000"/>
        </w:rPr>
        <w:t>0% of the total workforce being non-health care providers</w:t>
      </w:r>
      <w:r w:rsidR="0046472C">
        <w:rPr>
          <w:rFonts w:ascii="Aptos Narrow" w:hAnsi="Aptos Narrow" w:eastAsia="Times New Roman" w:cs="Times New Roman"/>
          <w:color w:val="000000"/>
        </w:rPr>
        <w:t xml:space="preserve"> (norm should be 30%)</w:t>
      </w:r>
      <w:r w:rsidRPr="00873F13" w:rsidR="00D251E0">
        <w:rPr>
          <w:rFonts w:ascii="Aptos Narrow" w:hAnsi="Aptos Narrow" w:eastAsia="Times New Roman" w:cs="Times New Roman"/>
          <w:color w:val="000000"/>
        </w:rPr>
        <w:t xml:space="preserve">. </w:t>
      </w:r>
      <w:r w:rsidRPr="00873F13" w:rsidR="00D255F5">
        <w:rPr>
          <w:rFonts w:ascii="Aptos Narrow" w:hAnsi="Aptos Narrow" w:eastAsia="Times New Roman" w:cs="Times New Roman"/>
          <w:color w:val="000000"/>
        </w:rPr>
        <w:t>As such, the health workforce crisis is attributable to fin</w:t>
      </w:r>
      <w:r w:rsidRPr="00873F13" w:rsidR="006D4F3E">
        <w:rPr>
          <w:rFonts w:ascii="Aptos Narrow" w:hAnsi="Aptos Narrow" w:eastAsia="Times New Roman" w:cs="Times New Roman"/>
          <w:color w:val="000000"/>
        </w:rPr>
        <w:t xml:space="preserve">ancing and planning </w:t>
      </w:r>
      <w:r w:rsidRPr="00873F13" w:rsidR="00873F13">
        <w:rPr>
          <w:rFonts w:ascii="Aptos Narrow" w:hAnsi="Aptos Narrow" w:eastAsia="Times New Roman" w:cs="Times New Roman"/>
          <w:color w:val="000000"/>
        </w:rPr>
        <w:t>problems</w:t>
      </w:r>
      <w:r w:rsidRPr="00873F13" w:rsidR="006D4F3E">
        <w:rPr>
          <w:rFonts w:ascii="Aptos Narrow" w:hAnsi="Aptos Narrow" w:eastAsia="Times New Roman" w:cs="Times New Roman"/>
          <w:color w:val="000000"/>
        </w:rPr>
        <w:t xml:space="preserve"> to get health workers in the right spaces. </w:t>
      </w:r>
      <w:r w:rsidRPr="004F1F6E">
        <w:rPr>
          <w:rFonts w:ascii="Aptos Narrow" w:hAnsi="Aptos Narrow" w:eastAsia="Times New Roman" w:cs="Times New Roman"/>
          <w:color w:val="000000"/>
        </w:rPr>
        <w:t xml:space="preserve"> </w:t>
      </w:r>
      <w:r w:rsidRPr="004F1F6E">
        <w:rPr>
          <w:rFonts w:ascii="Aptos Narrow" w:hAnsi="Aptos Narrow"/>
        </w:rPr>
        <w:t>Further, in a study characterizing Kenyan hospitals’ suitability for medical officer internship training, pediatricians and obstetric</w:t>
      </w:r>
      <w:r w:rsidR="00930B0F">
        <w:rPr>
          <w:rFonts w:ascii="Aptos Narrow" w:hAnsi="Aptos Narrow"/>
        </w:rPr>
        <w:t>ian</w:t>
      </w:r>
      <w:r w:rsidR="0046472C">
        <w:rPr>
          <w:rFonts w:ascii="Aptos Narrow" w:hAnsi="Aptos Narrow"/>
        </w:rPr>
        <w:t>/</w:t>
      </w:r>
      <w:r w:rsidRPr="004F1F6E">
        <w:rPr>
          <w:rFonts w:ascii="Aptos Narrow" w:hAnsi="Aptos Narrow"/>
        </w:rPr>
        <w:t>gynecologist</w:t>
      </w:r>
      <w:r w:rsidR="00930B0F">
        <w:rPr>
          <w:rFonts w:ascii="Aptos Narrow" w:hAnsi="Aptos Narrow"/>
        </w:rPr>
        <w:t>s</w:t>
      </w:r>
      <w:r w:rsidRPr="004F1F6E">
        <w:rPr>
          <w:rFonts w:ascii="Aptos Narrow" w:hAnsi="Aptos Narrow"/>
        </w:rPr>
        <w:t xml:space="preserve"> were not available in nine and five internship training centers respectively</w:t>
      </w:r>
      <w:r w:rsidR="00415A3D">
        <w:rPr>
          <w:rFonts w:ascii="Aptos Narrow" w:hAnsi="Aptos Narrow"/>
        </w:rPr>
        <w:t xml:space="preserve"> out of </w:t>
      </w:r>
      <w:r w:rsidRPr="7446AF62" w:rsidR="6C99593B">
        <w:rPr>
          <w:rFonts w:ascii="Aptos Narrow" w:hAnsi="Aptos Narrow"/>
        </w:rPr>
        <w:t>61 training centres</w:t>
      </w:r>
      <w:r w:rsidRPr="7446AF62" w:rsidR="0D6B6FF0">
        <w:rPr>
          <w:rFonts w:ascii="Aptos Narrow" w:hAnsi="Aptos Narrow"/>
        </w:rPr>
        <w:t>.</w:t>
      </w:r>
      <w:r w:rsidRPr="004F1F6E">
        <w:rPr>
          <w:rStyle w:val="FootnoteReference"/>
          <w:rFonts w:ascii="Aptos Narrow" w:hAnsi="Aptos Narrow"/>
        </w:rPr>
        <w:footnoteReference w:id="6"/>
      </w:r>
      <w:r w:rsidRPr="004F1F6E" w:rsidR="58AD51EB">
        <w:rPr>
          <w:rFonts w:ascii="Aptos Narrow" w:hAnsi="Aptos Narrow"/>
        </w:rPr>
        <w:t xml:space="preserve"> </w:t>
      </w:r>
      <w:r w:rsidRPr="43B0485B" w:rsidR="57EFEA89">
        <w:rPr>
          <w:rFonts w:ascii="Aptos Narrow" w:hAnsi="Aptos Narrow"/>
        </w:rPr>
        <w:t xml:space="preserve">Kenya’s </w:t>
      </w:r>
      <w:r w:rsidRPr="43B0485B" w:rsidR="6D1BD82F">
        <w:rPr>
          <w:rFonts w:ascii="Aptos Narrow" w:hAnsi="Aptos Narrow"/>
        </w:rPr>
        <w:t xml:space="preserve">medical </w:t>
      </w:r>
      <w:r w:rsidRPr="43B0485B" w:rsidR="57EFEA89">
        <w:rPr>
          <w:rFonts w:ascii="Aptos Narrow" w:hAnsi="Aptos Narrow"/>
        </w:rPr>
        <w:t xml:space="preserve">specialist production remains limited due to constrained training capacity, high costs, </w:t>
      </w:r>
      <w:r w:rsidRPr="43B0485B" w:rsidR="783AFA54">
        <w:rPr>
          <w:rFonts w:ascii="Aptos Narrow" w:hAnsi="Aptos Narrow"/>
        </w:rPr>
        <w:t xml:space="preserve">and </w:t>
      </w:r>
      <w:r w:rsidRPr="43B0485B" w:rsidR="57EFEA89">
        <w:rPr>
          <w:rFonts w:ascii="Aptos Narrow" w:hAnsi="Aptos Narrow"/>
        </w:rPr>
        <w:t>long training durations. Most specialists are</w:t>
      </w:r>
      <w:r w:rsidR="0021102A">
        <w:rPr>
          <w:rFonts w:ascii="Aptos Narrow" w:hAnsi="Aptos Narrow"/>
        </w:rPr>
        <w:t xml:space="preserve"> </w:t>
      </w:r>
      <w:r w:rsidRPr="43B0485B" w:rsidR="57EFEA89">
        <w:rPr>
          <w:rFonts w:ascii="Aptos Narrow" w:hAnsi="Aptos Narrow"/>
        </w:rPr>
        <w:t xml:space="preserve">concentrated in urban centers and private facilities, leaving rural and public hospitals critically </w:t>
      </w:r>
      <w:r w:rsidRPr="43B0485B" w:rsidR="513CD72B">
        <w:rPr>
          <w:rFonts w:ascii="Aptos Narrow" w:hAnsi="Aptos Narrow"/>
        </w:rPr>
        <w:t>underserved,</w:t>
      </w:r>
      <w:r w:rsidRPr="43B0485B" w:rsidR="3E9E92E7">
        <w:rPr>
          <w:rFonts w:ascii="Aptos Narrow" w:hAnsi="Aptos Narrow"/>
        </w:rPr>
        <w:t xml:space="preserve"> especially those in arid and semi-arid regions</w:t>
      </w:r>
      <w:r w:rsidRPr="43B0485B" w:rsidR="57EFEA89">
        <w:rPr>
          <w:rFonts w:ascii="Aptos Narrow" w:hAnsi="Aptos Narrow"/>
        </w:rPr>
        <w:t xml:space="preserve">. </w:t>
      </w:r>
      <w:r w:rsidRPr="43B0485B" w:rsidR="4A5C3052">
        <w:rPr>
          <w:rFonts w:ascii="Aptos Narrow" w:hAnsi="Aptos Narrow"/>
        </w:rPr>
        <w:t xml:space="preserve">Further, many specialists seek opportunities abroad due to better remuneration and working conditions. </w:t>
      </w:r>
      <w:r w:rsidRPr="43B0485B" w:rsidR="57EFEA89">
        <w:rPr>
          <w:rFonts w:ascii="Aptos Narrow" w:hAnsi="Aptos Narrow"/>
        </w:rPr>
        <w:t>Expanding training capacity, incentivizing rural deployment, and leveraging telemedicine are essential to ensure equitable access to specialist care nationwide.</w:t>
      </w:r>
      <w:r w:rsidR="004A0704">
        <w:rPr>
          <w:rFonts w:ascii="Aptos Narrow" w:hAnsi="Aptos Narrow"/>
        </w:rPr>
        <w:t xml:space="preserve"> Recent</w:t>
      </w:r>
      <w:r w:rsidRPr="004F1F6E">
        <w:rPr>
          <w:rFonts w:ascii="Aptos Narrow" w:hAnsi="Aptos Narrow"/>
        </w:rPr>
        <w:t xml:space="preserve"> data on nurse staffing ratios across 15 county referral hospitals over two years showed a median of one nurse to 20 babies in newborn units</w:t>
      </w:r>
      <w:r w:rsidR="0046472C">
        <w:rPr>
          <w:rFonts w:ascii="Aptos Narrow" w:hAnsi="Aptos Narrow"/>
        </w:rPr>
        <w:t xml:space="preserve"> with up</w:t>
      </w:r>
      <w:r w:rsidR="0066AA3C">
        <w:rPr>
          <w:rFonts w:ascii="Aptos Narrow" w:hAnsi="Aptos Narrow"/>
        </w:rPr>
        <w:t xml:space="preserve"> </w:t>
      </w:r>
      <w:r w:rsidR="0046472C">
        <w:rPr>
          <w:rFonts w:ascii="Aptos Narrow" w:hAnsi="Aptos Narrow"/>
        </w:rPr>
        <w:t>to 1:40 during night shifts</w:t>
      </w:r>
      <w:r w:rsidRPr="004F1F6E">
        <w:rPr>
          <w:rFonts w:ascii="Aptos Narrow" w:hAnsi="Aptos Narrow"/>
        </w:rPr>
        <w:t xml:space="preserve"> (unpublished data) compared to the WHO global recommendation of one nurse to four babies.</w:t>
      </w:r>
      <w:r w:rsidRPr="00E77081" w:rsidR="00E77081">
        <w:rPr>
          <w:rFonts w:ascii="Aptos Narrow" w:hAnsi="Aptos Narrow"/>
        </w:rPr>
        <w:t xml:space="preserve"> </w:t>
      </w:r>
      <w:r w:rsidRPr="00D92B5F" w:rsidR="00E77081">
        <w:rPr>
          <w:rStyle w:val="FootnoteReference"/>
          <w:rFonts w:ascii="Aptos Narrow" w:hAnsi="Aptos Narrow"/>
        </w:rPr>
        <w:footnoteReference w:id="7"/>
      </w:r>
      <w:r w:rsidR="002B090F">
        <w:rPr>
          <w:rFonts w:ascii="Aptos Narrow" w:hAnsi="Aptos Narrow"/>
        </w:rPr>
        <w:t xml:space="preserve"> </w:t>
      </w:r>
      <w:r w:rsidRPr="10C90B9C" w:rsidR="002B090F">
        <w:rPr>
          <w:rFonts w:ascii="Aptos Narrow" w:hAnsi="Aptos Narrow" w:eastAsia="Times New Roman" w:cs="Times New Roman"/>
          <w:color w:val="000000" w:themeColor="text1"/>
        </w:rPr>
        <w:t>In recognizing that human resources for health remain foundational to universal health coverage, the government</w:t>
      </w:r>
      <w:r w:rsidR="00F04CDD">
        <w:rPr>
          <w:rFonts w:ascii="Aptos Narrow" w:hAnsi="Aptos Narrow" w:eastAsia="Times New Roman" w:cs="Times New Roman"/>
          <w:color w:val="000000" w:themeColor="text1"/>
        </w:rPr>
        <w:t xml:space="preserve"> </w:t>
      </w:r>
      <w:r w:rsidRPr="10C90B9C" w:rsidR="002B090F">
        <w:rPr>
          <w:rFonts w:ascii="Aptos Narrow" w:hAnsi="Aptos Narrow" w:eastAsia="Times New Roman" w:cs="Times New Roman"/>
          <w:color w:val="000000" w:themeColor="text1"/>
        </w:rPr>
        <w:t>established</w:t>
      </w:r>
      <w:r w:rsidR="00F04CDD">
        <w:rPr>
          <w:rFonts w:ascii="Aptos Narrow" w:hAnsi="Aptos Narrow" w:eastAsia="Times New Roman" w:cs="Times New Roman"/>
          <w:color w:val="000000" w:themeColor="text1"/>
        </w:rPr>
        <w:t xml:space="preserve"> a</w:t>
      </w:r>
      <w:r w:rsidRPr="10C90B9C" w:rsidR="002B090F">
        <w:rPr>
          <w:rFonts w:ascii="Aptos Narrow" w:hAnsi="Aptos Narrow" w:eastAsia="Times New Roman" w:cs="Times New Roman"/>
          <w:color w:val="000000" w:themeColor="text1"/>
        </w:rPr>
        <w:t xml:space="preserve"> HRH taskforce </w:t>
      </w:r>
      <w:r w:rsidR="00F04CDD">
        <w:rPr>
          <w:rFonts w:ascii="Aptos Narrow" w:hAnsi="Aptos Narrow" w:eastAsia="Times New Roman" w:cs="Times New Roman"/>
          <w:color w:val="000000" w:themeColor="text1"/>
        </w:rPr>
        <w:t xml:space="preserve">that </w:t>
      </w:r>
      <w:r w:rsidRPr="10C90B9C" w:rsidR="002B090F">
        <w:rPr>
          <w:rFonts w:ascii="Aptos Narrow" w:hAnsi="Aptos Narrow" w:eastAsia="Times New Roman" w:cs="Times New Roman"/>
          <w:color w:val="000000" w:themeColor="text1"/>
        </w:rPr>
        <w:t>identified fragmentation across 43 cadres, weak regulatory coherence, and poor workforce data, recommending streamlined planning, stronger coordination, and more equitable deployment to improve system performance.</w:t>
      </w:r>
    </w:p>
    <w:p w:rsidRPr="002B090F" w:rsidR="002B090F" w:rsidP="002B090F" w:rsidRDefault="002B090F" w14:paraId="5C2FF24A" w14:textId="77777777">
      <w:pPr>
        <w:spacing w:after="0" w:line="240" w:lineRule="auto"/>
        <w:jc w:val="both"/>
        <w:rPr>
          <w:rFonts w:ascii="Aptos Narrow" w:hAnsi="Aptos Narrow" w:eastAsia="Times New Roman" w:cs="Times New Roman"/>
          <w:color w:val="000000" w:themeColor="text1"/>
        </w:rPr>
      </w:pPr>
    </w:p>
    <w:p w:rsidRPr="00D92B5F" w:rsidR="0018649A" w:rsidP="002B090F" w:rsidRDefault="5D68F534" w14:paraId="68421987" w14:textId="11E7B6F8">
      <w:pPr>
        <w:spacing w:after="0" w:line="240" w:lineRule="auto"/>
        <w:jc w:val="both"/>
        <w:rPr>
          <w:rFonts w:ascii="Aptos Narrow" w:hAnsi="Aptos Narrow"/>
        </w:rPr>
      </w:pPr>
      <w:r w:rsidRPr="6CD6F370">
        <w:rPr>
          <w:rFonts w:ascii="Aptos Narrow" w:hAnsi="Aptos Narrow" w:eastAsia="Times New Roman" w:cs="Times New Roman"/>
          <w:b/>
          <w:bCs/>
          <w:color w:val="000000" w:themeColor="text1"/>
        </w:rPr>
        <w:t xml:space="preserve">Limited availability of </w:t>
      </w:r>
      <w:r w:rsidRPr="6CD6F370" w:rsidR="29C66E98">
        <w:rPr>
          <w:rFonts w:ascii="Aptos Narrow" w:hAnsi="Aptos Narrow" w:eastAsia="Times New Roman" w:cs="Times New Roman"/>
          <w:b/>
          <w:bCs/>
          <w:color w:val="000000" w:themeColor="text1"/>
        </w:rPr>
        <w:t>c</w:t>
      </w:r>
      <w:r w:rsidRPr="6CD6F370">
        <w:rPr>
          <w:rFonts w:ascii="Aptos Narrow" w:hAnsi="Aptos Narrow" w:eastAsia="Times New Roman" w:cs="Times New Roman"/>
          <w:b/>
          <w:bCs/>
          <w:color w:val="000000" w:themeColor="text1"/>
        </w:rPr>
        <w:t xml:space="preserve">ommodities, equipment and diagnostics. </w:t>
      </w:r>
      <w:r w:rsidRPr="6CD6F370">
        <w:rPr>
          <w:rFonts w:ascii="Aptos Narrow" w:hAnsi="Aptos Narrow"/>
        </w:rPr>
        <w:t>Many</w:t>
      </w:r>
      <w:r w:rsidRPr="6CD6F370">
        <w:rPr>
          <w:rFonts w:ascii="Aptos Narrow" w:hAnsi="Aptos Narrow" w:eastAsia="Times New Roman" w:cs="Times New Roman"/>
          <w:b/>
          <w:bCs/>
          <w:color w:val="000000" w:themeColor="text1"/>
        </w:rPr>
        <w:t xml:space="preserve"> </w:t>
      </w:r>
      <w:r w:rsidRPr="6CD6F370">
        <w:rPr>
          <w:rFonts w:ascii="Aptos Narrow" w:hAnsi="Aptos Narrow" w:eastAsia="Times New Roman" w:cs="Times New Roman"/>
          <w:color w:val="000000" w:themeColor="text1"/>
        </w:rPr>
        <w:t>maternal and newborn health (MNH) products have</w:t>
      </w:r>
      <w:r w:rsidRPr="6CD6F370">
        <w:rPr>
          <w:rFonts w:ascii="Aptos Narrow" w:hAnsi="Aptos Narrow"/>
        </w:rPr>
        <w:t xml:space="preserve"> limited availability due to supply chain weaknesses, including inconsistent procurement, demand and supply forecasting, distribution planning and inventory management. </w:t>
      </w:r>
      <w:r w:rsidRPr="6CD6F370">
        <w:rPr>
          <w:rFonts w:ascii="Aptos Narrow" w:hAnsi="Aptos Narrow" w:eastAsia="Times New Roman" w:cs="Times New Roman"/>
          <w:color w:val="000000" w:themeColor="text1"/>
        </w:rPr>
        <w:t xml:space="preserve">The </w:t>
      </w:r>
      <w:r w:rsidRPr="6CD6F370" w:rsidR="600F7A0C">
        <w:rPr>
          <w:rFonts w:ascii="Aptos Narrow" w:hAnsi="Aptos Narrow" w:eastAsia="Times New Roman" w:cs="Times New Roman"/>
          <w:color w:val="000000" w:themeColor="text1"/>
        </w:rPr>
        <w:t>Quality-of-Care</w:t>
      </w:r>
      <w:r w:rsidRPr="6CD6F370">
        <w:rPr>
          <w:rFonts w:ascii="Aptos Narrow" w:hAnsi="Aptos Narrow" w:eastAsia="Times New Roman" w:cs="Times New Roman"/>
          <w:color w:val="000000" w:themeColor="text1"/>
        </w:rPr>
        <w:t xml:space="preserve"> Health Facility Assessment (2024) reported availability of essential tracer commodities for labour and delivery at 65% in health facilities.</w:t>
      </w:r>
      <w:r w:rsidRPr="6CD6F370" w:rsidR="1124A5F0">
        <w:rPr>
          <w:rFonts w:ascii="Aptos Narrow" w:hAnsi="Aptos Narrow" w:eastAsia="Times New Roman" w:cs="Times New Roman"/>
          <w:color w:val="000000" w:themeColor="text1"/>
        </w:rPr>
        <w:t xml:space="preserve"> </w:t>
      </w:r>
      <w:r w:rsidRPr="6CD6F370" w:rsidR="784BF842">
        <w:rPr>
          <w:rFonts w:ascii="Aptos Narrow" w:hAnsi="Aptos Narrow" w:eastAsia="Times New Roman" w:cs="Times New Roman"/>
          <w:color w:val="000000" w:themeColor="text1"/>
        </w:rPr>
        <w:t xml:space="preserve">Shortages of essential commodities contribute to high out-of-pocket health spending, with medicines accounting for an estimated 50% of these costs. </w:t>
      </w:r>
      <w:r w:rsidRPr="6CD6F370" w:rsidR="1124A5F0">
        <w:rPr>
          <w:rFonts w:ascii="Aptos Narrow" w:hAnsi="Aptos Narrow" w:eastAsia="Times New Roman" w:cs="Times New Roman"/>
          <w:color w:val="000000" w:themeColor="text1"/>
        </w:rPr>
        <w:t xml:space="preserve">Further, </w:t>
      </w:r>
      <w:r w:rsidRPr="6CD6F370" w:rsidR="3F884052">
        <w:rPr>
          <w:rFonts w:ascii="Aptos Narrow" w:hAnsi="Aptos Narrow" w:eastAsia="Times New Roman" w:cs="Times New Roman"/>
          <w:color w:val="000000" w:themeColor="text1"/>
        </w:rPr>
        <w:t xml:space="preserve">some </w:t>
      </w:r>
      <w:r w:rsidRPr="6CD6F370" w:rsidR="1124A5F0">
        <w:rPr>
          <w:rFonts w:ascii="Aptos Narrow" w:hAnsi="Aptos Narrow" w:eastAsia="Times New Roman" w:cs="Times New Roman"/>
          <w:color w:val="000000" w:themeColor="text1"/>
        </w:rPr>
        <w:t>MNH medicines have been found to</w:t>
      </w:r>
      <w:r w:rsidRPr="6CD6F370" w:rsidR="28715761">
        <w:rPr>
          <w:rFonts w:ascii="Aptos Narrow" w:hAnsi="Aptos Narrow" w:eastAsia="Times New Roman" w:cs="Times New Roman"/>
          <w:color w:val="000000" w:themeColor="text1"/>
        </w:rPr>
        <w:t xml:space="preserve"> be of</w:t>
      </w:r>
      <w:r w:rsidRPr="6CD6F370" w:rsidR="1124A5F0">
        <w:rPr>
          <w:rFonts w:ascii="Aptos Narrow" w:hAnsi="Aptos Narrow" w:eastAsia="Times New Roman" w:cs="Times New Roman"/>
          <w:color w:val="000000" w:themeColor="text1"/>
        </w:rPr>
        <w:t xml:space="preserve"> poor quality due to lack of quality control</w:t>
      </w:r>
      <w:r w:rsidRPr="6CD6F370" w:rsidR="0D6C7E70">
        <w:rPr>
          <w:rFonts w:ascii="Aptos Narrow" w:hAnsi="Aptos Narrow" w:eastAsia="Times New Roman" w:cs="Times New Roman"/>
          <w:color w:val="000000" w:themeColor="text1"/>
        </w:rPr>
        <w:t xml:space="preserve"> </w:t>
      </w:r>
      <w:r w:rsidRPr="6CD6F370" w:rsidR="36BB2E08">
        <w:rPr>
          <w:rFonts w:ascii="Aptos Narrow" w:hAnsi="Aptos Narrow" w:eastAsia="Times New Roman" w:cs="Times New Roman"/>
          <w:color w:val="000000" w:themeColor="text1"/>
        </w:rPr>
        <w:t>in diverse</w:t>
      </w:r>
      <w:r w:rsidRPr="6CD6F370" w:rsidR="1124A5F0">
        <w:rPr>
          <w:rFonts w:ascii="Aptos Narrow" w:hAnsi="Aptos Narrow" w:eastAsia="Times New Roman" w:cs="Times New Roman"/>
          <w:color w:val="000000" w:themeColor="text1"/>
        </w:rPr>
        <w:t xml:space="preserve"> unregulated supply, </w:t>
      </w:r>
      <w:r w:rsidRPr="6CD6F370" w:rsidR="731C5868">
        <w:rPr>
          <w:rFonts w:ascii="Aptos Narrow" w:hAnsi="Aptos Narrow" w:eastAsia="Times New Roman" w:cs="Times New Roman"/>
          <w:color w:val="000000" w:themeColor="text1"/>
        </w:rPr>
        <w:t>distribution,</w:t>
      </w:r>
      <w:r w:rsidRPr="6CD6F370" w:rsidR="1124A5F0">
        <w:rPr>
          <w:rFonts w:ascii="Aptos Narrow" w:hAnsi="Aptos Narrow" w:eastAsia="Times New Roman" w:cs="Times New Roman"/>
          <w:color w:val="000000" w:themeColor="text1"/>
        </w:rPr>
        <w:t xml:space="preserve"> and storage channels.</w:t>
      </w:r>
      <w:r w:rsidRPr="6CD6F370" w:rsidR="06AF74DF">
        <w:rPr>
          <w:rFonts w:ascii="Aptos Narrow" w:hAnsi="Aptos Narrow" w:eastAsia="Times New Roman" w:cs="Times New Roman"/>
          <w:color w:val="000000" w:themeColor="text1"/>
        </w:rPr>
        <w:t xml:space="preserve"> </w:t>
      </w:r>
      <w:r w:rsidRPr="6CD6F370">
        <w:rPr>
          <w:rFonts w:ascii="Aptos Narrow" w:hAnsi="Aptos Narrow"/>
        </w:rPr>
        <w:t xml:space="preserve">The Ministry of Health has rolled out </w:t>
      </w:r>
      <w:r w:rsidRPr="6CD6F370" w:rsidR="3097A1EA">
        <w:rPr>
          <w:rFonts w:ascii="Aptos Narrow" w:hAnsi="Aptos Narrow"/>
        </w:rPr>
        <w:t xml:space="preserve">KEMSA </w:t>
      </w:r>
      <w:r w:rsidRPr="6CD6F370" w:rsidR="36BB2E08">
        <w:rPr>
          <w:rFonts w:ascii="Aptos Narrow" w:hAnsi="Aptos Narrow"/>
        </w:rPr>
        <w:t>reforms</w:t>
      </w:r>
      <w:r w:rsidRPr="6CD6F370" w:rsidR="600F7A0C">
        <w:rPr>
          <w:rFonts w:ascii="Aptos Narrow" w:hAnsi="Aptos Narrow"/>
        </w:rPr>
        <w:t xml:space="preserve"> that span </w:t>
      </w:r>
      <w:r w:rsidRPr="6CD6F370" w:rsidR="0AA568EB">
        <w:rPr>
          <w:rFonts w:ascii="Aptos Narrow" w:hAnsi="Aptos Narrow" w:eastAsia="Times New Roman" w:cs="Times New Roman"/>
          <w:color w:val="000000" w:themeColor="text1"/>
        </w:rPr>
        <w:t>governance restructuring, supply chain digitization, and operational overhauls aimed at improving transparency, restoring public trust, and achieving</w:t>
      </w:r>
      <w:r w:rsidRPr="6CD6F370" w:rsidR="43A22CBA">
        <w:rPr>
          <w:rFonts w:ascii="Aptos Narrow" w:hAnsi="Aptos Narrow" w:eastAsia="Times New Roman" w:cs="Times New Roman"/>
          <w:color w:val="000000" w:themeColor="text1"/>
        </w:rPr>
        <w:t xml:space="preserve"> over</w:t>
      </w:r>
      <w:r w:rsidRPr="6CD6F370" w:rsidR="0AA568EB">
        <w:rPr>
          <w:rFonts w:ascii="Aptos Narrow" w:hAnsi="Aptos Narrow" w:eastAsia="Times New Roman" w:cs="Times New Roman"/>
          <w:color w:val="000000" w:themeColor="text1"/>
        </w:rPr>
        <w:t xml:space="preserve"> </w:t>
      </w:r>
      <w:r w:rsidRPr="6CD6F370" w:rsidR="13882D15">
        <w:rPr>
          <w:rFonts w:ascii="Aptos Narrow" w:hAnsi="Aptos Narrow" w:eastAsia="Times New Roman" w:cs="Times New Roman"/>
          <w:color w:val="000000" w:themeColor="text1"/>
        </w:rPr>
        <w:t>90</w:t>
      </w:r>
      <w:r w:rsidRPr="6CD6F370" w:rsidR="0AA568EB">
        <w:rPr>
          <w:rFonts w:ascii="Aptos Narrow" w:hAnsi="Aptos Narrow" w:eastAsia="Times New Roman" w:cs="Times New Roman"/>
          <w:color w:val="000000" w:themeColor="text1"/>
        </w:rPr>
        <w:t>% order-fill rate by</w:t>
      </w:r>
      <w:r w:rsidRPr="6CD6F370" w:rsidR="5A356584">
        <w:rPr>
          <w:rFonts w:ascii="Aptos Narrow" w:hAnsi="Aptos Narrow" w:eastAsia="Times New Roman" w:cs="Times New Roman"/>
          <w:color w:val="000000" w:themeColor="text1"/>
        </w:rPr>
        <w:t xml:space="preserve"> end</w:t>
      </w:r>
      <w:r w:rsidRPr="6CD6F370" w:rsidR="0AA568EB">
        <w:rPr>
          <w:rFonts w:ascii="Aptos Narrow" w:hAnsi="Aptos Narrow" w:eastAsia="Times New Roman" w:cs="Times New Roman"/>
          <w:color w:val="000000" w:themeColor="text1"/>
        </w:rPr>
        <w:t xml:space="preserve"> 2025 to strengthen commodity availability for service delivery.</w:t>
      </w:r>
      <w:r w:rsidRPr="6CD6F370" w:rsidR="2797284F">
        <w:rPr>
          <w:rFonts w:ascii="Aptos Narrow" w:hAnsi="Aptos Narrow" w:eastAsia="Times New Roman" w:cs="Times New Roman"/>
          <w:color w:val="000000" w:themeColor="text1"/>
        </w:rPr>
        <w:t xml:space="preserve"> </w:t>
      </w:r>
      <w:r w:rsidRPr="6CD6F370" w:rsidR="21B85C95">
        <w:rPr>
          <w:rFonts w:ascii="Aptos Narrow" w:hAnsi="Aptos Narrow"/>
        </w:rPr>
        <w:t>The reforms aim at strengthening f</w:t>
      </w:r>
      <w:r w:rsidRPr="6CD6F370">
        <w:rPr>
          <w:rFonts w:ascii="Aptos Narrow" w:hAnsi="Aptos Narrow"/>
        </w:rPr>
        <w:t xml:space="preserve">acility ordering capacity, </w:t>
      </w:r>
      <w:r w:rsidRPr="6CD6F370" w:rsidR="1E682C24">
        <w:rPr>
          <w:rFonts w:ascii="Aptos Narrow" w:hAnsi="Aptos Narrow"/>
        </w:rPr>
        <w:t>order</w:t>
      </w:r>
      <w:r w:rsidRPr="6CD6F370">
        <w:rPr>
          <w:rFonts w:ascii="Aptos Narrow" w:hAnsi="Aptos Narrow"/>
        </w:rPr>
        <w:t xml:space="preserve"> rates, order </w:t>
      </w:r>
      <w:r w:rsidRPr="6CD6F370" w:rsidR="5AA2AF11">
        <w:rPr>
          <w:rFonts w:ascii="Aptos Narrow" w:hAnsi="Aptos Narrow"/>
        </w:rPr>
        <w:t>turn-around and</w:t>
      </w:r>
      <w:r w:rsidRPr="6CD6F370" w:rsidR="7FC3E31D">
        <w:rPr>
          <w:rFonts w:ascii="Aptos Narrow" w:hAnsi="Aptos Narrow"/>
        </w:rPr>
        <w:t xml:space="preserve"> last mile distribution. </w:t>
      </w:r>
      <w:r w:rsidRPr="1CFC1889" w:rsidR="2AFE4C5E">
        <w:rPr>
          <w:rFonts w:ascii="Aptos Narrow" w:hAnsi="Aptos Narrow"/>
        </w:rPr>
        <w:t xml:space="preserve">By late 2025, the Government recapitalised KEMSA with a KSh 1.5 billion grant and advanced plans to secure a KSh 10 billion revolving credit facility to strengthen continuous supply of health commodities. As part of ongoing reforms, KEMSA has been undertaking operational transformations aimed at significantly raising its order fill rate — with </w:t>
      </w:r>
      <w:r w:rsidRPr="1CFC1889" w:rsidR="6F45EA86">
        <w:rPr>
          <w:rFonts w:ascii="Aptos Narrow" w:hAnsi="Aptos Narrow"/>
        </w:rPr>
        <w:t xml:space="preserve">its </w:t>
      </w:r>
      <w:r w:rsidRPr="1CFC1889" w:rsidR="2AFE4C5E">
        <w:rPr>
          <w:rFonts w:ascii="Aptos Narrow" w:hAnsi="Aptos Narrow"/>
        </w:rPr>
        <w:t xml:space="preserve">leadership reporting progress above 70% </w:t>
      </w:r>
      <w:r w:rsidRPr="1CFC1889" w:rsidR="75179B7E">
        <w:rPr>
          <w:rFonts w:ascii="Aptos Narrow" w:hAnsi="Aptos Narrow"/>
        </w:rPr>
        <w:t xml:space="preserve">by the end of 2025 and </w:t>
      </w:r>
      <w:r w:rsidRPr="1CFC1889" w:rsidR="2AFE4C5E">
        <w:rPr>
          <w:rFonts w:ascii="Aptos Narrow" w:hAnsi="Aptos Narrow"/>
        </w:rPr>
        <w:t xml:space="preserve">plans to exceed 90% by the end of </w:t>
      </w:r>
      <w:r w:rsidRPr="1CFC1889" w:rsidR="1F076DAD">
        <w:rPr>
          <w:rFonts w:ascii="Aptos Narrow" w:hAnsi="Aptos Narrow"/>
        </w:rPr>
        <w:t>2026</w:t>
      </w:r>
      <w:r w:rsidRPr="1CFC1889" w:rsidR="2AFE4C5E">
        <w:rPr>
          <w:rFonts w:ascii="Aptos Narrow" w:hAnsi="Aptos Narrow"/>
        </w:rPr>
        <w:t>.</w:t>
      </w:r>
    </w:p>
    <w:p w:rsidRPr="00D92B5F" w:rsidR="0018649A" w:rsidP="0018649A" w:rsidRDefault="0018649A" w14:paraId="4ADA2B9B" w14:textId="77777777">
      <w:pPr>
        <w:spacing w:after="0" w:line="240" w:lineRule="auto"/>
        <w:jc w:val="both"/>
        <w:rPr>
          <w:rFonts w:ascii="Aptos Narrow" w:hAnsi="Aptos Narrow" w:eastAsia="Times New Roman" w:cs="Times New Roman"/>
          <w:color w:val="000000"/>
        </w:rPr>
      </w:pPr>
    </w:p>
    <w:p w:rsidR="680A55DB" w:rsidP="04E53736" w:rsidRDefault="680A55DB" w14:paraId="41178E75" w14:textId="2642B2A3">
      <w:pPr>
        <w:spacing w:line="240" w:lineRule="auto"/>
        <w:jc w:val="both"/>
        <w:rPr>
          <w:rFonts w:ascii="Aptos Narrow" w:hAnsi="Aptos Narrow" w:eastAsia="Aptos Narrow" w:cs="Aptos Narrow"/>
        </w:rPr>
      </w:pPr>
      <w:r w:rsidRPr="04E53736">
        <w:rPr>
          <w:rFonts w:ascii="Aptos Narrow" w:hAnsi="Aptos Narrow" w:eastAsia="Times New Roman" w:cs="Times New Roman"/>
        </w:rPr>
        <w:t xml:space="preserve">Kenya continues to face a </w:t>
      </w:r>
      <w:r w:rsidRPr="00FF7F15">
        <w:rPr>
          <w:rFonts w:ascii="Aptos Narrow" w:hAnsi="Aptos Narrow" w:eastAsia="Times New Roman" w:cs="Times New Roman"/>
          <w:b/>
          <w:bCs/>
        </w:rPr>
        <w:t>persistent shortage of blood and blood products</w:t>
      </w:r>
      <w:r w:rsidRPr="04E53736">
        <w:rPr>
          <w:rFonts w:ascii="Aptos Narrow" w:hAnsi="Aptos Narrow" w:eastAsia="Times New Roman" w:cs="Times New Roman"/>
        </w:rPr>
        <w:t>, with only 449,689 units collected in the 2023/24 financial year</w:t>
      </w:r>
      <w:r w:rsidRPr="04E53736" w:rsidR="0A06B679">
        <w:rPr>
          <w:rFonts w:ascii="Aptos Narrow" w:hAnsi="Aptos Narrow" w:eastAsia="Times New Roman" w:cs="Times New Roman"/>
        </w:rPr>
        <w:t xml:space="preserve">, </w:t>
      </w:r>
      <w:r w:rsidRPr="04E53736">
        <w:rPr>
          <w:rFonts w:ascii="Aptos Narrow" w:hAnsi="Aptos Narrow" w:eastAsia="Times New Roman" w:cs="Times New Roman"/>
        </w:rPr>
        <w:t xml:space="preserve">falling short by </w:t>
      </w:r>
      <w:r w:rsidRPr="04E53736" w:rsidR="2F0D4B60">
        <w:rPr>
          <w:rFonts w:ascii="Aptos Narrow" w:hAnsi="Aptos Narrow" w:eastAsia="Times New Roman" w:cs="Times New Roman"/>
        </w:rPr>
        <w:t>1</w:t>
      </w:r>
      <w:r w:rsidRPr="04E53736">
        <w:rPr>
          <w:rFonts w:ascii="Aptos Narrow" w:hAnsi="Aptos Narrow" w:eastAsia="Times New Roman" w:cs="Times New Roman"/>
        </w:rPr>
        <w:t>5.</w:t>
      </w:r>
      <w:r w:rsidRPr="04E53736" w:rsidR="4E07BE5E">
        <w:rPr>
          <w:rFonts w:ascii="Aptos Narrow" w:hAnsi="Aptos Narrow" w:eastAsia="Times New Roman" w:cs="Times New Roman"/>
        </w:rPr>
        <w:t>7</w:t>
      </w:r>
      <w:r w:rsidRPr="04E53736">
        <w:rPr>
          <w:rFonts w:ascii="Aptos Narrow" w:hAnsi="Aptos Narrow" w:eastAsia="Times New Roman" w:cs="Times New Roman"/>
        </w:rPr>
        <w:t>% against the WHO-recommended benchmark of at least 1% of the population donating annually, which translates to 533,310 units for Kenya’s 53.3 million citizens. This deficit is driven by weak donor mobilization, cultural barriers, inadequate financing, and uneven distribution of collection centers, compounded by inefficiencies in screening and supply chain systems. Maternal health bears the greatest burden, as 34% of all transfused blood is used to manage obstetric emergencies such as postpartum haemorrhage, the leading cause of maternal mortality. To address these challenges, Kenya has restructured its blood services through the establishment of the Kenya Blood Transfusion and Transplant Services (KBTTS)</w:t>
      </w:r>
      <w:r w:rsidRPr="04E53736" w:rsidR="000F0260">
        <w:rPr>
          <w:rFonts w:ascii="Aptos Narrow" w:hAnsi="Aptos Narrow" w:eastAsia="Times New Roman" w:cs="Times New Roman"/>
        </w:rPr>
        <w:t xml:space="preserve"> directorate</w:t>
      </w:r>
      <w:r w:rsidRPr="04E53736" w:rsidR="000855C3">
        <w:rPr>
          <w:rFonts w:ascii="Aptos Narrow" w:hAnsi="Aptos Narrow" w:eastAsia="Times New Roman" w:cs="Times New Roman"/>
        </w:rPr>
        <w:t xml:space="preserve"> to facilitate direct budget line from treasury</w:t>
      </w:r>
      <w:r w:rsidRPr="04E53736">
        <w:rPr>
          <w:rFonts w:ascii="Aptos Narrow" w:hAnsi="Aptos Narrow" w:eastAsia="Times New Roman" w:cs="Times New Roman"/>
        </w:rPr>
        <w:t>, launched donor campaigns in schools and workplaces, and invested in equipment upgrades and emergency mobilization drives. However, gaps remain in sustainable financing, equitable access across rural and marginalized counties, modernization of digital tracking and supply chain systems.</w:t>
      </w:r>
      <w:r w:rsidRPr="04E53736" w:rsidR="1D942153">
        <w:rPr>
          <w:rFonts w:ascii="Aptos Narrow" w:hAnsi="Aptos Narrow" w:eastAsia="Aptos Narrow" w:cs="Aptos Narrow"/>
        </w:rPr>
        <w:t xml:space="preserve"> Notably, the 2025/26 budget allocated Ksh 300 million (approx. USD 2.4 million) for national blood transfusion services, down from consistently higher funding in prior years, reflecting broader reprioritisation within a constrained health budget and reductions in planned development allocations. This reduction highlights persistent financing gaps relative to the estimated resources required to fully support blood safety and supply targets.</w:t>
      </w:r>
    </w:p>
    <w:p w:rsidRPr="002172D0" w:rsidR="0018649A" w:rsidP="0018649A" w:rsidRDefault="0018649A" w14:paraId="3DFCCCCE" w14:textId="606D0AD8">
      <w:pPr>
        <w:spacing w:line="240" w:lineRule="auto"/>
        <w:jc w:val="both"/>
        <w:textAlignment w:val="baseline"/>
        <w:rPr>
          <w:rFonts w:ascii="Aptos Narrow" w:hAnsi="Aptos Narrow" w:eastAsia="Times New Roman" w:cs="Times New Roman"/>
          <w:color w:val="000000"/>
        </w:rPr>
      </w:pPr>
      <w:r w:rsidRPr="002172D0">
        <w:rPr>
          <w:rFonts w:ascii="Aptos Narrow" w:hAnsi="Aptos Narrow" w:eastAsia="Times New Roman" w:cs="Times New Roman"/>
          <w:b/>
          <w:bCs/>
          <w:color w:val="000000"/>
        </w:rPr>
        <w:t xml:space="preserve">Limited availability of referral </w:t>
      </w:r>
      <w:r w:rsidRPr="7446AF62" w:rsidR="00BB0354">
        <w:rPr>
          <w:rFonts w:ascii="Aptos Narrow" w:hAnsi="Aptos Narrow" w:eastAsia="Times New Roman" w:cs="Times New Roman"/>
          <w:b/>
          <w:bCs/>
          <w:color w:val="000000" w:themeColor="text1"/>
        </w:rPr>
        <w:t xml:space="preserve">and transport </w:t>
      </w:r>
      <w:r w:rsidRPr="002172D0">
        <w:rPr>
          <w:rFonts w:ascii="Aptos Narrow" w:hAnsi="Aptos Narrow" w:eastAsia="Times New Roman" w:cs="Times New Roman"/>
          <w:b/>
          <w:bCs/>
          <w:color w:val="000000"/>
        </w:rPr>
        <w:t>systems during maternity</w:t>
      </w:r>
      <w:r w:rsidRPr="7446AF62">
        <w:rPr>
          <w:rFonts w:ascii="Aptos Narrow" w:hAnsi="Aptos Narrow" w:eastAsia="Times New Roman" w:cs="Times New Roman"/>
          <w:b/>
          <w:bCs/>
          <w:color w:val="000000" w:themeColor="text1"/>
        </w:rPr>
        <w:t xml:space="preserve"> </w:t>
      </w:r>
      <w:r w:rsidRPr="7446AF62" w:rsidR="00BB0354">
        <w:rPr>
          <w:rFonts w:ascii="Aptos Narrow" w:hAnsi="Aptos Narrow" w:eastAsia="Times New Roman" w:cs="Times New Roman"/>
          <w:b/>
          <w:bCs/>
          <w:color w:val="000000" w:themeColor="text1"/>
        </w:rPr>
        <w:t>and newborn</w:t>
      </w:r>
      <w:r w:rsidRPr="002172D0">
        <w:rPr>
          <w:rFonts w:ascii="Aptos Narrow" w:hAnsi="Aptos Narrow" w:eastAsia="Times New Roman" w:cs="Times New Roman"/>
          <w:b/>
          <w:bCs/>
          <w:color w:val="000000"/>
        </w:rPr>
        <w:t xml:space="preserve"> emergencies:</w:t>
      </w:r>
      <w:r w:rsidRPr="002172D0">
        <w:rPr>
          <w:rFonts w:ascii="Aptos Narrow" w:hAnsi="Aptos Narrow" w:eastAsia="Times New Roman" w:cs="Times New Roman"/>
          <w:color w:val="000000"/>
        </w:rPr>
        <w:t xml:space="preserve"> In Kenya, </w:t>
      </w:r>
      <w:r w:rsidRPr="002172D0" w:rsidR="00DB5C1D">
        <w:rPr>
          <w:rFonts w:ascii="Aptos Narrow" w:hAnsi="Aptos Narrow" w:eastAsia="Times New Roman" w:cs="Times New Roman"/>
          <w:color w:val="000000"/>
        </w:rPr>
        <w:t>89% of facilities report to have some form of referral services</w:t>
      </w:r>
      <w:r w:rsidRPr="002172D0" w:rsidR="007458CF">
        <w:rPr>
          <w:rFonts w:ascii="Aptos Narrow" w:hAnsi="Aptos Narrow" w:eastAsia="Times New Roman" w:cs="Times New Roman"/>
          <w:color w:val="000000"/>
        </w:rPr>
        <w:t xml:space="preserve">, </w:t>
      </w:r>
      <w:r w:rsidRPr="002172D0" w:rsidR="00DB5C1D">
        <w:rPr>
          <w:rFonts w:ascii="Aptos Narrow" w:hAnsi="Aptos Narrow" w:eastAsia="Times New Roman" w:cs="Times New Roman"/>
          <w:color w:val="000000"/>
        </w:rPr>
        <w:t xml:space="preserve">however, many were basic, </w:t>
      </w:r>
      <w:r w:rsidRPr="002172D0">
        <w:rPr>
          <w:rFonts w:ascii="Aptos Narrow" w:hAnsi="Aptos Narrow" w:eastAsia="Times New Roman" w:cs="Times New Roman"/>
          <w:color w:val="000000"/>
        </w:rPr>
        <w:t>under-resourced, under-developed and under-documented</w:t>
      </w:r>
      <w:r w:rsidRPr="7446AF62" w:rsidR="00263E4B">
        <w:rPr>
          <w:rFonts w:ascii="Aptos Narrow" w:hAnsi="Aptos Narrow" w:eastAsia="Times New Roman" w:cs="Times New Roman"/>
          <w:color w:val="000000" w:themeColor="text1"/>
        </w:rPr>
        <w:t>.</w:t>
      </w:r>
      <w:r w:rsidRPr="002172D0" w:rsidR="00DB5C1D">
        <w:rPr>
          <w:rStyle w:val="FootnoteReference"/>
          <w:rFonts w:ascii="Aptos Narrow" w:hAnsi="Aptos Narrow" w:eastAsia="Times New Roman" w:cs="Times New Roman"/>
          <w:color w:val="000000"/>
        </w:rPr>
        <w:footnoteReference w:id="8"/>
      </w:r>
      <w:r w:rsidRPr="002172D0">
        <w:rPr>
          <w:rFonts w:ascii="Aptos Narrow" w:hAnsi="Aptos Narrow" w:eastAsia="Times New Roman" w:cs="Times New Roman"/>
          <w:color w:val="000000"/>
        </w:rPr>
        <w:t xml:space="preserve"> Obstetric emergencies are plagued with poor referrals stemming from </w:t>
      </w:r>
      <w:r w:rsidRPr="002172D0" w:rsidR="575D6B1A">
        <w:rPr>
          <w:rFonts w:ascii="Aptos Narrow" w:hAnsi="Aptos Narrow" w:eastAsia="Times New Roman" w:cs="Times New Roman"/>
          <w:color w:val="000000"/>
        </w:rPr>
        <w:t xml:space="preserve">inconsistent adherence to </w:t>
      </w:r>
      <w:r w:rsidRPr="002172D0" w:rsidR="00FD672C">
        <w:rPr>
          <w:rFonts w:ascii="Aptos Narrow" w:hAnsi="Aptos Narrow" w:eastAsia="Times New Roman" w:cs="Times New Roman"/>
          <w:color w:val="000000"/>
        </w:rPr>
        <w:t>protocols</w:t>
      </w:r>
      <w:r w:rsidRPr="002172D0" w:rsidR="00DB5C1D">
        <w:rPr>
          <w:rFonts w:ascii="Aptos Narrow" w:hAnsi="Aptos Narrow" w:eastAsia="Times New Roman" w:cs="Times New Roman"/>
          <w:color w:val="000000"/>
        </w:rPr>
        <w:t xml:space="preserve"> and SOPs, </w:t>
      </w:r>
      <w:r w:rsidRPr="002172D0">
        <w:rPr>
          <w:rFonts w:ascii="Aptos Narrow" w:hAnsi="Aptos Narrow" w:eastAsia="Times New Roman" w:cs="Times New Roman"/>
          <w:color w:val="000000"/>
        </w:rPr>
        <w:t xml:space="preserve">inadequately structured communication systems, inadequate tracking of available resources, delayed recognition of emergency situations by healthcare workers and lack of clear budget lines for referral </w:t>
      </w:r>
      <w:r w:rsidR="00AF123A">
        <w:rPr>
          <w:rFonts w:ascii="Aptos Narrow" w:hAnsi="Aptos Narrow" w:eastAsia="Times New Roman" w:cs="Times New Roman"/>
          <w:color w:val="000000"/>
        </w:rPr>
        <w:t xml:space="preserve">transport </w:t>
      </w:r>
      <w:r w:rsidRPr="002172D0">
        <w:rPr>
          <w:rFonts w:ascii="Aptos Narrow" w:hAnsi="Aptos Narrow" w:eastAsia="Times New Roman" w:cs="Times New Roman"/>
          <w:color w:val="000000"/>
        </w:rPr>
        <w:t xml:space="preserve">systems. </w:t>
      </w:r>
      <w:r w:rsidRPr="002172D0" w:rsidR="0079138D">
        <w:rPr>
          <w:rFonts w:ascii="Aptos Narrow" w:hAnsi="Aptos Narrow" w:eastAsia="Times New Roman" w:cs="Times New Roman"/>
          <w:color w:val="000000"/>
        </w:rPr>
        <w:t>Neonatal referrals are particularly neglected, lacking thermal regulation, respiratory support, and continuous monitoring. Kenya’s referral strategy does not address neonatal transport explicitly, leading to avoidable maternal and neonatal morbidity and mortality.</w:t>
      </w:r>
    </w:p>
    <w:p w:rsidR="004A0704" w:rsidP="0018649A" w:rsidRDefault="0018649A" w14:paraId="6B2AC505" w14:textId="119E6507">
      <w:pPr>
        <w:spacing w:after="0" w:line="240" w:lineRule="auto"/>
        <w:jc w:val="both"/>
        <w:rPr>
          <w:rFonts w:ascii="Aptos Narrow" w:hAnsi="Aptos Narrow" w:eastAsia="Times New Roman" w:cs="Times New Roman"/>
        </w:rPr>
      </w:pPr>
      <w:r w:rsidRPr="794B9829">
        <w:rPr>
          <w:rFonts w:ascii="Aptos Narrow" w:hAnsi="Aptos Narrow" w:eastAsia="Times New Roman" w:cs="Times New Roman"/>
          <w:b/>
          <w:bCs/>
        </w:rPr>
        <w:t xml:space="preserve">Insufficient use of data for programmatic decision making. </w:t>
      </w:r>
      <w:r w:rsidRPr="002172D0" w:rsidR="0079138D">
        <w:rPr>
          <w:rFonts w:ascii="Aptos Narrow" w:hAnsi="Aptos Narrow" w:eastAsia="Times New Roman" w:cs="Times New Roman"/>
        </w:rPr>
        <w:t xml:space="preserve">The first confidential enquiry into maternal deaths </w:t>
      </w:r>
      <w:r w:rsidRPr="002172D0" w:rsidR="00FA59CE">
        <w:rPr>
          <w:rFonts w:ascii="Aptos Narrow" w:hAnsi="Aptos Narrow" w:eastAsia="Times New Roman" w:cs="Times New Roman"/>
        </w:rPr>
        <w:t>demonstrated poor</w:t>
      </w:r>
      <w:r w:rsidRPr="002172D0" w:rsidR="0079138D">
        <w:rPr>
          <w:rFonts w:ascii="Aptos Narrow" w:hAnsi="Aptos Narrow" w:eastAsia="Times New Roman" w:cs="Times New Roman"/>
        </w:rPr>
        <w:t xml:space="preserve"> documentation </w:t>
      </w:r>
      <w:r w:rsidRPr="002172D0" w:rsidR="1A27B7F5">
        <w:rPr>
          <w:rFonts w:ascii="Aptos Narrow" w:hAnsi="Aptos Narrow" w:eastAsia="Times New Roman" w:cs="Times New Roman"/>
        </w:rPr>
        <w:t>in</w:t>
      </w:r>
      <w:r w:rsidRPr="002172D0" w:rsidR="0079138D">
        <w:rPr>
          <w:rFonts w:ascii="Aptos Narrow" w:hAnsi="Aptos Narrow" w:eastAsia="Times New Roman" w:cs="Times New Roman"/>
        </w:rPr>
        <w:t xml:space="preserve"> maternal files with missing and incomplete data</w:t>
      </w:r>
      <w:r w:rsidRPr="002172D0" w:rsidR="0079138D">
        <w:rPr>
          <w:rStyle w:val="FootnoteReference"/>
          <w:rFonts w:ascii="Aptos Narrow" w:hAnsi="Aptos Narrow" w:eastAsia="Times New Roman" w:cs="Times New Roman"/>
        </w:rPr>
        <w:footnoteReference w:id="9"/>
      </w:r>
      <w:r w:rsidRPr="002172D0" w:rsidR="0079138D">
        <w:rPr>
          <w:rFonts w:ascii="Aptos Narrow" w:hAnsi="Aptos Narrow" w:eastAsia="Times New Roman" w:cs="Times New Roman"/>
        </w:rPr>
        <w:t xml:space="preserve">. </w:t>
      </w:r>
      <w:r w:rsidRPr="002172D0" w:rsidR="70676D6D">
        <w:rPr>
          <w:rFonts w:ascii="Aptos Narrow" w:hAnsi="Aptos Narrow" w:eastAsia="Times New Roman" w:cs="Times New Roman"/>
        </w:rPr>
        <w:t>Only 18% of health facilities have evidence of conducting</w:t>
      </w:r>
      <w:r w:rsidRPr="002172D0" w:rsidR="1DEE24E9">
        <w:rPr>
          <w:rFonts w:ascii="Aptos Narrow" w:hAnsi="Aptos Narrow" w:eastAsia="Times New Roman" w:cs="Times New Roman"/>
        </w:rPr>
        <w:t xml:space="preserve"> data quality audits, of which only 21% had </w:t>
      </w:r>
      <w:r w:rsidRPr="794B9829" w:rsidR="1DEE24E9">
        <w:rPr>
          <w:rFonts w:ascii="Aptos Narrow" w:hAnsi="Aptos Narrow" w:eastAsia="Times New Roman" w:cs="Times New Roman"/>
        </w:rPr>
        <w:t xml:space="preserve">established concrete action points based on the </w:t>
      </w:r>
      <w:r w:rsidRPr="794B9829" w:rsidR="4C2DE19A">
        <w:rPr>
          <w:rFonts w:ascii="Aptos Narrow" w:hAnsi="Aptos Narrow" w:eastAsia="Times New Roman" w:cs="Times New Roman"/>
        </w:rPr>
        <w:t>data quality</w:t>
      </w:r>
      <w:r w:rsidRPr="794B9829" w:rsidR="1DEE24E9">
        <w:rPr>
          <w:rFonts w:ascii="Aptos Narrow" w:hAnsi="Aptos Narrow" w:eastAsia="Times New Roman" w:cs="Times New Roman"/>
        </w:rPr>
        <w:t xml:space="preserve"> findings.</w:t>
      </w:r>
      <w:r w:rsidRPr="002172D0" w:rsidR="70676D6D">
        <w:rPr>
          <w:rFonts w:ascii="Aptos Narrow" w:hAnsi="Aptos Narrow" w:eastAsia="Times New Roman" w:cs="Times New Roman"/>
        </w:rPr>
        <w:t xml:space="preserve"> </w:t>
      </w:r>
      <w:r w:rsidR="00B31A67">
        <w:rPr>
          <w:rFonts w:ascii="Aptos Narrow" w:hAnsi="Aptos Narrow" w:eastAsia="Times New Roman" w:cs="Times New Roman"/>
        </w:rPr>
        <w:t xml:space="preserve"> </w:t>
      </w:r>
      <w:r w:rsidR="7532AD2E">
        <w:rPr>
          <w:rFonts w:ascii="Aptos Narrow" w:hAnsi="Aptos Narrow" w:eastAsia="Times New Roman" w:cs="Times New Roman"/>
        </w:rPr>
        <w:t>M</w:t>
      </w:r>
      <w:r w:rsidR="00B31A67">
        <w:rPr>
          <w:rFonts w:ascii="Aptos Narrow" w:hAnsi="Aptos Narrow" w:eastAsia="Times New Roman" w:cs="Times New Roman"/>
        </w:rPr>
        <w:t xml:space="preserve">ost of the data in use </w:t>
      </w:r>
      <w:r w:rsidR="26C41472">
        <w:rPr>
          <w:rFonts w:ascii="Aptos Narrow" w:hAnsi="Aptos Narrow" w:eastAsia="Times New Roman" w:cs="Times New Roman"/>
        </w:rPr>
        <w:t>is</w:t>
      </w:r>
      <w:r w:rsidR="00B31A67">
        <w:rPr>
          <w:rFonts w:ascii="Aptos Narrow" w:hAnsi="Aptos Narrow" w:eastAsia="Times New Roman" w:cs="Times New Roman"/>
        </w:rPr>
        <w:t xml:space="preserve"> aggregate monthly data </w:t>
      </w:r>
      <w:r w:rsidR="7896A986">
        <w:rPr>
          <w:rFonts w:ascii="Aptos Narrow" w:hAnsi="Aptos Narrow" w:eastAsia="Times New Roman" w:cs="Times New Roman"/>
        </w:rPr>
        <w:t xml:space="preserve">which is </w:t>
      </w:r>
      <w:r w:rsidR="00B31A67">
        <w:rPr>
          <w:rFonts w:ascii="Aptos Narrow" w:hAnsi="Aptos Narrow" w:eastAsia="Times New Roman" w:cs="Times New Roman"/>
        </w:rPr>
        <w:t xml:space="preserve">not effective in identifying gaps in pathways of care. </w:t>
      </w:r>
      <w:r w:rsidRPr="707AED2E" w:rsidR="00B31A67">
        <w:rPr>
          <w:rFonts w:ascii="Aptos Narrow" w:hAnsi="Aptos Narrow" w:eastAsia="Arial" w:cs="Arial"/>
        </w:rPr>
        <w:t xml:space="preserve">Standardized individual-level in-patient datasets provide more detailed data for </w:t>
      </w:r>
      <w:r w:rsidR="00B31A67">
        <w:rPr>
          <w:rFonts w:ascii="Aptos Narrow" w:hAnsi="Aptos Narrow" w:eastAsia="Arial" w:cs="Arial"/>
        </w:rPr>
        <w:t>q</w:t>
      </w:r>
      <w:r w:rsidRPr="707AED2E" w:rsidR="00B31A67">
        <w:rPr>
          <w:rFonts w:ascii="Aptos Narrow" w:hAnsi="Aptos Narrow" w:eastAsia="Arial" w:cs="Arial"/>
        </w:rPr>
        <w:t xml:space="preserve">uality </w:t>
      </w:r>
      <w:r w:rsidR="00B31A67">
        <w:rPr>
          <w:rFonts w:ascii="Aptos Narrow" w:hAnsi="Aptos Narrow" w:eastAsia="Arial" w:cs="Arial"/>
        </w:rPr>
        <w:t>i</w:t>
      </w:r>
      <w:r w:rsidRPr="707AED2E" w:rsidR="00B31A67">
        <w:rPr>
          <w:rFonts w:ascii="Aptos Narrow" w:hAnsi="Aptos Narrow" w:eastAsia="Arial" w:cs="Arial"/>
        </w:rPr>
        <w:t xml:space="preserve">mprovement (QI) initiatives to improve maternal and newborn care. </w:t>
      </w:r>
      <w:r w:rsidRPr="00CA3CC1" w:rsidR="00B31A67">
        <w:rPr>
          <w:rFonts w:ascii="Aptos Narrow" w:hAnsi="Aptos Narrow" w:eastAsia="Arial" w:cs="Arial"/>
        </w:rPr>
        <w:t>These granular data are also key for supporting clinical audits, such as MPDSR processes, and other QI initiatives through audit and feedback.</w:t>
      </w:r>
      <w:r w:rsidRPr="707AED2E" w:rsidR="00B31A67">
        <w:rPr>
          <w:rFonts w:ascii="Aptos Narrow" w:hAnsi="Aptos Narrow" w:eastAsia="Arial" w:cs="Arial"/>
        </w:rPr>
        <w:t xml:space="preserve"> </w:t>
      </w:r>
      <w:r w:rsidRPr="002172D0" w:rsidR="0079138D">
        <w:rPr>
          <w:rFonts w:ascii="Aptos Narrow" w:hAnsi="Aptos Narrow" w:eastAsia="Times New Roman" w:cs="Times New Roman"/>
        </w:rPr>
        <w:t xml:space="preserve">Lack of </w:t>
      </w:r>
      <w:r w:rsidR="00B31A67">
        <w:rPr>
          <w:rFonts w:ascii="Aptos Narrow" w:hAnsi="Aptos Narrow" w:eastAsia="Times New Roman" w:cs="Times New Roman"/>
        </w:rPr>
        <w:t xml:space="preserve">patient level data, </w:t>
      </w:r>
      <w:r w:rsidRPr="002172D0" w:rsidR="0079138D">
        <w:rPr>
          <w:rFonts w:ascii="Aptos Narrow" w:hAnsi="Aptos Narrow" w:eastAsia="Times New Roman" w:cs="Times New Roman"/>
        </w:rPr>
        <w:t xml:space="preserve">longitudinal follow up, weak maternal &amp; neonatal pairing, and delayed reporting constrain program planning and evidence use. </w:t>
      </w:r>
      <w:r w:rsidRPr="0079138D" w:rsidR="0079138D">
        <w:rPr>
          <w:rFonts w:ascii="Aptos Narrow" w:hAnsi="Aptos Narrow" w:eastAsia="Times New Roman" w:cs="Times New Roman"/>
        </w:rPr>
        <w:t xml:space="preserve">Digitization of MNH </w:t>
      </w:r>
      <w:r w:rsidR="00B31A67">
        <w:rPr>
          <w:rFonts w:ascii="Aptos Narrow" w:hAnsi="Aptos Narrow" w:eastAsia="Times New Roman" w:cs="Times New Roman"/>
        </w:rPr>
        <w:t xml:space="preserve">individual level </w:t>
      </w:r>
      <w:r w:rsidRPr="0079138D" w:rsidR="0079138D">
        <w:rPr>
          <w:rFonts w:ascii="Aptos Narrow" w:hAnsi="Aptos Narrow" w:eastAsia="Times New Roman" w:cs="Times New Roman"/>
        </w:rPr>
        <w:t>data and integration into Taifa Care EMR are essential for clinical governance, quality improvement, and accountability.</w:t>
      </w:r>
      <w:r w:rsidR="0079138D">
        <w:rPr>
          <w:rFonts w:ascii="Aptos Narrow" w:hAnsi="Aptos Narrow" w:eastAsia="Times New Roman" w:cs="Times New Roman"/>
        </w:rPr>
        <w:t xml:space="preserve"> </w:t>
      </w:r>
      <w:r w:rsidRPr="1CFC1889" w:rsidR="59F417EA">
        <w:rPr>
          <w:rFonts w:ascii="Aptos Narrow" w:hAnsi="Aptos Narrow" w:eastAsia="Times New Roman" w:cs="Times New Roman"/>
        </w:rPr>
        <w:t xml:space="preserve"> By February 2026, TaifaCare EMR had been deployed in 31 of Kenya’s 47 counties, and the Digital Health Agency (DHA) is continuing efforts to expand coverage to the remaining counties in the coming months.</w:t>
      </w:r>
    </w:p>
    <w:p w:rsidR="0018649A" w:rsidP="004A0704" w:rsidRDefault="0018649A" w14:paraId="16E4017C" w14:textId="507CA0FA">
      <w:pPr>
        <w:spacing w:after="0" w:line="240" w:lineRule="auto"/>
        <w:jc w:val="both"/>
        <w:rPr>
          <w:rFonts w:ascii="Aptos Narrow" w:hAnsi="Aptos Narrow" w:eastAsia="Times New Roman" w:cs="Times New Roman"/>
          <w:color w:val="000000" w:themeColor="text1"/>
          <w:lang w:val="en-GB"/>
        </w:rPr>
      </w:pPr>
      <w:r w:rsidRPr="00D92B5F">
        <w:rPr>
          <w:rFonts w:ascii="Aptos Narrow" w:hAnsi="Aptos Narrow"/>
        </w:rPr>
        <w:t xml:space="preserve"> </w:t>
      </w:r>
    </w:p>
    <w:tbl>
      <w:tblPr>
        <w:tblStyle w:val="TableGrid"/>
        <w:tblW w:w="98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2EFD9" w:themeFill="accent6" w:themeFillTint="33"/>
        <w:tblLook w:val="04A0" w:firstRow="1" w:lastRow="0" w:firstColumn="1" w:lastColumn="0" w:noHBand="0" w:noVBand="1"/>
      </w:tblPr>
      <w:tblGrid>
        <w:gridCol w:w="9878"/>
      </w:tblGrid>
      <w:tr w:rsidRPr="001239B4" w:rsidR="00CE7FB9" w:rsidTr="009778CD" w14:paraId="292D7660" w14:textId="77777777">
        <w:trPr>
          <w:trHeight w:val="303" w:hRule="exact"/>
        </w:trPr>
        <w:tc>
          <w:tcPr>
            <w:tcW w:w="9878" w:type="dxa"/>
            <w:shd w:val="clear" w:color="auto" w:fill="FBE4D5" w:themeFill="accent2" w:themeFillTint="33"/>
            <w:vAlign w:val="center"/>
          </w:tcPr>
          <w:p w:rsidRPr="001239B4" w:rsidR="00CE7FB9" w:rsidP="001239B4" w:rsidRDefault="0008711F" w14:paraId="07537EA0" w14:textId="704F0E88">
            <w:pPr>
              <w:jc w:val="both"/>
              <w:rPr>
                <w:rFonts w:ascii="Aptos Narrow" w:hAnsi="Aptos Narrow" w:cs="Arial"/>
                <w:b/>
                <w:bCs/>
                <w:color w:val="1F3864" w:themeColor="accent1" w:themeShade="80"/>
                <w:sz w:val="24"/>
                <w:szCs w:val="24"/>
              </w:rPr>
            </w:pPr>
            <w:r w:rsidRPr="515F700F">
              <w:rPr>
                <w:rFonts w:ascii="Aptos Narrow" w:hAnsi="Aptos Narrow" w:cs="Arial"/>
                <w:b/>
                <w:bCs/>
                <w:color w:val="1F3864" w:themeColor="accent1" w:themeShade="80"/>
                <w:sz w:val="24"/>
                <w:szCs w:val="24"/>
              </w:rPr>
              <w:t xml:space="preserve">Beginnings Fund Strategic Approach </w:t>
            </w:r>
          </w:p>
        </w:tc>
      </w:tr>
    </w:tbl>
    <w:p w:rsidRPr="00D92B5F" w:rsidR="0018649A" w:rsidP="0018649A" w:rsidRDefault="0018649A" w14:paraId="5267B3A9" w14:textId="2AA38390">
      <w:pPr>
        <w:spacing w:after="0" w:line="240" w:lineRule="auto"/>
        <w:jc w:val="both"/>
        <w:rPr>
          <w:rFonts w:ascii="Aptos Narrow" w:hAnsi="Aptos Narrow" w:eastAsia="Times New Roman" w:cs="Times New Roman"/>
          <w:color w:val="000000"/>
          <w:lang w:val="en-GB"/>
          <w14:ligatures w14:val="none"/>
        </w:rPr>
      </w:pPr>
      <w:bookmarkStart w:name="_Hlk160141923" w:id="1"/>
      <w:r w:rsidRPr="00D92B5F">
        <w:rPr>
          <w:rFonts w:ascii="Aptos Narrow" w:hAnsi="Aptos Narrow" w:eastAsia="Yu Gothic" w:cs="Arial"/>
          <w:color w:val="000000"/>
          <w:lang w:val="en-GB"/>
        </w:rPr>
        <w:t>In partnership with the Government of Kenya, Beginnings Fund investments aim to accelerate the reduction in maternal and neonatal mortality and prevent stillbirths to reach Kenya</w:t>
      </w:r>
      <w:r w:rsidRPr="7446AF62" w:rsidR="003A7A78">
        <w:rPr>
          <w:rFonts w:ascii="Aptos Narrow" w:hAnsi="Aptos Narrow" w:eastAsia="Yu Gothic" w:cs="Arial"/>
          <w:color w:val="000000" w:themeColor="text1"/>
          <w:lang w:val="en-GB"/>
        </w:rPr>
        <w:t>’s</w:t>
      </w:r>
      <w:r w:rsidRPr="00D92B5F">
        <w:rPr>
          <w:rFonts w:ascii="Aptos Narrow" w:hAnsi="Aptos Narrow" w:eastAsia="Yu Gothic" w:cs="Arial"/>
          <w:color w:val="000000"/>
          <w:lang w:val="en-GB"/>
        </w:rPr>
        <w:t xml:space="preserve"> 2030 goals</w:t>
      </w:r>
      <w:r w:rsidRPr="00D92B5F">
        <w:rPr>
          <w:rFonts w:ascii="Aptos Narrow" w:hAnsi="Aptos Narrow" w:eastAsia="Yu Gothic" w:cs="Arial"/>
          <w:color w:val="000000"/>
          <w:vertAlign w:val="superscript"/>
          <w:lang w:val="en-GB"/>
        </w:rPr>
        <w:footnoteReference w:id="10"/>
      </w:r>
      <w:r w:rsidRPr="00D92B5F">
        <w:rPr>
          <w:rFonts w:ascii="Aptos Narrow" w:hAnsi="Aptos Narrow" w:eastAsia="Yu Gothic" w:cs="Arial"/>
          <w:color w:val="000000"/>
          <w:lang w:val="en-GB"/>
        </w:rPr>
        <w:t xml:space="preserve"> and </w:t>
      </w:r>
      <w:r w:rsidRPr="00D92B5F">
        <w:rPr>
          <w:rFonts w:ascii="Aptos Narrow" w:hAnsi="Aptos Narrow" w:eastAsia="Times New Roman" w:cs="Times New Roman"/>
          <w:color w:val="000000"/>
          <w:lang w:val="en-GB"/>
          <w14:ligatures w14:val="none"/>
        </w:rPr>
        <w:t>save ~</w:t>
      </w:r>
      <w:r w:rsidRPr="00D92B5F">
        <w:rPr>
          <w:rFonts w:ascii="Aptos Narrow" w:hAnsi="Aptos Narrow" w:eastAsia="Times New Roman" w:cs="Times New Roman"/>
          <w:lang w:val="en-GB"/>
          <w14:ligatures w14:val="none"/>
        </w:rPr>
        <w:t xml:space="preserve"> </w:t>
      </w:r>
      <w:r w:rsidRPr="00D92B5F">
        <w:rPr>
          <w:rFonts w:ascii="Aptos Narrow" w:hAnsi="Aptos Narrow" w:eastAsia="Times New Roman" w:cs="Times New Roman"/>
          <w:color w:val="000000"/>
          <w:lang w:val="en-GB"/>
          <w14:ligatures w14:val="none"/>
        </w:rPr>
        <w:t xml:space="preserve">46,494 lives (Newborn lives </w:t>
      </w:r>
      <w:r w:rsidRPr="00D92B5F">
        <w:rPr>
          <w:rFonts w:ascii="Aptos Narrow" w:hAnsi="Aptos Narrow" w:eastAsia="Times New Roman" w:cs="Times New Roman"/>
          <w:b/>
          <w:bCs/>
          <w:color w:val="000000"/>
          <w:lang w:val="en-GB"/>
          <w14:ligatures w14:val="none"/>
        </w:rPr>
        <w:t>25,432</w:t>
      </w:r>
      <w:r w:rsidRPr="00D92B5F">
        <w:rPr>
          <w:rFonts w:ascii="Aptos Narrow" w:hAnsi="Aptos Narrow" w:eastAsia="Times New Roman" w:cs="Times New Roman"/>
          <w:color w:val="000000"/>
          <w:lang w:val="en-GB"/>
          <w14:ligatures w14:val="none"/>
        </w:rPr>
        <w:t xml:space="preserve">, Still births </w:t>
      </w:r>
      <w:r w:rsidRPr="00D92B5F">
        <w:rPr>
          <w:rFonts w:ascii="Aptos Narrow" w:hAnsi="Aptos Narrow" w:eastAsia="Times New Roman" w:cs="Times New Roman"/>
          <w:b/>
          <w:bCs/>
          <w:color w:val="000000"/>
          <w:lang w:val="en-GB"/>
          <w14:ligatures w14:val="none"/>
        </w:rPr>
        <w:t>16,162</w:t>
      </w:r>
      <w:r w:rsidRPr="00D92B5F">
        <w:rPr>
          <w:rFonts w:ascii="Aptos Narrow" w:hAnsi="Aptos Narrow" w:eastAsia="Times New Roman" w:cs="Times New Roman"/>
          <w:color w:val="000000"/>
          <w:lang w:val="en-GB"/>
          <w14:ligatures w14:val="none"/>
        </w:rPr>
        <w:t xml:space="preserve">, Maternal lives </w:t>
      </w:r>
      <w:r w:rsidRPr="00D92B5F">
        <w:rPr>
          <w:rFonts w:ascii="Aptos Narrow" w:hAnsi="Aptos Narrow" w:eastAsia="Times New Roman" w:cs="Times New Roman"/>
          <w:b/>
          <w:bCs/>
          <w:color w:val="000000"/>
          <w:lang w:val="en-GB"/>
          <w14:ligatures w14:val="none"/>
        </w:rPr>
        <w:t>4</w:t>
      </w:r>
      <w:r w:rsidRPr="7446AF62" w:rsidR="003A7A78">
        <w:rPr>
          <w:rFonts w:ascii="Aptos Narrow" w:hAnsi="Aptos Narrow" w:eastAsia="Times New Roman" w:cs="Times New Roman"/>
          <w:b/>
          <w:bCs/>
          <w:color w:val="000000" w:themeColor="text1"/>
          <w:lang w:val="en-GB"/>
        </w:rPr>
        <w:t>,</w:t>
      </w:r>
      <w:r w:rsidRPr="00D92B5F">
        <w:rPr>
          <w:rFonts w:ascii="Aptos Narrow" w:hAnsi="Aptos Narrow" w:eastAsia="Times New Roman" w:cs="Times New Roman"/>
          <w:b/>
          <w:bCs/>
          <w:color w:val="000000"/>
          <w:lang w:val="en-GB"/>
          <w14:ligatures w14:val="none"/>
        </w:rPr>
        <w:t>900</w:t>
      </w:r>
      <w:r w:rsidRPr="00D92B5F">
        <w:rPr>
          <w:rFonts w:ascii="Aptos Narrow" w:hAnsi="Aptos Narrow" w:eastAsia="Times New Roman" w:cs="Times New Roman"/>
          <w:color w:val="000000"/>
          <w:lang w:val="en-GB"/>
          <w14:ligatures w14:val="none"/>
        </w:rPr>
        <w:t xml:space="preserve">).  Beginnings Fund investments will support the </w:t>
      </w:r>
      <w:r w:rsidRPr="00D92B5F">
        <w:rPr>
          <w:rFonts w:ascii="Aptos Narrow" w:hAnsi="Aptos Narrow" w:eastAsia="Times New Roman" w:cs="Times New Roman"/>
          <w:b/>
          <w:bCs/>
          <w:color w:val="000000"/>
          <w:lang w:val="en-GB"/>
          <w14:ligatures w14:val="none"/>
        </w:rPr>
        <w:t xml:space="preserve">rollout of priority interventions </w:t>
      </w:r>
      <w:r w:rsidRPr="00D92B5F">
        <w:rPr>
          <w:rFonts w:ascii="Aptos Narrow" w:hAnsi="Aptos Narrow" w:eastAsia="Times New Roman" w:cs="Times New Roman"/>
          <w:color w:val="000000"/>
          <w:lang w:val="en-GB"/>
          <w14:ligatures w14:val="none"/>
        </w:rPr>
        <w:t xml:space="preserve">informed by evidence targeted at the drivers of maternal and neonatal morbidity and mortality; improve the availability and use of quality MNH </w:t>
      </w:r>
      <w:r w:rsidRPr="00D92B5F">
        <w:rPr>
          <w:rFonts w:ascii="Aptos Narrow" w:hAnsi="Aptos Narrow" w:eastAsia="Times New Roman" w:cs="Times New Roman"/>
          <w:b/>
          <w:bCs/>
          <w:color w:val="000000"/>
          <w:lang w:val="en-GB"/>
          <w14:ligatures w14:val="none"/>
        </w:rPr>
        <w:t>commodities</w:t>
      </w:r>
      <w:r w:rsidRPr="00D92B5F">
        <w:rPr>
          <w:rFonts w:ascii="Aptos Narrow" w:hAnsi="Aptos Narrow" w:eastAsia="Times New Roman" w:cs="Times New Roman"/>
          <w:color w:val="000000"/>
          <w:lang w:val="en-GB"/>
          <w14:ligatures w14:val="none"/>
        </w:rPr>
        <w:t xml:space="preserve">; </w:t>
      </w:r>
      <w:r w:rsidRPr="00D92B5F">
        <w:rPr>
          <w:rFonts w:ascii="Aptos Narrow" w:hAnsi="Aptos Narrow" w:eastAsia="Times New Roman" w:cs="Times New Roman"/>
          <w:b/>
          <w:bCs/>
          <w:color w:val="000000"/>
          <w:lang w:val="en-GB"/>
          <w14:ligatures w14:val="none"/>
        </w:rPr>
        <w:t>advocate</w:t>
      </w:r>
      <w:r w:rsidRPr="00D92B5F">
        <w:rPr>
          <w:rFonts w:ascii="Aptos Narrow" w:hAnsi="Aptos Narrow" w:eastAsia="Times New Roman" w:cs="Times New Roman"/>
          <w:color w:val="000000"/>
          <w:lang w:val="en-GB"/>
          <w14:ligatures w14:val="none"/>
        </w:rPr>
        <w:t xml:space="preserve"> </w:t>
      </w:r>
      <w:r w:rsidR="00D62518">
        <w:rPr>
          <w:rFonts w:ascii="Aptos Narrow" w:hAnsi="Aptos Narrow" w:eastAsia="Times New Roman" w:cs="Times New Roman"/>
          <w:color w:val="000000"/>
          <w:lang w:val="en-GB"/>
          <w14:ligatures w14:val="none"/>
        </w:rPr>
        <w:t>and support</w:t>
      </w:r>
      <w:r w:rsidRPr="00D92B5F">
        <w:rPr>
          <w:rFonts w:ascii="Aptos Narrow" w:hAnsi="Aptos Narrow" w:eastAsia="Times New Roman" w:cs="Times New Roman"/>
          <w:color w:val="000000"/>
          <w:lang w:val="en-GB"/>
          <w14:ligatures w14:val="none"/>
        </w:rPr>
        <w:t xml:space="preserve"> increase </w:t>
      </w:r>
      <w:r w:rsidR="0067249E">
        <w:rPr>
          <w:rFonts w:ascii="Aptos Narrow" w:hAnsi="Aptos Narrow" w:eastAsia="Times New Roman" w:cs="Times New Roman"/>
          <w:color w:val="000000"/>
          <w:lang w:val="en-GB"/>
          <w14:ligatures w14:val="none"/>
        </w:rPr>
        <w:t xml:space="preserve">in </w:t>
      </w:r>
      <w:r w:rsidRPr="00D92B5F">
        <w:rPr>
          <w:rFonts w:ascii="Aptos Narrow" w:hAnsi="Aptos Narrow" w:eastAsia="Times New Roman" w:cs="Times New Roman"/>
          <w:color w:val="000000"/>
          <w:lang w:val="en-GB"/>
          <w14:ligatures w14:val="none"/>
        </w:rPr>
        <w:t xml:space="preserve">the number and distribution of MNH health workers, and improve MNH </w:t>
      </w:r>
      <w:r w:rsidRPr="00D92B5F">
        <w:rPr>
          <w:rFonts w:ascii="Aptos Narrow" w:hAnsi="Aptos Narrow" w:eastAsia="Times New Roman" w:cs="Times New Roman"/>
          <w:b/>
          <w:bCs/>
          <w:color w:val="000000"/>
          <w:lang w:val="en-GB"/>
          <w14:ligatures w14:val="none"/>
        </w:rPr>
        <w:t>systems</w:t>
      </w:r>
      <w:r w:rsidRPr="00D92B5F">
        <w:rPr>
          <w:rFonts w:ascii="Aptos Narrow" w:hAnsi="Aptos Narrow" w:eastAsia="Times New Roman" w:cs="Times New Roman"/>
          <w:color w:val="000000"/>
          <w:lang w:val="en-GB"/>
          <w14:ligatures w14:val="none"/>
        </w:rPr>
        <w:t xml:space="preserve">; renovate/construct level 2 newborn care units at county and sub-county hospitals and </w:t>
      </w:r>
      <w:r w:rsidRPr="008609ED">
        <w:rPr>
          <w:rFonts w:ascii="Aptos Narrow" w:hAnsi="Aptos Narrow" w:eastAsia="Times New Roman" w:cs="Times New Roman"/>
          <w:lang w:val="en-GB"/>
          <w14:ligatures w14:val="none"/>
        </w:rPr>
        <w:t xml:space="preserve">at four </w:t>
      </w:r>
      <w:r w:rsidRPr="7446AF62" w:rsidR="005677B9">
        <w:rPr>
          <w:rFonts w:ascii="Aptos Narrow" w:hAnsi="Aptos Narrow" w:eastAsia="Times New Roman" w:cs="Times New Roman"/>
          <w:lang w:val="en-GB"/>
        </w:rPr>
        <w:t xml:space="preserve">high-burden </w:t>
      </w:r>
      <w:r w:rsidRPr="008609ED">
        <w:rPr>
          <w:rFonts w:ascii="Aptos Narrow" w:hAnsi="Aptos Narrow" w:eastAsia="Times New Roman" w:cs="Times New Roman"/>
          <w:lang w:val="en-GB"/>
          <w14:ligatures w14:val="none"/>
        </w:rPr>
        <w:t xml:space="preserve">county </w:t>
      </w:r>
      <w:r w:rsidRPr="00D92B5F">
        <w:rPr>
          <w:rFonts w:ascii="Aptos Narrow" w:hAnsi="Aptos Narrow" w:eastAsia="Times New Roman" w:cs="Times New Roman"/>
          <w:color w:val="000000"/>
          <w:lang w:val="en-GB"/>
          <w14:ligatures w14:val="none"/>
        </w:rPr>
        <w:t>referral hospitals</w:t>
      </w:r>
      <w:r w:rsidR="00630E30">
        <w:rPr>
          <w:rFonts w:ascii="Aptos Narrow" w:hAnsi="Aptos Narrow" w:eastAsia="Times New Roman" w:cs="Times New Roman"/>
          <w:color w:val="000000"/>
          <w:lang w:val="en-GB"/>
          <w14:ligatures w14:val="none"/>
        </w:rPr>
        <w:t>,</w:t>
      </w:r>
      <w:r w:rsidRPr="00D92B5F">
        <w:rPr>
          <w:rFonts w:ascii="Aptos Narrow" w:hAnsi="Aptos Narrow" w:eastAsia="Times New Roman" w:cs="Times New Roman"/>
          <w:color w:val="000000"/>
          <w:lang w:val="en-GB"/>
          <w14:ligatures w14:val="none"/>
        </w:rPr>
        <w:t xml:space="preserve"> expand newborn care to include level 3 newborn care units</w:t>
      </w:r>
      <w:r w:rsidR="00D31E2D">
        <w:rPr>
          <w:rFonts w:ascii="Aptos Narrow" w:hAnsi="Aptos Narrow" w:eastAsia="Times New Roman" w:cs="Times New Roman"/>
          <w:color w:val="000000"/>
          <w:lang w:val="en-GB"/>
          <w14:ligatures w14:val="none"/>
        </w:rPr>
        <w:t xml:space="preserve"> (5 </w:t>
      </w:r>
      <w:r w:rsidR="00D944F5">
        <w:rPr>
          <w:rFonts w:ascii="Aptos Narrow" w:hAnsi="Aptos Narrow" w:eastAsia="Times New Roman" w:cs="Times New Roman"/>
          <w:color w:val="000000"/>
          <w:lang w:val="en-GB"/>
          <w14:ligatures w14:val="none"/>
        </w:rPr>
        <w:t xml:space="preserve">NICU </w:t>
      </w:r>
      <w:r w:rsidR="00D31E2D">
        <w:rPr>
          <w:rFonts w:ascii="Aptos Narrow" w:hAnsi="Aptos Narrow" w:eastAsia="Times New Roman" w:cs="Times New Roman"/>
          <w:color w:val="000000"/>
          <w:lang w:val="en-GB"/>
          <w14:ligatures w14:val="none"/>
        </w:rPr>
        <w:t>beds)</w:t>
      </w:r>
      <w:r w:rsidRPr="00D92B5F">
        <w:rPr>
          <w:rFonts w:ascii="Aptos Narrow" w:hAnsi="Aptos Narrow" w:eastAsia="Times New Roman" w:cs="Times New Roman"/>
          <w:color w:val="000000"/>
          <w:lang w:val="en-GB"/>
          <w14:ligatures w14:val="none"/>
        </w:rPr>
        <w:t xml:space="preserve">, </w:t>
      </w:r>
      <w:r w:rsidRPr="00D92B5F">
        <w:rPr>
          <w:rFonts w:ascii="Aptos Narrow" w:hAnsi="Aptos Narrow" w:eastAsia="Times New Roman" w:cs="Times New Roman"/>
          <w:b/>
          <w:bCs/>
          <w:color w:val="000000"/>
          <w:lang w:val="en-GB"/>
          <w14:ligatures w14:val="none"/>
        </w:rPr>
        <w:t>enhance</w:t>
      </w:r>
      <w:r w:rsidRPr="00D92B5F">
        <w:rPr>
          <w:rFonts w:ascii="Aptos Narrow" w:hAnsi="Aptos Narrow" w:eastAsia="Times New Roman" w:cs="Times New Roman"/>
          <w:color w:val="000000"/>
          <w:lang w:val="en-GB"/>
          <w14:ligatures w14:val="none"/>
        </w:rPr>
        <w:t xml:space="preserve"> the competency and skills of health workers, advocate for iKMC and zero separation, and improve emergency stabilization, referral and transport of neonates, </w:t>
      </w:r>
      <w:r w:rsidRPr="00D92B5F">
        <w:rPr>
          <w:rFonts w:ascii="Aptos Narrow" w:hAnsi="Aptos Narrow" w:eastAsia="Times New Roman" w:cs="Times New Roman"/>
          <w:b/>
          <w:bCs/>
          <w:color w:val="000000"/>
          <w:lang w:val="en-GB"/>
          <w14:ligatures w14:val="none"/>
        </w:rPr>
        <w:t xml:space="preserve">strengthen </w:t>
      </w:r>
      <w:r w:rsidR="00D31E2D">
        <w:rPr>
          <w:rFonts w:ascii="Aptos Narrow" w:hAnsi="Aptos Narrow" w:eastAsia="Times New Roman" w:cs="Times New Roman"/>
          <w:b/>
          <w:bCs/>
          <w:color w:val="000000"/>
          <w:lang w:val="en-GB"/>
          <w14:ligatures w14:val="none"/>
        </w:rPr>
        <w:t xml:space="preserve">availability of </w:t>
      </w:r>
      <w:r w:rsidRPr="00D92B5F">
        <w:rPr>
          <w:rFonts w:ascii="Aptos Narrow" w:hAnsi="Aptos Narrow" w:eastAsia="Times New Roman" w:cs="Times New Roman"/>
          <w:b/>
          <w:bCs/>
          <w:color w:val="000000"/>
          <w:lang w:val="en-GB"/>
          <w14:ligatures w14:val="none"/>
        </w:rPr>
        <w:t xml:space="preserve">blood </w:t>
      </w:r>
      <w:r w:rsidR="00D31E2D">
        <w:rPr>
          <w:rFonts w:ascii="Aptos Narrow" w:hAnsi="Aptos Narrow" w:eastAsia="Times New Roman" w:cs="Times New Roman"/>
          <w:b/>
          <w:bCs/>
          <w:color w:val="000000"/>
          <w:lang w:val="en-GB"/>
          <w14:ligatures w14:val="none"/>
        </w:rPr>
        <w:t>and blood products</w:t>
      </w:r>
      <w:r w:rsidRPr="00D92B5F">
        <w:rPr>
          <w:rFonts w:ascii="Aptos Narrow" w:hAnsi="Aptos Narrow" w:eastAsia="Times New Roman" w:cs="Times New Roman"/>
          <w:color w:val="000000"/>
          <w:lang w:val="en-GB"/>
          <w14:ligatures w14:val="none"/>
        </w:rPr>
        <w:t xml:space="preserve">, and </w:t>
      </w:r>
      <w:r w:rsidRPr="00D92B5F">
        <w:rPr>
          <w:rFonts w:ascii="Aptos Narrow" w:hAnsi="Aptos Narrow" w:eastAsia="Times New Roman" w:cs="Times New Roman"/>
          <w:b/>
          <w:bCs/>
          <w:color w:val="000000"/>
          <w:lang w:val="en-GB"/>
          <w14:ligatures w14:val="none"/>
        </w:rPr>
        <w:t>integrate the maternal-newborn inpatient dataset</w:t>
      </w:r>
      <w:r w:rsidRPr="00D92B5F">
        <w:rPr>
          <w:rFonts w:ascii="Aptos Narrow" w:hAnsi="Aptos Narrow" w:eastAsia="Times New Roman" w:cs="Times New Roman"/>
          <w:color w:val="000000"/>
          <w:lang w:val="en-GB"/>
          <w14:ligatures w14:val="none"/>
        </w:rPr>
        <w:t xml:space="preserve"> in Taifa care (national EMR).</w:t>
      </w:r>
    </w:p>
    <w:p w:rsidR="7AAB5D89" w:rsidP="7AAB5D89" w:rsidRDefault="7AAB5D89" w14:paraId="425F27C1" w14:textId="60710F24">
      <w:pPr>
        <w:spacing w:after="0" w:line="240" w:lineRule="auto"/>
        <w:jc w:val="both"/>
        <w:rPr>
          <w:rFonts w:ascii="Aptos Narrow" w:hAnsi="Aptos Narrow" w:eastAsia="Times New Roman" w:cs="Times New Roman"/>
          <w:color w:val="000000" w:themeColor="text1"/>
          <w:lang w:val="en-GB"/>
        </w:rPr>
      </w:pPr>
    </w:p>
    <w:p w:rsidR="4A714647" w:rsidP="7AAB5D89" w:rsidRDefault="4A714647" w14:paraId="23329359" w14:textId="5A0D8315">
      <w:pPr>
        <w:spacing w:after="0" w:line="240" w:lineRule="auto"/>
        <w:jc w:val="both"/>
        <w:rPr>
          <w:rFonts w:ascii="Aptos Narrow" w:hAnsi="Aptos Narrow" w:eastAsia="Times New Roman" w:cs="Times New Roman"/>
          <w:color w:val="000000" w:themeColor="text1"/>
          <w:lang w:val="en-GB"/>
        </w:rPr>
      </w:pPr>
      <w:r w:rsidRPr="7AAB5D89">
        <w:rPr>
          <w:rFonts w:ascii="Aptos Narrow" w:hAnsi="Aptos Narrow" w:eastAsia="Times New Roman" w:cs="Times New Roman"/>
          <w:color w:val="000000" w:themeColor="text1"/>
          <w:lang w:val="en-GB"/>
        </w:rPr>
        <w:t>Beginnings Fund will make targeted investments in products, people, and health systems, focusing on strengthening the workforce, equipping facilities, and scaling low-cost, evidence-based interventions. Beginnings Fund investments will catalyse improvements and complement ongoing maternal and newborn investments in the target counties</w:t>
      </w:r>
      <w:r w:rsidRPr="1CFC1889" w:rsidR="498E2C3F">
        <w:rPr>
          <w:rFonts w:ascii="Aptos Narrow" w:hAnsi="Aptos Narrow" w:eastAsia="Times New Roman" w:cs="Times New Roman"/>
          <w:color w:val="000000" w:themeColor="text1"/>
          <w:lang w:val="en-GB"/>
        </w:rPr>
        <w:t>, including</w:t>
      </w:r>
      <w:r w:rsidRPr="1CFC1889" w:rsidR="366C3796">
        <w:rPr>
          <w:rFonts w:ascii="Aptos Narrow" w:hAnsi="Aptos Narrow" w:eastAsia="Times New Roman" w:cs="Times New Roman"/>
          <w:color w:val="000000" w:themeColor="text1"/>
          <w:lang w:val="en-GB"/>
        </w:rPr>
        <w:t xml:space="preserve"> – </w:t>
      </w:r>
      <w:r w:rsidRPr="1CFC1889" w:rsidR="00A01C56">
        <w:rPr>
          <w:rFonts w:ascii="Aptos Narrow" w:hAnsi="Aptos Narrow" w:eastAsia="Times New Roman" w:cs="Times New Roman"/>
          <w:color w:val="000000" w:themeColor="text1"/>
          <w:lang w:val="en-GB"/>
        </w:rPr>
        <w:t>but not</w:t>
      </w:r>
      <w:r w:rsidRPr="1CFC1889" w:rsidR="366C3796">
        <w:rPr>
          <w:rFonts w:ascii="Aptos Narrow" w:hAnsi="Aptos Narrow" w:eastAsia="Times New Roman" w:cs="Times New Roman"/>
          <w:color w:val="000000" w:themeColor="text1"/>
          <w:lang w:val="en-GB"/>
        </w:rPr>
        <w:t xml:space="preserve"> limited to -</w:t>
      </w:r>
      <w:r w:rsidRPr="7AAB5D89">
        <w:rPr>
          <w:rFonts w:ascii="Aptos Narrow" w:hAnsi="Aptos Narrow" w:eastAsia="Times New Roman" w:cs="Times New Roman"/>
          <w:color w:val="000000" w:themeColor="text1"/>
          <w:lang w:val="en-GB"/>
        </w:rPr>
        <w:t xml:space="preserve"> the Building Resilient Health Systems (World Bank) and Increasing Access and Quality in Sexual, Reproductive, Maternal, Newborn and Adolescent Health Services in Kenya by STBF. </w:t>
      </w:r>
    </w:p>
    <w:p w:rsidRPr="00D92B5F" w:rsidR="0018649A" w:rsidP="0018649A" w:rsidRDefault="0018649A" w14:paraId="6F644E62" w14:textId="77777777">
      <w:pPr>
        <w:spacing w:after="0" w:line="240" w:lineRule="auto"/>
        <w:jc w:val="both"/>
        <w:rPr>
          <w:rFonts w:ascii="Aptos Narrow" w:hAnsi="Aptos Narrow" w:eastAsia="Times New Roman" w:cs="Times New Roman"/>
          <w:color w:val="000000"/>
          <w:lang w:val="en-GB"/>
          <w14:ligatures w14:val="none"/>
        </w:rPr>
      </w:pPr>
    </w:p>
    <w:p w:rsidR="0018649A" w:rsidP="0018649A" w:rsidRDefault="0018649A" w14:paraId="2871577C" w14:textId="103A14DE">
      <w:pPr>
        <w:spacing w:after="0" w:line="240" w:lineRule="auto"/>
        <w:jc w:val="both"/>
        <w:rPr>
          <w:rFonts w:ascii="Aptos Narrow" w:hAnsi="Aptos Narrow" w:eastAsia="Noto Sans" w:cs="Noto Sans"/>
          <w:lang w:val="en-GB"/>
        </w:rPr>
      </w:pPr>
      <w:r w:rsidRPr="00D92B5F">
        <w:rPr>
          <w:rFonts w:ascii="Aptos Narrow" w:hAnsi="Aptos Narrow" w:eastAsia="Times New Roman" w:cs="Times New Roman"/>
          <w:color w:val="000000"/>
          <w:lang w:val="en-GB"/>
          <w14:ligatures w14:val="none"/>
        </w:rPr>
        <w:t xml:space="preserve">Beginnings Fund investments will ensure key technical partners are engaged to support implementation under the leadership and direction of both national and county government to ensure all interventions are embedded in national and county structures from inception. </w:t>
      </w:r>
      <w:bookmarkStart w:name="_Hlk207971939" w:id="2"/>
      <w:r w:rsidRPr="00D92B5F">
        <w:rPr>
          <w:rFonts w:ascii="Aptos Narrow" w:hAnsi="Aptos Narrow" w:eastAsia="Noto Sans" w:cs="Noto Sans"/>
          <w:lang w:val="en-GB"/>
        </w:rPr>
        <w:t>Investments will be made through relevant Government of Kenya departments and agencies (the Kenya Medical Supplies Authority</w:t>
      </w:r>
      <w:r w:rsidRPr="000855C3">
        <w:rPr>
          <w:rFonts w:ascii="Aptos Narrow" w:hAnsi="Aptos Narrow" w:eastAsia="Noto Sans" w:cs="Noto Sans"/>
          <w:lang w:val="en-GB"/>
        </w:rPr>
        <w:t xml:space="preserve">, Kenya </w:t>
      </w:r>
      <w:r w:rsidRPr="000855C3" w:rsidR="000F0260">
        <w:rPr>
          <w:rFonts w:ascii="Aptos Narrow" w:hAnsi="Aptos Narrow" w:eastAsia="Noto Sans" w:cs="Noto Sans"/>
          <w:lang w:val="en-GB"/>
        </w:rPr>
        <w:t xml:space="preserve">Blood </w:t>
      </w:r>
      <w:r w:rsidRPr="000855C3">
        <w:rPr>
          <w:rFonts w:ascii="Aptos Narrow" w:hAnsi="Aptos Narrow" w:eastAsia="Noto Sans" w:cs="Noto Sans"/>
          <w:lang w:val="en-GB"/>
        </w:rPr>
        <w:t xml:space="preserve">Transfusion </w:t>
      </w:r>
      <w:r w:rsidRPr="000855C3" w:rsidR="000F0260">
        <w:rPr>
          <w:rFonts w:ascii="Aptos Narrow" w:hAnsi="Aptos Narrow" w:eastAsia="Noto Sans" w:cs="Noto Sans"/>
          <w:lang w:val="en-GB"/>
        </w:rPr>
        <w:t xml:space="preserve">and Transplant </w:t>
      </w:r>
      <w:r w:rsidRPr="000855C3">
        <w:rPr>
          <w:rFonts w:ascii="Aptos Narrow" w:hAnsi="Aptos Narrow" w:eastAsia="Noto Sans" w:cs="Noto Sans"/>
          <w:lang w:val="en-GB"/>
        </w:rPr>
        <w:t xml:space="preserve">Services </w:t>
      </w:r>
      <w:r w:rsidRPr="000855C3" w:rsidR="2188912B">
        <w:rPr>
          <w:rFonts w:ascii="Aptos Narrow" w:hAnsi="Aptos Narrow" w:eastAsia="Noto Sans" w:cs="Noto Sans"/>
          <w:lang w:val="en-GB"/>
        </w:rPr>
        <w:t>Di</w:t>
      </w:r>
      <w:r w:rsidRPr="000855C3" w:rsidR="000F0260">
        <w:rPr>
          <w:rFonts w:ascii="Aptos Narrow" w:hAnsi="Aptos Narrow" w:eastAsia="Noto Sans" w:cs="Noto Sans"/>
          <w:lang w:val="en-GB"/>
        </w:rPr>
        <w:t>rectorate</w:t>
      </w:r>
      <w:r w:rsidRPr="00D92B5F">
        <w:rPr>
          <w:rFonts w:ascii="Aptos Narrow" w:hAnsi="Aptos Narrow" w:eastAsia="Noto Sans" w:cs="Noto Sans"/>
          <w:lang w:val="en-GB"/>
        </w:rPr>
        <w:t xml:space="preserve">, Digital Health Agency), the target counties through the Council of Governors, professional associations, training institutions, and technical support through non-government organizations. </w:t>
      </w:r>
      <w:bookmarkEnd w:id="2"/>
    </w:p>
    <w:p w:rsidR="00680965" w:rsidP="0018649A" w:rsidRDefault="00680965" w14:paraId="6283F8BE" w14:textId="77777777">
      <w:pPr>
        <w:spacing w:after="0" w:line="240" w:lineRule="auto"/>
        <w:jc w:val="both"/>
        <w:rPr>
          <w:rFonts w:ascii="Aptos Narrow" w:hAnsi="Aptos Narrow" w:eastAsia="Noto Sans" w:cs="Noto Sans"/>
          <w:lang w:val="en-GB"/>
        </w:rPr>
      </w:pPr>
    </w:p>
    <w:p w:rsidR="00680965" w:rsidP="00680965" w:rsidRDefault="00680965" w14:paraId="0D7FC4A9" w14:textId="77777777">
      <w:pPr>
        <w:tabs>
          <w:tab w:val="left" w:pos="2388"/>
        </w:tabs>
        <w:spacing w:after="0" w:line="240" w:lineRule="auto"/>
        <w:rPr>
          <w:rFonts w:ascii="Aptos Narrow" w:hAnsi="Aptos Narrow" w:eastAsia="Aptos Narrow" w:cs="Aptos Narrow"/>
        </w:rPr>
      </w:pPr>
      <w:r w:rsidRPr="09F6369B">
        <w:rPr>
          <w:rFonts w:ascii="Aptos Narrow" w:hAnsi="Aptos Narrow" w:eastAsia="Aptos Narrow" w:cs="Aptos Narrow"/>
        </w:rPr>
        <w:t>Based on engagement with the MOH and CoG technical teams and stakeholders from lead government agencies and professional associations, key networks of care at county and sub-county level are targeted based on burden, referral patterns, equity, and need for implementation of priority interventions</w:t>
      </w:r>
    </w:p>
    <w:p w:rsidR="00680965" w:rsidP="00680965" w:rsidRDefault="00680965" w14:paraId="48F5AB97" w14:textId="77777777">
      <w:pPr>
        <w:tabs>
          <w:tab w:val="left" w:pos="2388"/>
        </w:tabs>
        <w:spacing w:after="0" w:line="240" w:lineRule="auto"/>
        <w:rPr>
          <w:rFonts w:ascii="Aptos Narrow" w:hAnsi="Aptos Narrow" w:eastAsia="Aptos Narrow" w:cs="Aptos Narrow"/>
        </w:rPr>
      </w:pPr>
    </w:p>
    <w:p w:rsidRPr="00D92B5F" w:rsidR="0018649A" w:rsidP="000F0A56" w:rsidRDefault="000F0A56" w14:paraId="754050FD" w14:textId="4906887B">
      <w:pPr>
        <w:spacing w:after="0" w:line="240" w:lineRule="auto"/>
        <w:jc w:val="both"/>
        <w:rPr>
          <w:rFonts w:ascii="Aptos Narrow" w:hAnsi="Aptos Narrow" w:eastAsia="Times New Roman" w:cs="Times New Roman"/>
          <w:lang w:val="en-GB"/>
        </w:rPr>
      </w:pPr>
      <w:r w:rsidRPr="000F0A56">
        <w:rPr>
          <w:rFonts w:ascii="Aptos Narrow" w:hAnsi="Aptos Narrow" w:eastAsia="Times New Roman" w:cs="Times New Roman"/>
          <w:noProof/>
        </w:rPr>
        <w:drawing>
          <wp:anchor distT="0" distB="0" distL="114300" distR="114300" simplePos="0" relativeHeight="251658240" behindDoc="0" locked="0" layoutInCell="1" allowOverlap="1" wp14:anchorId="4020910F" wp14:editId="0B7D0E81">
            <wp:simplePos x="0" y="0"/>
            <wp:positionH relativeFrom="column">
              <wp:posOffset>-1988</wp:posOffset>
            </wp:positionH>
            <wp:positionV relativeFrom="paragraph">
              <wp:posOffset>3644</wp:posOffset>
            </wp:positionV>
            <wp:extent cx="2984845" cy="3384600"/>
            <wp:effectExtent l="19050" t="19050" r="25400" b="25400"/>
            <wp:wrapSquare wrapText="bothSides"/>
            <wp:docPr id="8" name="Picture 7" descr="A map of kenya with different colored areas&#10;&#10;AI-generated content may be incorrect.">
              <a:extLst xmlns:a="http://schemas.openxmlformats.org/drawingml/2006/main">
                <a:ext uri="{FF2B5EF4-FFF2-40B4-BE49-F238E27FC236}">
                  <a16:creationId xmlns:a16="http://schemas.microsoft.com/office/drawing/2014/main" id="{441A9B85-8935-E8D7-729C-3F1D6CFB1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map of kenya with different colored areas&#10;&#10;AI-generated content may be incorrect.">
                      <a:extLst>
                        <a:ext uri="{FF2B5EF4-FFF2-40B4-BE49-F238E27FC236}">
                          <a16:creationId xmlns:a16="http://schemas.microsoft.com/office/drawing/2014/main" id="{441A9B85-8935-E8D7-729C-3F1D6CFB1E46}"/>
                        </a:ext>
                      </a:extLst>
                    </pic:cNvPr>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84845" cy="3384600"/>
                    </a:xfrm>
                    <a:prstGeom prst="rect">
                      <a:avLst/>
                    </a:prstGeom>
                    <a:ln>
                      <a:solidFill>
                        <a:schemeClr val="tx1"/>
                      </a:solidFill>
                    </a:ln>
                  </pic:spPr>
                </pic:pic>
              </a:graphicData>
            </a:graphic>
          </wp:anchor>
        </w:drawing>
      </w:r>
      <w:r w:rsidRPr="00D92B5F" w:rsidR="0018649A">
        <w:rPr>
          <w:rFonts w:ascii="Aptos Narrow" w:hAnsi="Aptos Narrow" w:eastAsia="Times New Roman" w:cs="Times New Roman"/>
          <w:lang w:val="en-GB"/>
        </w:rPr>
        <w:t xml:space="preserve">The Beginnings Fund aims to </w:t>
      </w:r>
      <w:r w:rsidRPr="00D92B5F" w:rsidR="0018649A">
        <w:rPr>
          <w:rFonts w:ascii="Aptos Narrow" w:hAnsi="Aptos Narrow" w:eastAsia="Times New Roman" w:cs="Times New Roman"/>
          <w:b/>
          <w:bCs/>
          <w:lang w:val="en-GB"/>
        </w:rPr>
        <w:t xml:space="preserve">target counties </w:t>
      </w:r>
      <w:r w:rsidRPr="00D92B5F" w:rsidR="004A0704">
        <w:rPr>
          <w:rFonts w:ascii="Aptos Narrow" w:hAnsi="Aptos Narrow" w:eastAsia="Times New Roman" w:cs="Times New Roman"/>
          <w:b/>
          <w:bCs/>
          <w:lang w:val="en-GB"/>
        </w:rPr>
        <w:t>where 50</w:t>
      </w:r>
      <w:r w:rsidRPr="00D92B5F" w:rsidR="0018649A">
        <w:rPr>
          <w:rFonts w:ascii="Aptos Narrow" w:hAnsi="Aptos Narrow" w:eastAsia="Times New Roman" w:cs="Times New Roman"/>
          <w:b/>
          <w:bCs/>
          <w:lang w:val="en-GB"/>
        </w:rPr>
        <w:t>% of preventable deaths occur</w:t>
      </w:r>
      <w:r w:rsidRPr="00D92B5F" w:rsidR="0018649A">
        <w:rPr>
          <w:rFonts w:ascii="Aptos Narrow" w:hAnsi="Aptos Narrow" w:eastAsia="Times New Roman" w:cs="Times New Roman"/>
          <w:lang w:val="en-GB"/>
        </w:rPr>
        <w:t>, focusing interventions to achieve national impact. Pooled data from the Kenya Health Information System (KHIS) for 2022</w:t>
      </w:r>
      <w:r w:rsidR="00DB3D1F">
        <w:rPr>
          <w:rFonts w:ascii="Aptos Narrow" w:hAnsi="Aptos Narrow" w:eastAsia="Times New Roman" w:cs="Times New Roman"/>
          <w:lang w:val="en-GB"/>
        </w:rPr>
        <w:t>-</w:t>
      </w:r>
      <w:r w:rsidRPr="00D92B5F" w:rsidR="0018649A">
        <w:rPr>
          <w:rFonts w:ascii="Aptos Narrow" w:hAnsi="Aptos Narrow" w:eastAsia="Times New Roman" w:cs="Times New Roman"/>
          <w:lang w:val="en-GB"/>
        </w:rPr>
        <w:t xml:space="preserve"> 2024 were analysed to identify counties with the highest maternal and newborn deaths and stillbirths. Beginnings Fund investments will target </w:t>
      </w:r>
      <w:r w:rsidRPr="00D92B5F" w:rsidR="0018649A">
        <w:rPr>
          <w:rFonts w:ascii="Aptos Narrow" w:hAnsi="Aptos Narrow" w:eastAsia="Times New Roman" w:cs="Times New Roman"/>
          <w:b/>
          <w:bCs/>
          <w:lang w:val="en-GB"/>
        </w:rPr>
        <w:t>21 proposed counties</w:t>
      </w:r>
      <w:r w:rsidRPr="00D92B5F" w:rsidR="0018649A">
        <w:rPr>
          <w:rFonts w:ascii="Aptos Narrow" w:hAnsi="Aptos Narrow" w:eastAsia="Times New Roman" w:cs="Times New Roman"/>
          <w:lang w:val="en-GB"/>
        </w:rPr>
        <w:t xml:space="preserve">. In the </w:t>
      </w:r>
      <w:r w:rsidRPr="00D92B5F" w:rsidR="0018649A">
        <w:rPr>
          <w:rFonts w:ascii="Aptos Narrow" w:hAnsi="Aptos Narrow" w:eastAsia="Times New Roman" w:cs="Times New Roman"/>
          <w:b/>
          <w:bCs/>
          <w:lang w:val="en-GB"/>
        </w:rPr>
        <w:t>15 highest-burden counties</w:t>
      </w:r>
      <w:r w:rsidRPr="00D92B5F" w:rsidR="0018649A">
        <w:rPr>
          <w:rFonts w:ascii="Aptos Narrow" w:hAnsi="Aptos Narrow" w:eastAsia="Times New Roman" w:cs="Times New Roman"/>
          <w:lang w:val="en-GB"/>
        </w:rPr>
        <w:t xml:space="preserve"> (maternal and newborn deaths and stillbirths high across all three indicators plus high number of deliveries), </w:t>
      </w:r>
      <w:r w:rsidRPr="00D92B5F" w:rsidR="0018649A">
        <w:rPr>
          <w:rFonts w:ascii="Aptos Narrow" w:hAnsi="Aptos Narrow" w:eastAsia="Times New Roman" w:cs="Times New Roman"/>
          <w:b/>
          <w:bCs/>
          <w:lang w:val="en-GB"/>
        </w:rPr>
        <w:t>intensive support</w:t>
      </w:r>
      <w:r w:rsidRPr="00D92B5F" w:rsidR="0018649A">
        <w:rPr>
          <w:rFonts w:ascii="Aptos Narrow" w:hAnsi="Aptos Narrow" w:eastAsia="Times New Roman" w:cs="Times New Roman"/>
          <w:lang w:val="en-GB"/>
        </w:rPr>
        <w:t xml:space="preserve"> will reach </w:t>
      </w:r>
      <w:r w:rsidR="000F0260">
        <w:rPr>
          <w:rFonts w:ascii="Aptos Narrow" w:hAnsi="Aptos Narrow" w:eastAsia="Times New Roman" w:cs="Times New Roman"/>
          <w:lang w:val="en-GB"/>
        </w:rPr>
        <w:t>172</w:t>
      </w:r>
      <w:r w:rsidRPr="00D92B5F" w:rsidR="0018649A">
        <w:rPr>
          <w:rFonts w:ascii="Aptos Narrow" w:hAnsi="Aptos Narrow" w:eastAsia="Times New Roman" w:cs="Times New Roman"/>
          <w:lang w:val="en-GB"/>
        </w:rPr>
        <w:t xml:space="preserve"> </w:t>
      </w:r>
      <w:r w:rsidRPr="00D92B5F" w:rsidR="004A0704">
        <w:rPr>
          <w:rFonts w:ascii="Aptos Narrow" w:hAnsi="Aptos Narrow" w:eastAsia="Times New Roman" w:cs="Times New Roman"/>
          <w:lang w:val="en-GB"/>
        </w:rPr>
        <w:t>facilities with</w:t>
      </w:r>
      <w:r w:rsidRPr="00D92B5F" w:rsidR="0018649A">
        <w:rPr>
          <w:rFonts w:ascii="Aptos Narrow" w:hAnsi="Aptos Narrow" w:eastAsia="Times New Roman" w:cs="Times New Roman"/>
          <w:lang w:val="en-GB"/>
        </w:rPr>
        <w:t xml:space="preserve"> a package of interventions using a hub-and-spoke approach with the county referral hospital serving as the hub. </w:t>
      </w:r>
      <w:r w:rsidRPr="00D92B5F" w:rsidR="0018649A">
        <w:rPr>
          <w:rFonts w:ascii="Aptos Narrow" w:hAnsi="Aptos Narrow" w:eastAsia="Times New Roman" w:cs="Times New Roman"/>
          <w:b/>
          <w:bCs/>
          <w:lang w:val="en-GB"/>
        </w:rPr>
        <w:t>Six</w:t>
      </w:r>
      <w:r w:rsidRPr="00D92B5F" w:rsidR="0018649A">
        <w:rPr>
          <w:rFonts w:ascii="Aptos Narrow" w:hAnsi="Aptos Narrow" w:eastAsia="Times New Roman" w:cs="Times New Roman"/>
          <w:lang w:val="en-GB"/>
        </w:rPr>
        <w:t xml:space="preserve"> marginalized and under-resourced counties have also been prioritised for equity and will receive </w:t>
      </w:r>
      <w:r w:rsidRPr="00D92B5F" w:rsidR="0018649A">
        <w:rPr>
          <w:rFonts w:ascii="Aptos Narrow" w:hAnsi="Aptos Narrow" w:eastAsia="Times New Roman" w:cs="Times New Roman"/>
          <w:b/>
          <w:bCs/>
          <w:lang w:val="en-GB"/>
        </w:rPr>
        <w:t xml:space="preserve">targeted support for </w:t>
      </w:r>
      <w:r w:rsidRPr="000F0260" w:rsidR="000F0260">
        <w:rPr>
          <w:rFonts w:ascii="Aptos Narrow" w:hAnsi="Aptos Narrow" w:eastAsia="Times New Roman" w:cs="Times New Roman"/>
          <w:b/>
          <w:bCs/>
          <w:lang w:val="en-GB"/>
        </w:rPr>
        <w:t>2</w:t>
      </w:r>
      <w:r w:rsidRPr="000F0260" w:rsidR="00554419">
        <w:rPr>
          <w:rFonts w:ascii="Aptos Narrow" w:hAnsi="Aptos Narrow" w:eastAsia="Times New Roman" w:cs="Times New Roman"/>
          <w:b/>
          <w:bCs/>
          <w:lang w:val="en-GB"/>
        </w:rPr>
        <w:t>8</w:t>
      </w:r>
      <w:r w:rsidRPr="00D92B5F" w:rsidR="0018649A">
        <w:rPr>
          <w:rFonts w:ascii="Aptos Narrow" w:hAnsi="Aptos Narrow" w:eastAsia="Times New Roman" w:cs="Times New Roman"/>
          <w:b/>
          <w:bCs/>
          <w:lang w:val="en-GB"/>
        </w:rPr>
        <w:t xml:space="preserve"> highest-volume </w:t>
      </w:r>
      <w:r w:rsidRPr="00D92B5F" w:rsidR="00D31E2D">
        <w:rPr>
          <w:rFonts w:ascii="Aptos Narrow" w:hAnsi="Aptos Narrow" w:eastAsia="Times New Roman" w:cs="Times New Roman"/>
          <w:b/>
          <w:bCs/>
          <w:lang w:val="en-GB"/>
        </w:rPr>
        <w:t>facilities</w:t>
      </w:r>
      <w:r w:rsidR="00E64907">
        <w:rPr>
          <w:rFonts w:ascii="Aptos Narrow" w:hAnsi="Aptos Narrow" w:eastAsia="Times New Roman" w:cs="Times New Roman"/>
          <w:b/>
          <w:bCs/>
          <w:lang w:val="en-GB"/>
        </w:rPr>
        <w:t xml:space="preserve"> (&gt;600 annual deliveries)</w:t>
      </w:r>
      <w:r w:rsidRPr="00D92B5F" w:rsidR="00D31E2D">
        <w:rPr>
          <w:rFonts w:ascii="Aptos Narrow" w:hAnsi="Aptos Narrow" w:eastAsia="Times New Roman" w:cs="Times New Roman"/>
          <w:lang w:val="en-GB"/>
        </w:rPr>
        <w:t>.</w:t>
      </w:r>
      <w:r w:rsidRPr="00D92B5F" w:rsidR="0018649A">
        <w:rPr>
          <w:rFonts w:ascii="Aptos Narrow" w:hAnsi="Aptos Narrow" w:eastAsia="Times New Roman" w:cs="Times New Roman"/>
          <w:lang w:val="en-GB"/>
        </w:rPr>
        <w:t xml:space="preserve"> The</w:t>
      </w:r>
      <w:r w:rsidRPr="00D92B5F" w:rsidR="3ED08458">
        <w:rPr>
          <w:rFonts w:ascii="Aptos Narrow" w:hAnsi="Aptos Narrow" w:eastAsia="Times New Roman" w:cs="Times New Roman"/>
          <w:lang w:val="en-GB"/>
        </w:rPr>
        <w:t xml:space="preserve"> 21 </w:t>
      </w:r>
      <w:r w:rsidRPr="00D92B5F" w:rsidR="00D16F01">
        <w:rPr>
          <w:rFonts w:ascii="Aptos Narrow" w:hAnsi="Aptos Narrow" w:eastAsia="Times New Roman" w:cs="Times New Roman"/>
          <w:lang w:val="en-GB"/>
        </w:rPr>
        <w:t>counties account</w:t>
      </w:r>
      <w:r w:rsidRPr="00D92B5F" w:rsidR="43716414">
        <w:rPr>
          <w:rFonts w:ascii="Aptos Narrow" w:hAnsi="Aptos Narrow" w:eastAsia="Times New Roman" w:cs="Times New Roman"/>
          <w:lang w:val="en-GB"/>
        </w:rPr>
        <w:t>ed</w:t>
      </w:r>
      <w:r w:rsidR="00D31E2D">
        <w:rPr>
          <w:rFonts w:ascii="Aptos Narrow" w:hAnsi="Aptos Narrow" w:eastAsia="Times New Roman" w:cs="Times New Roman"/>
          <w:lang w:val="en-GB"/>
        </w:rPr>
        <w:t xml:space="preserve"> f</w:t>
      </w:r>
      <w:r w:rsidRPr="00D92B5F" w:rsidR="0018649A">
        <w:rPr>
          <w:rFonts w:ascii="Aptos Narrow" w:hAnsi="Aptos Narrow" w:eastAsia="Times New Roman" w:cs="Times New Roman"/>
          <w:lang w:val="en-GB"/>
        </w:rPr>
        <w:t xml:space="preserve">or </w:t>
      </w:r>
      <w:r w:rsidRPr="00D92B5F" w:rsidR="0018649A">
        <w:rPr>
          <w:rFonts w:ascii="Aptos Narrow" w:hAnsi="Aptos Narrow" w:eastAsia="Times New Roman" w:cs="Times New Roman"/>
          <w:b/>
          <w:bCs/>
          <w:lang w:val="en-GB"/>
        </w:rPr>
        <w:t>62%</w:t>
      </w:r>
      <w:r w:rsidRPr="00D92B5F" w:rsidR="0018649A">
        <w:rPr>
          <w:rFonts w:ascii="Aptos Narrow" w:hAnsi="Aptos Narrow" w:eastAsia="Times New Roman" w:cs="Times New Roman"/>
          <w:lang w:val="en-GB"/>
        </w:rPr>
        <w:t xml:space="preserve"> of all facility deliveries, </w:t>
      </w:r>
      <w:r w:rsidRPr="00D92B5F" w:rsidR="0018649A">
        <w:rPr>
          <w:rFonts w:ascii="Aptos Narrow" w:hAnsi="Aptos Narrow" w:eastAsia="Times New Roman" w:cs="Times New Roman"/>
          <w:b/>
          <w:bCs/>
          <w:lang w:val="en-GB"/>
        </w:rPr>
        <w:t>62%</w:t>
      </w:r>
      <w:r w:rsidRPr="00D92B5F" w:rsidR="0018649A">
        <w:rPr>
          <w:rFonts w:ascii="Aptos Narrow" w:hAnsi="Aptos Narrow" w:eastAsia="Times New Roman" w:cs="Times New Roman"/>
          <w:lang w:val="en-GB"/>
        </w:rPr>
        <w:t xml:space="preserve"> of stillbirths, </w:t>
      </w:r>
      <w:r w:rsidRPr="00D92B5F" w:rsidR="0018649A">
        <w:rPr>
          <w:rFonts w:ascii="Aptos Narrow" w:hAnsi="Aptos Narrow" w:eastAsia="Times New Roman" w:cs="Times New Roman"/>
          <w:b/>
          <w:bCs/>
          <w:lang w:val="en-GB"/>
        </w:rPr>
        <w:t>68%</w:t>
      </w:r>
      <w:r w:rsidRPr="00D92B5F" w:rsidR="0018649A">
        <w:rPr>
          <w:rFonts w:ascii="Aptos Narrow" w:hAnsi="Aptos Narrow" w:eastAsia="Times New Roman" w:cs="Times New Roman"/>
          <w:lang w:val="en-GB"/>
        </w:rPr>
        <w:t xml:space="preserve"> </w:t>
      </w:r>
      <w:r w:rsidRPr="00D92B5F" w:rsidR="7629DB0B">
        <w:rPr>
          <w:rFonts w:ascii="Aptos Narrow" w:hAnsi="Aptos Narrow" w:eastAsia="Times New Roman" w:cs="Times New Roman"/>
          <w:lang w:val="en-GB"/>
        </w:rPr>
        <w:t xml:space="preserve">neonatal deaths, </w:t>
      </w:r>
      <w:r w:rsidR="00EE58C5">
        <w:rPr>
          <w:rFonts w:ascii="Aptos Narrow" w:hAnsi="Aptos Narrow" w:eastAsia="Times New Roman" w:cs="Times New Roman"/>
          <w:lang w:val="en-GB"/>
        </w:rPr>
        <w:t xml:space="preserve">and </w:t>
      </w:r>
      <w:r w:rsidRPr="00336167" w:rsidR="00EE58C5">
        <w:rPr>
          <w:rFonts w:ascii="Aptos Narrow" w:hAnsi="Aptos Narrow" w:eastAsia="Times New Roman" w:cs="Times New Roman"/>
          <w:b/>
          <w:bCs/>
          <w:lang w:val="en-GB"/>
        </w:rPr>
        <w:t xml:space="preserve">69% </w:t>
      </w:r>
      <w:r w:rsidRPr="00D92B5F" w:rsidR="0018649A">
        <w:rPr>
          <w:rFonts w:ascii="Aptos Narrow" w:hAnsi="Aptos Narrow" w:eastAsia="Times New Roman" w:cs="Times New Roman"/>
          <w:lang w:val="en-GB"/>
        </w:rPr>
        <w:t xml:space="preserve">of </w:t>
      </w:r>
      <w:r w:rsidR="00EE58C5">
        <w:rPr>
          <w:rFonts w:ascii="Aptos Narrow" w:hAnsi="Aptos Narrow" w:eastAsia="Times New Roman" w:cs="Times New Roman"/>
          <w:lang w:val="en-GB"/>
        </w:rPr>
        <w:t xml:space="preserve">maternal </w:t>
      </w:r>
      <w:r w:rsidRPr="00D92B5F" w:rsidR="0018649A">
        <w:rPr>
          <w:rFonts w:ascii="Aptos Narrow" w:hAnsi="Aptos Narrow" w:eastAsia="Times New Roman" w:cs="Times New Roman"/>
          <w:lang w:val="en-GB"/>
        </w:rPr>
        <w:t>deaths in Kenya</w:t>
      </w:r>
      <w:r w:rsidR="0059582F">
        <w:rPr>
          <w:rFonts w:ascii="Aptos Narrow" w:hAnsi="Aptos Narrow" w:eastAsia="Times New Roman" w:cs="Times New Roman"/>
          <w:lang w:val="en-GB"/>
        </w:rPr>
        <w:t xml:space="preserve"> </w:t>
      </w:r>
      <w:r w:rsidRPr="00D92B5F" w:rsidR="3991F3E1">
        <w:rPr>
          <w:rFonts w:ascii="Aptos Narrow" w:hAnsi="Aptos Narrow" w:eastAsia="Times New Roman" w:cs="Times New Roman"/>
          <w:lang w:val="en-GB"/>
        </w:rPr>
        <w:t>in 2024</w:t>
      </w:r>
      <w:r w:rsidRPr="00D92B5F" w:rsidR="2E489203">
        <w:rPr>
          <w:rFonts w:ascii="Aptos Narrow" w:hAnsi="Aptos Narrow" w:eastAsia="Times New Roman" w:cs="Times New Roman"/>
          <w:lang w:val="en-GB"/>
        </w:rPr>
        <w:t xml:space="preserve">. </w:t>
      </w:r>
      <w:r w:rsidRPr="00D92B5F" w:rsidR="0018649A">
        <w:rPr>
          <w:rFonts w:ascii="Aptos Narrow" w:hAnsi="Aptos Narrow" w:eastAsia="Times New Roman" w:cs="Times New Roman"/>
          <w:lang w:val="en-GB"/>
        </w:rPr>
        <w:t xml:space="preserve"> Additionally, mapping planned or existing support against the 2</w:t>
      </w:r>
      <w:r w:rsidR="00C05FA3">
        <w:rPr>
          <w:rFonts w:ascii="Aptos Narrow" w:hAnsi="Aptos Narrow" w:eastAsia="Times New Roman" w:cs="Times New Roman"/>
          <w:lang w:val="en-GB"/>
        </w:rPr>
        <w:t>1</w:t>
      </w:r>
      <w:r w:rsidRPr="00D92B5F" w:rsidR="0018649A">
        <w:rPr>
          <w:rFonts w:ascii="Aptos Narrow" w:hAnsi="Aptos Narrow" w:eastAsia="Times New Roman" w:cs="Times New Roman"/>
          <w:lang w:val="en-GB"/>
        </w:rPr>
        <w:t xml:space="preserve"> counties and health facilities will be undertaken to further refine the final set of hospitals and interventions to be supported. </w:t>
      </w:r>
    </w:p>
    <w:p w:rsidRPr="00D92B5F" w:rsidR="0018649A" w:rsidP="0018649A" w:rsidRDefault="0018649A" w14:paraId="3F6FFF95" w14:textId="77777777">
      <w:pPr>
        <w:spacing w:after="0" w:line="240" w:lineRule="auto"/>
        <w:rPr>
          <w:rFonts w:ascii="Aptos Narrow" w:hAnsi="Aptos Narrow" w:eastAsia="Times New Roman" w:cs="Times New Roman"/>
          <w:lang w:val="en-GB"/>
        </w:rPr>
      </w:pPr>
    </w:p>
    <w:p w:rsidRPr="00D92B5F" w:rsidR="0018649A" w:rsidP="0018649A" w:rsidRDefault="0018649A" w14:paraId="46ACD2C4" w14:textId="77777777">
      <w:pPr>
        <w:spacing w:after="0" w:line="240" w:lineRule="auto"/>
        <w:rPr>
          <w:rFonts w:ascii="Aptos Narrow" w:hAnsi="Aptos Narrow" w:eastAsia="Times New Roman" w:cs="Times New Roman"/>
          <w:lang w:val="en-GB"/>
        </w:rPr>
      </w:pPr>
      <w:bookmarkStart w:name="_Hlk207970929" w:id="3"/>
      <w:r w:rsidRPr="00D92B5F">
        <w:rPr>
          <w:rFonts w:ascii="Aptos Narrow" w:hAnsi="Aptos Narrow" w:eastAsia="Times New Roman" w:cs="Times New Roman"/>
          <w:lang w:val="en-GB"/>
        </w:rPr>
        <w:t xml:space="preserve">The maternal and newborn intervention package described below will be the same in each focus facility, adjusted for existing support. </w:t>
      </w:r>
      <w:r w:rsidRPr="00D92B5F">
        <w:rPr>
          <w:rFonts w:ascii="Aptos Narrow" w:hAnsi="Aptos Narrow" w:eastAsia="Times New Roman" w:cs="Times New Roman"/>
          <w:u w:val="single"/>
          <w:lang w:val="en-GB"/>
        </w:rPr>
        <w:t>National-level support</w:t>
      </w:r>
      <w:r w:rsidRPr="00D92B5F">
        <w:rPr>
          <w:rFonts w:ascii="Aptos Narrow" w:hAnsi="Aptos Narrow" w:eastAsia="Times New Roman" w:cs="Times New Roman"/>
          <w:lang w:val="en-GB"/>
        </w:rPr>
        <w:t xml:space="preserve"> for commodities, workforce development, data systems, policy, advocacy, blood transfusion services will benefit the entire country. </w:t>
      </w:r>
    </w:p>
    <w:p w:rsidRPr="00D92B5F" w:rsidR="0018649A" w:rsidP="0018649A" w:rsidRDefault="0018649A" w14:paraId="6F1E88A9" w14:textId="77777777">
      <w:pPr>
        <w:spacing w:after="0" w:line="240" w:lineRule="auto"/>
        <w:rPr>
          <w:rFonts w:ascii="Aptos Narrow" w:hAnsi="Aptos Narrow" w:eastAsia="Times New Roman" w:cs="Times New Roman"/>
          <w:lang w:val="en-GB"/>
        </w:rPr>
      </w:pPr>
    </w:p>
    <w:bookmarkEnd w:id="3"/>
    <w:p w:rsidRPr="00D92B5F" w:rsidR="0018649A" w:rsidP="0018649A" w:rsidRDefault="0018649A" w14:paraId="016DA4F9" w14:textId="77777777">
      <w:pPr>
        <w:spacing w:after="0" w:line="240" w:lineRule="auto"/>
        <w:rPr>
          <w:rFonts w:ascii="Aptos Narrow" w:hAnsi="Aptos Narrow" w:eastAsia="Times New Roman" w:cs="Times New Roman"/>
          <w:b/>
          <w:color w:val="000000"/>
          <w:kern w:val="0"/>
          <w:lang w:val="en-GB"/>
          <w14:ligatures w14:val="none"/>
        </w:rPr>
      </w:pPr>
      <w:r w:rsidRPr="00D92B5F">
        <w:rPr>
          <w:rFonts w:ascii="Aptos Narrow" w:hAnsi="Aptos Narrow" w:eastAsia="Times New Roman" w:cs="Times New Roman"/>
          <w:b/>
          <w:color w:val="000000"/>
          <w:kern w:val="0"/>
          <w:lang w:val="en-GB"/>
          <w14:ligatures w14:val="none"/>
        </w:rPr>
        <w:t xml:space="preserve">Description of Maternal and Newborn Health Intervention Packages for </w:t>
      </w:r>
      <w:r w:rsidRPr="00D92B5F">
        <w:rPr>
          <w:rFonts w:ascii="Aptos Narrow" w:hAnsi="Aptos Narrow" w:eastAsia="Times New Roman" w:cs="Times New Roman"/>
          <w:b/>
          <w:bCs/>
          <w:color w:val="000000"/>
          <w:kern w:val="0"/>
          <w:lang w:val="en-GB"/>
          <w14:ligatures w14:val="none"/>
        </w:rPr>
        <w:t>Beginnings Fund</w:t>
      </w:r>
      <w:r w:rsidRPr="00D92B5F">
        <w:rPr>
          <w:rFonts w:ascii="Aptos Narrow" w:hAnsi="Aptos Narrow" w:eastAsia="Times New Roman" w:cs="Times New Roman"/>
          <w:b/>
          <w:color w:val="000000"/>
          <w:kern w:val="0"/>
          <w:lang w:val="en-GB"/>
          <w14:ligatures w14:val="none"/>
        </w:rPr>
        <w:t xml:space="preserve"> Support</w:t>
      </w:r>
    </w:p>
    <w:p w:rsidRPr="00D92B5F" w:rsidR="0018649A" w:rsidP="0018649A" w:rsidRDefault="0018649A" w14:paraId="5595C1E5" w14:textId="155E1907">
      <w:pPr>
        <w:spacing w:after="0" w:line="240" w:lineRule="auto"/>
        <w:jc w:val="both"/>
      </w:pPr>
      <w:r>
        <w:rPr>
          <w:noProof/>
        </w:rPr>
        <w:drawing>
          <wp:anchor distT="0" distB="0" distL="114300" distR="114300" simplePos="0" relativeHeight="251658241" behindDoc="0" locked="0" layoutInCell="1" allowOverlap="1" wp14:anchorId="60D7CA3C" wp14:editId="200D9981">
            <wp:simplePos x="0" y="0"/>
            <wp:positionH relativeFrom="column">
              <wp:align>left</wp:align>
            </wp:positionH>
            <wp:positionV relativeFrom="paragraph">
              <wp:posOffset>0</wp:posOffset>
            </wp:positionV>
            <wp:extent cx="3429000" cy="1333500"/>
            <wp:effectExtent l="0" t="0" r="0" b="0"/>
            <wp:wrapSquare wrapText="bothSides"/>
            <wp:docPr id="827266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6507" name="Picture 827266507"/>
                    <pic:cNvPicPr/>
                  </pic:nvPicPr>
                  <pic:blipFill>
                    <a:blip r:embed="rId16">
                      <a:extLst>
                        <a:ext uri="{28A0092B-C50C-407E-A947-70E740481C1C}">
                          <a14:useLocalDpi xmlns:a14="http://schemas.microsoft.com/office/drawing/2010/main"/>
                        </a:ext>
                      </a:extLst>
                    </a:blip>
                    <a:stretch>
                      <a:fillRect/>
                    </a:stretch>
                  </pic:blipFill>
                  <pic:spPr>
                    <a:xfrm>
                      <a:off x="0" y="0"/>
                      <a:ext cx="3429000" cy="1333500"/>
                    </a:xfrm>
                    <a:prstGeom prst="rect">
                      <a:avLst/>
                    </a:prstGeom>
                  </pic:spPr>
                </pic:pic>
              </a:graphicData>
            </a:graphic>
            <wp14:sizeRelH relativeFrom="page">
              <wp14:pctWidth>0</wp14:pctWidth>
            </wp14:sizeRelH>
            <wp14:sizeRelV relativeFrom="page">
              <wp14:pctHeight>0</wp14:pctHeight>
            </wp14:sizeRelV>
          </wp:anchor>
        </w:drawing>
      </w:r>
      <w:r w:rsidRPr="00D92B5F">
        <w:rPr>
          <w:rFonts w:ascii="Aptos Narrow" w:hAnsi="Aptos Narrow" w:eastAsia="Times New Roman" w:cs="Times New Roman"/>
          <w:lang w:val="en-GB"/>
        </w:rPr>
        <w:t xml:space="preserve">To improve </w:t>
      </w:r>
      <w:r w:rsidRPr="00D92B5F">
        <w:rPr>
          <w:rFonts w:ascii="Aptos Narrow" w:hAnsi="Aptos Narrow" w:eastAsia="Times New Roman" w:cs="Times New Roman"/>
          <w:b/>
          <w:bCs/>
          <w:lang w:val="en-GB"/>
        </w:rPr>
        <w:t>antenatal care</w:t>
      </w:r>
      <w:r w:rsidRPr="00D92B5F">
        <w:rPr>
          <w:rFonts w:ascii="Aptos Narrow" w:hAnsi="Aptos Narrow" w:eastAsia="Times New Roman" w:cs="Times New Roman"/>
          <w:lang w:val="en-GB"/>
        </w:rPr>
        <w:t>, all focus f</w:t>
      </w:r>
      <w:r w:rsidRPr="00D92B5F">
        <w:rPr>
          <w:rFonts w:ascii="Aptos Narrow" w:hAnsi="Aptos Narrow" w:eastAsia="Noto Sans" w:cs="Noto Sans"/>
          <w:lang w:val="en-GB"/>
        </w:rPr>
        <w:t>acilities will be supported with the catalytic procurement of point-of-care diagnostics, including reagents, to facilitate early identification and management of infections, blood grouping, an</w:t>
      </w:r>
      <w:r w:rsidR="00F260C1">
        <w:rPr>
          <w:rFonts w:ascii="Aptos Narrow" w:hAnsi="Aptos Narrow" w:eastAsia="Noto Sans" w:cs="Noto Sans"/>
          <w:lang w:val="en-GB"/>
        </w:rPr>
        <w:t>a</w:t>
      </w:r>
      <w:r w:rsidRPr="00D92B5F">
        <w:rPr>
          <w:rFonts w:ascii="Aptos Narrow" w:hAnsi="Aptos Narrow" w:eastAsia="Noto Sans" w:cs="Noto Sans"/>
          <w:lang w:val="en-GB"/>
        </w:rPr>
        <w:t>emia, hypertension, and diabetes. P</w:t>
      </w:r>
      <w:r w:rsidRPr="00D92B5F">
        <w:rPr>
          <w:rFonts w:ascii="Aptos Narrow" w:hAnsi="Aptos Narrow" w:eastAsia="Times New Roman" w:cs="Times New Roman"/>
          <w:lang w:val="en-GB"/>
        </w:rPr>
        <w:t xml:space="preserve">oint-of-care ultrasound (POCUS) will be introduced at </w:t>
      </w:r>
      <w:r w:rsidR="00D07290">
        <w:rPr>
          <w:rFonts w:ascii="Aptos Narrow" w:hAnsi="Aptos Narrow" w:eastAsia="Times New Roman" w:cs="Times New Roman"/>
          <w:lang w:val="en-GB"/>
        </w:rPr>
        <w:t xml:space="preserve">all focus health facilities (starting at </w:t>
      </w:r>
      <w:r w:rsidRPr="00D92B5F">
        <w:rPr>
          <w:rFonts w:ascii="Aptos Narrow" w:hAnsi="Aptos Narrow" w:eastAsia="Times New Roman" w:cs="Times New Roman"/>
          <w:lang w:val="en-GB"/>
        </w:rPr>
        <w:t>health centres (level 3</w:t>
      </w:r>
      <w:r w:rsidR="00D07290">
        <w:rPr>
          <w:rFonts w:ascii="Aptos Narrow" w:hAnsi="Aptos Narrow" w:eastAsia="Times New Roman" w:cs="Times New Roman"/>
          <w:lang w:val="en-GB"/>
        </w:rPr>
        <w:t>)</w:t>
      </w:r>
      <w:r w:rsidR="002D2AD9">
        <w:rPr>
          <w:rFonts w:ascii="Aptos Narrow" w:hAnsi="Aptos Narrow" w:eastAsia="Times New Roman" w:cs="Times New Roman"/>
          <w:lang w:val="en-GB"/>
        </w:rPr>
        <w:t xml:space="preserve"> providing BEmONC</w:t>
      </w:r>
      <w:r w:rsidR="00077492">
        <w:rPr>
          <w:rFonts w:ascii="Aptos Narrow" w:hAnsi="Aptos Narrow" w:eastAsia="Times New Roman" w:cs="Times New Roman"/>
          <w:lang w:val="en-GB"/>
        </w:rPr>
        <w:t xml:space="preserve"> t</w:t>
      </w:r>
      <w:r w:rsidRPr="00D92B5F">
        <w:rPr>
          <w:rFonts w:ascii="Aptos Narrow" w:hAnsi="Aptos Narrow" w:eastAsia="Times New Roman" w:cs="Times New Roman"/>
          <w:lang w:val="en-GB"/>
        </w:rPr>
        <w:t>o improve risk-differentiated care</w:t>
      </w:r>
      <w:r w:rsidR="00077492">
        <w:rPr>
          <w:rFonts w:ascii="Aptos Narrow" w:hAnsi="Aptos Narrow" w:eastAsia="Times New Roman" w:cs="Times New Roman"/>
          <w:lang w:val="en-GB"/>
        </w:rPr>
        <w:t>. T</w:t>
      </w:r>
      <w:r w:rsidRPr="00D92B5F">
        <w:rPr>
          <w:rFonts w:ascii="Aptos Narrow" w:hAnsi="Aptos Narrow" w:eastAsia="Times New Roman" w:cs="Times New Roman"/>
          <w:lang w:val="en-GB"/>
        </w:rPr>
        <w:t xml:space="preserve">raining and onsite mentoring of nurse-midwives, clinical officers and </w:t>
      </w:r>
      <w:r w:rsidRPr="00D92B5F" w:rsidR="00114DFF">
        <w:rPr>
          <w:rFonts w:ascii="Aptos Narrow" w:hAnsi="Aptos Narrow" w:eastAsia="Times New Roman" w:cs="Times New Roman"/>
          <w:lang w:val="en-GB"/>
        </w:rPr>
        <w:t xml:space="preserve">doctors, </w:t>
      </w:r>
      <w:r w:rsidR="00114DFF">
        <w:rPr>
          <w:rFonts w:ascii="Aptos Narrow" w:hAnsi="Aptos Narrow" w:eastAsia="Times New Roman" w:cs="Times New Roman"/>
          <w:lang w:val="en-GB"/>
        </w:rPr>
        <w:t>will</w:t>
      </w:r>
      <w:r w:rsidR="00077492">
        <w:rPr>
          <w:rFonts w:ascii="Aptos Narrow" w:hAnsi="Aptos Narrow" w:eastAsia="Times New Roman" w:cs="Times New Roman"/>
          <w:lang w:val="en-GB"/>
        </w:rPr>
        <w:t xml:space="preserve"> be undertaken while also </w:t>
      </w:r>
      <w:r w:rsidRPr="00D92B5F">
        <w:rPr>
          <w:rFonts w:ascii="Aptos Narrow" w:hAnsi="Aptos Narrow" w:eastAsia="Times New Roman" w:cs="Times New Roman"/>
          <w:lang w:val="en-GB"/>
        </w:rPr>
        <w:t xml:space="preserve">engaging with the MOH, professional associations and the Nursing Council of Kenya and other regulatory bodies </w:t>
      </w:r>
      <w:r w:rsidR="00077492">
        <w:rPr>
          <w:rFonts w:ascii="Aptos Narrow" w:hAnsi="Aptos Narrow" w:eastAsia="Times New Roman" w:cs="Times New Roman"/>
          <w:lang w:val="en-GB"/>
        </w:rPr>
        <w:t>to</w:t>
      </w:r>
      <w:r w:rsidRPr="00D92B5F">
        <w:rPr>
          <w:rFonts w:ascii="Aptos Narrow" w:hAnsi="Aptos Narrow" w:eastAsia="Times New Roman" w:cs="Times New Roman"/>
          <w:lang w:val="en-GB"/>
        </w:rPr>
        <w:t xml:space="preserve"> expand scopes of practice </w:t>
      </w:r>
      <w:r w:rsidR="00077492">
        <w:rPr>
          <w:rFonts w:ascii="Aptos Narrow" w:hAnsi="Aptos Narrow" w:eastAsia="Times New Roman" w:cs="Times New Roman"/>
          <w:lang w:val="en-GB"/>
        </w:rPr>
        <w:t xml:space="preserve">for these cadres </w:t>
      </w:r>
      <w:r w:rsidRPr="00D92B5F">
        <w:rPr>
          <w:rFonts w:ascii="Aptos Narrow" w:hAnsi="Aptos Narrow" w:eastAsia="Times New Roman" w:cs="Times New Roman"/>
          <w:lang w:val="en-GB"/>
        </w:rPr>
        <w:t>to include POCUS use</w:t>
      </w:r>
      <w:r w:rsidRPr="00D92B5F" w:rsidR="1F684E80">
        <w:rPr>
          <w:rFonts w:ascii="Aptos Narrow" w:hAnsi="Aptos Narrow" w:eastAsia="Times New Roman" w:cs="Times New Roman"/>
          <w:lang w:val="en-GB"/>
        </w:rPr>
        <w:t xml:space="preserve"> </w:t>
      </w:r>
      <w:r w:rsidRPr="00D92B5F" w:rsidR="65A8928A">
        <w:rPr>
          <w:rFonts w:ascii="Aptos Narrow" w:hAnsi="Aptos Narrow" w:eastAsia="Times New Roman" w:cs="Times New Roman"/>
          <w:lang w:val="en-GB"/>
        </w:rPr>
        <w:t>aligning</w:t>
      </w:r>
      <w:r w:rsidRPr="00D92B5F" w:rsidR="1F684E80">
        <w:rPr>
          <w:rFonts w:ascii="Aptos Narrow" w:hAnsi="Aptos Narrow" w:eastAsia="Times New Roman" w:cs="Times New Roman"/>
          <w:lang w:val="en-GB"/>
        </w:rPr>
        <w:t xml:space="preserve"> with the recently launched </w:t>
      </w:r>
      <w:r w:rsidRPr="004C043F" w:rsidR="471D28B0">
        <w:rPr>
          <w:rFonts w:ascii="Aptos Narrow" w:hAnsi="Aptos Narrow" w:eastAsia="Aptos Narrow" w:cs="Aptos Narrow"/>
          <w:lang w:val="en-GB"/>
        </w:rPr>
        <w:t>National Obstetrics Point-of-Care Ultrasound (O-POCUS) Guidelines</w:t>
      </w:r>
      <w:r w:rsidRPr="00D92B5F">
        <w:rPr>
          <w:rFonts w:ascii="Aptos Narrow" w:hAnsi="Aptos Narrow" w:eastAsia="Times New Roman" w:cs="Times New Roman"/>
          <w:lang w:val="en-GB"/>
        </w:rPr>
        <w:t>.</w:t>
      </w:r>
      <w:r w:rsidR="00143DA9">
        <w:rPr>
          <w:rFonts w:ascii="Aptos Narrow" w:hAnsi="Aptos Narrow" w:eastAsia="Times New Roman" w:cs="Times New Roman"/>
          <w:lang w:val="en-GB"/>
        </w:rPr>
        <w:t xml:space="preserve"> </w:t>
      </w:r>
      <w:r w:rsidR="00960895">
        <w:rPr>
          <w:rFonts w:ascii="Aptos Narrow" w:hAnsi="Aptos Narrow" w:eastAsia="Times New Roman" w:cs="Times New Roman"/>
          <w:lang w:val="en-GB"/>
        </w:rPr>
        <w:t>Th</w:t>
      </w:r>
      <w:r w:rsidR="6F6EFA08">
        <w:rPr>
          <w:rFonts w:ascii="Aptos Narrow" w:hAnsi="Aptos Narrow" w:eastAsia="Times New Roman" w:cs="Times New Roman"/>
          <w:lang w:val="en-GB"/>
        </w:rPr>
        <w:t>e Beginnings Fund</w:t>
      </w:r>
      <w:r w:rsidR="003B7C7D">
        <w:rPr>
          <w:rFonts w:ascii="Aptos Narrow" w:hAnsi="Aptos Narrow" w:eastAsia="Times New Roman" w:cs="Times New Roman"/>
          <w:lang w:val="en-GB"/>
        </w:rPr>
        <w:t xml:space="preserve"> </w:t>
      </w:r>
      <w:r w:rsidR="0318CC75">
        <w:rPr>
          <w:rFonts w:ascii="Aptos Narrow" w:hAnsi="Aptos Narrow" w:eastAsia="Times New Roman" w:cs="Times New Roman"/>
          <w:lang w:val="en-GB"/>
        </w:rPr>
        <w:t>investment</w:t>
      </w:r>
      <w:r w:rsidR="00960895">
        <w:rPr>
          <w:rFonts w:ascii="Aptos Narrow" w:hAnsi="Aptos Narrow" w:eastAsia="Times New Roman" w:cs="Times New Roman"/>
          <w:lang w:val="en-GB"/>
        </w:rPr>
        <w:t xml:space="preserve"> will l</w:t>
      </w:r>
      <w:r w:rsidR="00EB0B79">
        <w:rPr>
          <w:rFonts w:ascii="Aptos Narrow" w:hAnsi="Aptos Narrow" w:eastAsia="Times New Roman" w:cs="Times New Roman"/>
          <w:lang w:val="en-GB"/>
        </w:rPr>
        <w:t>everag</w:t>
      </w:r>
      <w:r w:rsidR="0038078A">
        <w:rPr>
          <w:rFonts w:ascii="Aptos Narrow" w:hAnsi="Aptos Narrow" w:eastAsia="Times New Roman" w:cs="Times New Roman"/>
          <w:lang w:val="en-GB"/>
        </w:rPr>
        <w:t>e</w:t>
      </w:r>
      <w:r w:rsidR="00EB0B79">
        <w:rPr>
          <w:rFonts w:ascii="Aptos Narrow" w:hAnsi="Aptos Narrow" w:eastAsia="Times New Roman" w:cs="Times New Roman"/>
          <w:lang w:val="en-GB"/>
        </w:rPr>
        <w:t xml:space="preserve"> existing </w:t>
      </w:r>
      <w:r w:rsidR="00613988">
        <w:rPr>
          <w:rFonts w:ascii="Aptos Narrow" w:hAnsi="Aptos Narrow" w:eastAsia="Times New Roman" w:cs="Times New Roman"/>
          <w:lang w:val="en-GB"/>
        </w:rPr>
        <w:t xml:space="preserve">implementation and rollout of POCUS by the Gates </w:t>
      </w:r>
      <w:r w:rsidR="12000EFD">
        <w:rPr>
          <w:rFonts w:ascii="Aptos Narrow" w:hAnsi="Aptos Narrow" w:eastAsia="Times New Roman" w:cs="Times New Roman"/>
          <w:lang w:val="en-GB"/>
        </w:rPr>
        <w:t>F</w:t>
      </w:r>
      <w:r w:rsidR="00613988">
        <w:rPr>
          <w:rFonts w:ascii="Aptos Narrow" w:hAnsi="Aptos Narrow" w:eastAsia="Times New Roman" w:cs="Times New Roman"/>
          <w:lang w:val="en-GB"/>
        </w:rPr>
        <w:t>oundation</w:t>
      </w:r>
      <w:r w:rsidR="0038078A">
        <w:rPr>
          <w:rFonts w:ascii="Aptos Narrow" w:hAnsi="Aptos Narrow" w:eastAsia="Times New Roman" w:cs="Times New Roman"/>
          <w:lang w:val="en-GB"/>
        </w:rPr>
        <w:t xml:space="preserve"> to further increase coverage</w:t>
      </w:r>
      <w:r w:rsidR="00DC6F8F">
        <w:rPr>
          <w:rStyle w:val="FootnoteReference"/>
          <w:rFonts w:ascii="Aptos Narrow" w:hAnsi="Aptos Narrow" w:eastAsia="Times New Roman" w:cs="Times New Roman"/>
          <w:lang w:val="en-GB"/>
        </w:rPr>
        <w:footnoteReference w:id="11"/>
      </w:r>
      <w:r w:rsidR="00DC6F8F">
        <w:rPr>
          <w:rFonts w:ascii="Aptos Narrow" w:hAnsi="Aptos Narrow" w:eastAsia="Times New Roman" w:cs="Times New Roman"/>
          <w:lang w:val="en-GB"/>
        </w:rPr>
        <w:t>.</w:t>
      </w:r>
      <w:r w:rsidRPr="00D92B5F">
        <w:rPr>
          <w:rFonts w:ascii="Aptos Narrow" w:hAnsi="Aptos Narrow" w:eastAsia="Noto Sans" w:cs="Noto Sans"/>
          <w:lang w:val="en-GB"/>
        </w:rPr>
        <w:t xml:space="preserve"> Throu</w:t>
      </w:r>
      <w:r w:rsidR="0052382B">
        <w:rPr>
          <w:rFonts w:ascii="Aptos Narrow" w:hAnsi="Aptos Narrow" w:eastAsia="Noto Sans" w:cs="Noto Sans"/>
          <w:lang w:val="en-GB"/>
        </w:rPr>
        <w:t xml:space="preserve">gh the hub and spoke model high </w:t>
      </w:r>
      <w:r w:rsidRPr="00D92B5F">
        <w:rPr>
          <w:rFonts w:ascii="Aptos Narrow" w:hAnsi="Aptos Narrow" w:eastAsia="Noto Sans" w:cs="Noto Sans"/>
          <w:lang w:val="en-GB"/>
        </w:rPr>
        <w:t>risk clin</w:t>
      </w:r>
      <w:r w:rsidR="0052382B">
        <w:rPr>
          <w:rFonts w:ascii="Aptos Narrow" w:hAnsi="Aptos Narrow" w:eastAsia="Noto Sans" w:cs="Noto Sans"/>
          <w:lang w:val="en-GB"/>
        </w:rPr>
        <w:t xml:space="preserve">ics will be established at high </w:t>
      </w:r>
      <w:r w:rsidRPr="00D92B5F">
        <w:rPr>
          <w:rFonts w:ascii="Aptos Narrow" w:hAnsi="Aptos Narrow" w:eastAsia="Noto Sans" w:cs="Noto Sans"/>
          <w:lang w:val="en-GB"/>
        </w:rPr>
        <w:t>volum</w:t>
      </w:r>
      <w:r w:rsidR="0052382B">
        <w:rPr>
          <w:rFonts w:ascii="Aptos Narrow" w:hAnsi="Aptos Narrow" w:eastAsia="Noto Sans" w:cs="Noto Sans"/>
          <w:lang w:val="en-GB"/>
        </w:rPr>
        <w:t xml:space="preserve">e level 4 </w:t>
      </w:r>
      <w:r w:rsidR="002D2AD9">
        <w:rPr>
          <w:rFonts w:ascii="Aptos Narrow" w:hAnsi="Aptos Narrow" w:eastAsia="Noto Sans" w:cs="Noto Sans"/>
          <w:lang w:val="en-GB"/>
        </w:rPr>
        <w:t>CEmONC</w:t>
      </w:r>
      <w:r w:rsidR="0052382B">
        <w:rPr>
          <w:rFonts w:ascii="Aptos Narrow" w:hAnsi="Aptos Narrow" w:eastAsia="Noto Sans" w:cs="Noto Sans"/>
          <w:lang w:val="en-GB"/>
        </w:rPr>
        <w:t xml:space="preserve"> facilities</w:t>
      </w:r>
      <w:r w:rsidR="00960895">
        <w:rPr>
          <w:rFonts w:ascii="Aptos Narrow" w:hAnsi="Aptos Narrow" w:eastAsia="Noto Sans" w:cs="Noto Sans"/>
          <w:lang w:val="en-GB"/>
        </w:rPr>
        <w:t xml:space="preserve"> and county referral </w:t>
      </w:r>
      <w:r w:rsidR="00402291">
        <w:rPr>
          <w:rFonts w:ascii="Aptos Narrow" w:hAnsi="Aptos Narrow" w:eastAsia="Noto Sans" w:cs="Noto Sans"/>
          <w:lang w:val="en-GB"/>
        </w:rPr>
        <w:t>hospitals</w:t>
      </w:r>
      <w:r w:rsidR="0052382B">
        <w:rPr>
          <w:rFonts w:ascii="Aptos Narrow" w:hAnsi="Aptos Narrow" w:eastAsia="Noto Sans" w:cs="Noto Sans"/>
          <w:lang w:val="en-GB"/>
        </w:rPr>
        <w:t xml:space="preserve"> for follow </w:t>
      </w:r>
      <w:r w:rsidRPr="00D92B5F">
        <w:rPr>
          <w:rFonts w:ascii="Aptos Narrow" w:hAnsi="Aptos Narrow" w:eastAsia="Noto Sans" w:cs="Noto Sans"/>
          <w:lang w:val="en-GB"/>
        </w:rPr>
        <w:t>up management of women requiring close monitoring and specialised care e.g</w:t>
      </w:r>
      <w:r w:rsidR="00A3136D">
        <w:rPr>
          <w:rFonts w:ascii="Aptos Narrow" w:hAnsi="Aptos Narrow" w:eastAsia="Noto Sans" w:cs="Noto Sans"/>
          <w:lang w:val="en-GB"/>
        </w:rPr>
        <w:t>.</w:t>
      </w:r>
      <w:r w:rsidRPr="00D92B5F">
        <w:rPr>
          <w:rFonts w:ascii="Aptos Narrow" w:hAnsi="Aptos Narrow" w:eastAsia="Noto Sans" w:cs="Noto Sans"/>
          <w:lang w:val="en-GB"/>
        </w:rPr>
        <w:t xml:space="preserve"> pre-eclampsia and diabetes in pregnancy mothers</w:t>
      </w:r>
      <w:r w:rsidRPr="00D92B5F">
        <w:rPr>
          <w:rFonts w:ascii="Aptos Narrow" w:hAnsi="Aptos Narrow" w:eastAsia="Times New Roman" w:cs="Times New Roman"/>
          <w:kern w:val="0"/>
          <w:lang w:val="en-GB"/>
          <w14:ligatures w14:val="none"/>
        </w:rPr>
        <w:t>.</w:t>
      </w:r>
    </w:p>
    <w:p w:rsidR="43B0485B" w:rsidP="43B0485B" w:rsidRDefault="43B0485B" w14:paraId="34EABBAA" w14:textId="2A9D86C4">
      <w:pPr>
        <w:spacing w:after="0" w:line="240" w:lineRule="auto"/>
        <w:jc w:val="both"/>
        <w:rPr>
          <w:rFonts w:ascii="Aptos Narrow" w:hAnsi="Aptos Narrow" w:eastAsia="Times New Roman" w:cs="Times New Roman"/>
          <w:lang w:val="en-GB"/>
        </w:rPr>
      </w:pPr>
    </w:p>
    <w:p w:rsidRPr="00D92B5F" w:rsidR="0018649A" w:rsidP="3DA3DE96" w:rsidRDefault="0018649A" w14:paraId="3C4B1096" w14:textId="59FEE127">
      <w:pPr>
        <w:spacing w:after="0" w:line="240" w:lineRule="auto"/>
        <w:jc w:val="both"/>
        <w:rPr>
          <w:rFonts w:ascii="Aptos Narrow" w:hAnsi="Aptos Narrow" w:eastAsia="Times New Roman" w:cs="Times New Roman"/>
          <w:color w:val="000000"/>
          <w:kern w:val="0"/>
          <w14:ligatures w14:val="none"/>
        </w:rPr>
      </w:pPr>
      <w:r w:rsidRPr="3DA3DE96">
        <w:rPr>
          <w:rFonts w:ascii="Aptos Narrow" w:hAnsi="Aptos Narrow" w:eastAsia="Noto Sans" w:cs="Noto Sans"/>
        </w:rPr>
        <w:t>To improve care during</w:t>
      </w:r>
      <w:r w:rsidRPr="3DA3DE96">
        <w:rPr>
          <w:rFonts w:ascii="Aptos Narrow" w:hAnsi="Aptos Narrow" w:eastAsia="Noto Sans" w:cs="Noto Sans"/>
          <w:b/>
          <w:bCs/>
        </w:rPr>
        <w:t xml:space="preserve"> labour and delivery</w:t>
      </w:r>
      <w:r w:rsidRPr="3DA3DE96">
        <w:rPr>
          <w:rFonts w:ascii="Aptos Narrow" w:hAnsi="Aptos Narrow" w:eastAsia="Noto Sans" w:cs="Noto Sans"/>
        </w:rPr>
        <w:t xml:space="preserve"> and better identify foetal distress for early intervention, digital intrapartum and foetal monitoring technologies that span CTGs and foetal dopplers will be introduced </w:t>
      </w:r>
      <w:r w:rsidRPr="3DA3DE96" w:rsidR="00EF64C6">
        <w:rPr>
          <w:rFonts w:ascii="Aptos Narrow" w:hAnsi="Aptos Narrow" w:eastAsia="Noto Sans" w:cs="Noto Sans"/>
        </w:rPr>
        <w:t xml:space="preserve">at </w:t>
      </w:r>
      <w:r w:rsidRPr="3DA3DE96" w:rsidR="69F5E3A9">
        <w:rPr>
          <w:rFonts w:ascii="Aptos Narrow" w:hAnsi="Aptos Narrow" w:eastAsia="Noto Sans" w:cs="Noto Sans"/>
        </w:rPr>
        <w:t>C</w:t>
      </w:r>
      <w:r w:rsidRPr="3DA3DE96">
        <w:rPr>
          <w:rFonts w:ascii="Aptos Narrow" w:hAnsi="Aptos Narrow" w:eastAsia="Noto Sans" w:cs="Noto Sans"/>
        </w:rPr>
        <w:t xml:space="preserve">EmONC and </w:t>
      </w:r>
      <w:r w:rsidRPr="3DA3DE96" w:rsidR="24590B25">
        <w:rPr>
          <w:rFonts w:ascii="Aptos Narrow" w:hAnsi="Aptos Narrow" w:eastAsia="Noto Sans" w:cs="Noto Sans"/>
        </w:rPr>
        <w:t>B</w:t>
      </w:r>
      <w:r w:rsidRPr="3DA3DE96">
        <w:rPr>
          <w:rFonts w:ascii="Aptos Narrow" w:hAnsi="Aptos Narrow" w:eastAsia="Noto Sans" w:cs="Noto Sans"/>
        </w:rPr>
        <w:t>EmONC facilities</w:t>
      </w:r>
      <w:r w:rsidRPr="3DA3DE96" w:rsidR="00EF64C6">
        <w:rPr>
          <w:rFonts w:ascii="Aptos Narrow" w:hAnsi="Aptos Narrow" w:eastAsia="Noto Sans" w:cs="Noto Sans"/>
        </w:rPr>
        <w:t xml:space="preserve"> respectively</w:t>
      </w:r>
      <w:r w:rsidRPr="3DA3DE96">
        <w:rPr>
          <w:rFonts w:ascii="Aptos Narrow" w:hAnsi="Aptos Narrow" w:eastAsia="Noto Sans" w:cs="Noto Sans"/>
        </w:rPr>
        <w:t xml:space="preserve">. </w:t>
      </w:r>
      <w:r w:rsidRPr="3DA3DE96">
        <w:rPr>
          <w:rFonts w:ascii="Aptos Narrow" w:hAnsi="Aptos Narrow" w:eastAsia="Times New Roman" w:cs="Times New Roman"/>
          <w:color w:val="000000"/>
          <w:kern w:val="0"/>
          <w14:ligatures w14:val="none"/>
        </w:rPr>
        <w:t xml:space="preserve">Strengthening of labour monitoring by dissemination and use of the labour care guide and partograph will be supported. </w:t>
      </w:r>
      <w:r w:rsidRPr="3DA3DE96">
        <w:rPr>
          <w:rFonts w:ascii="Aptos Narrow" w:hAnsi="Aptos Narrow" w:eastAsia="Noto Sans" w:cs="Noto Sans"/>
        </w:rPr>
        <w:t xml:space="preserve">The rollout and uptake of the WHO-recommended PPH bundle will be supported nationally through catalytic procurement and supply chain support linked to </w:t>
      </w:r>
      <w:r w:rsidRPr="3DA3DE96" w:rsidR="00720631">
        <w:rPr>
          <w:rFonts w:ascii="Aptos Narrow" w:hAnsi="Aptos Narrow" w:eastAsia="Noto Sans" w:cs="Noto Sans"/>
        </w:rPr>
        <w:t xml:space="preserve">the </w:t>
      </w:r>
      <w:r w:rsidRPr="3DA3DE96">
        <w:rPr>
          <w:rFonts w:ascii="Aptos Narrow" w:hAnsi="Aptos Narrow" w:eastAsia="Noto Sans" w:cs="Noto Sans"/>
        </w:rPr>
        <w:t xml:space="preserve">CHAI regional investment. Uptake in focus facilities will be supported through training and onsite mentorship. </w:t>
      </w:r>
      <w:r w:rsidRPr="3DA3DE96">
        <w:rPr>
          <w:rFonts w:ascii="Aptos Narrow" w:hAnsi="Aptos Narrow" w:eastAsia="Times New Roman" w:cs="Times New Roman"/>
          <w:kern w:val="0"/>
          <w14:ligatures w14:val="none"/>
        </w:rPr>
        <w:t xml:space="preserve">To improve obstetric surgery and anaesthesia skills, a quality improvement </w:t>
      </w:r>
      <w:r w:rsidRPr="3DA3DE96">
        <w:rPr>
          <w:rFonts w:ascii="Aptos Narrow" w:hAnsi="Aptos Narrow" w:eastAsia="Times New Roman" w:cs="Times New Roman"/>
          <w:color w:val="000000"/>
          <w:kern w:val="0"/>
          <w14:ligatures w14:val="none"/>
        </w:rPr>
        <w:t>approach will be implemented utilising the safe surg</w:t>
      </w:r>
      <w:r w:rsidRPr="3DA3DE96" w:rsidR="49274F4C">
        <w:rPr>
          <w:rFonts w:ascii="Aptos Narrow" w:hAnsi="Aptos Narrow" w:eastAsia="Times New Roman" w:cs="Times New Roman"/>
          <w:color w:val="000000"/>
          <w:kern w:val="0"/>
          <w14:ligatures w14:val="none"/>
        </w:rPr>
        <w:t>ery</w:t>
      </w:r>
      <w:r w:rsidRPr="3DA3DE96">
        <w:rPr>
          <w:rFonts w:ascii="Aptos Narrow" w:hAnsi="Aptos Narrow" w:eastAsia="Times New Roman" w:cs="Times New Roman"/>
          <w:color w:val="000000"/>
          <w:kern w:val="0"/>
          <w14:ligatures w14:val="none"/>
        </w:rPr>
        <w:t xml:space="preserve"> checklist with a focus on county referral hospitals</w:t>
      </w:r>
      <w:r w:rsidRPr="3DA3DE96" w:rsidR="00554419">
        <w:rPr>
          <w:rFonts w:ascii="Aptos Narrow" w:hAnsi="Aptos Narrow" w:eastAsia="Times New Roman" w:cs="Times New Roman"/>
          <w:color w:val="000000"/>
          <w:kern w:val="0"/>
          <w14:ligatures w14:val="none"/>
        </w:rPr>
        <w:t xml:space="preserve"> </w:t>
      </w:r>
      <w:r w:rsidRPr="3DA3DE96">
        <w:rPr>
          <w:rFonts w:ascii="Aptos Narrow" w:hAnsi="Aptos Narrow" w:eastAsia="Times New Roman" w:cs="Times New Roman"/>
          <w:color w:val="000000"/>
          <w:kern w:val="0"/>
          <w14:ligatures w14:val="none"/>
        </w:rPr>
        <w:t>serving as a hub for dissemination.  Clinical attachments for</w:t>
      </w:r>
      <w:r w:rsidRPr="3DA3DE96" w:rsidR="00960895">
        <w:rPr>
          <w:rFonts w:ascii="Aptos Narrow" w:hAnsi="Aptos Narrow" w:eastAsia="Times New Roman" w:cs="Times New Roman"/>
          <w:color w:val="000000"/>
          <w:kern w:val="0"/>
          <w14:ligatures w14:val="none"/>
        </w:rPr>
        <w:t xml:space="preserve"> refresher training in </w:t>
      </w:r>
      <w:r w:rsidRPr="3DA3DE96">
        <w:rPr>
          <w:rFonts w:ascii="Aptos Narrow" w:hAnsi="Aptos Narrow" w:eastAsia="Times New Roman" w:cs="Times New Roman"/>
          <w:color w:val="000000"/>
          <w:kern w:val="0"/>
          <w14:ligatures w14:val="none"/>
        </w:rPr>
        <w:t>obstetric surgical teams at internship</w:t>
      </w:r>
      <w:r w:rsidRPr="3DA3DE96" w:rsidR="000E7855">
        <w:rPr>
          <w:rFonts w:ascii="Aptos Narrow" w:hAnsi="Aptos Narrow" w:eastAsia="Times New Roman" w:cs="Times New Roman"/>
          <w:color w:val="000000"/>
          <w:kern w:val="0"/>
          <w14:ligatures w14:val="none"/>
        </w:rPr>
        <w:t xml:space="preserve"> training</w:t>
      </w:r>
      <w:r w:rsidRPr="3DA3DE96">
        <w:rPr>
          <w:rFonts w:ascii="Aptos Narrow" w:hAnsi="Aptos Narrow" w:eastAsia="Times New Roman" w:cs="Times New Roman"/>
          <w:color w:val="000000"/>
          <w:kern w:val="0"/>
          <w14:ligatures w14:val="none"/>
        </w:rPr>
        <w:t xml:space="preserve"> hospitals will also be supported.</w:t>
      </w:r>
    </w:p>
    <w:p w:rsidRPr="00D92B5F" w:rsidR="0018649A" w:rsidP="0018649A" w:rsidRDefault="0018649A" w14:paraId="26C8309F" w14:textId="77777777">
      <w:pPr>
        <w:keepNext/>
        <w:spacing w:after="0" w:line="240" w:lineRule="auto"/>
        <w:jc w:val="both"/>
        <w:rPr>
          <w:rFonts w:ascii="Aptos Narrow" w:hAnsi="Aptos Narrow" w:eastAsia="Times New Roman" w:cs="Times New Roman"/>
          <w:color w:val="000000"/>
          <w:kern w:val="0"/>
          <w:lang w:val="en-GB"/>
          <w14:ligatures w14:val="none"/>
        </w:rPr>
      </w:pPr>
    </w:p>
    <w:p w:rsidR="0018649A" w:rsidP="5C9F0F7A" w:rsidRDefault="0018649A" w14:paraId="7F2D9BC6" w14:textId="2BEBA5D9">
      <w:pPr>
        <w:keepNext/>
        <w:spacing w:after="0" w:line="240" w:lineRule="auto"/>
        <w:jc w:val="both"/>
        <w:rPr>
          <w:rFonts w:ascii="Aptos Narrow" w:hAnsi="Aptos Narrow" w:eastAsia="Times New Roman" w:cs="Times New Roman"/>
          <w:kern w:val="0"/>
          <w:lang w:val="en-GB"/>
          <w14:ligatures w14:val="none"/>
        </w:rPr>
      </w:pPr>
      <w:r>
        <w:rPr>
          <w:noProof/>
        </w:rPr>
        <w:drawing>
          <wp:anchor distT="0" distB="0" distL="114300" distR="114300" simplePos="0" relativeHeight="251658242" behindDoc="0" locked="0" layoutInCell="1" allowOverlap="1" wp14:anchorId="6E45D415" wp14:editId="211CD02D">
            <wp:simplePos x="0" y="0"/>
            <wp:positionH relativeFrom="column">
              <wp:align>left</wp:align>
            </wp:positionH>
            <wp:positionV relativeFrom="paragraph">
              <wp:posOffset>0</wp:posOffset>
            </wp:positionV>
            <wp:extent cx="2796583" cy="2209800"/>
            <wp:effectExtent l="0" t="0" r="0" b="0"/>
            <wp:wrapSquare wrapText="bothSides"/>
            <wp:docPr id="1049403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03096" name="Picture 1049403096"/>
                    <pic:cNvPicPr/>
                  </pic:nvPicPr>
                  <pic:blipFill>
                    <a:blip r:embed="rId17">
                      <a:extLst>
                        <a:ext uri="{28A0092B-C50C-407E-A947-70E740481C1C}">
                          <a14:useLocalDpi xmlns:a14="http://schemas.microsoft.com/office/drawing/2010/main"/>
                        </a:ext>
                      </a:extLst>
                    </a:blip>
                    <a:stretch>
                      <a:fillRect/>
                    </a:stretch>
                  </pic:blipFill>
                  <pic:spPr>
                    <a:xfrm>
                      <a:off x="0" y="0"/>
                      <a:ext cx="2796583" cy="2209800"/>
                    </a:xfrm>
                    <a:prstGeom prst="rect">
                      <a:avLst/>
                    </a:prstGeom>
                  </pic:spPr>
                </pic:pic>
              </a:graphicData>
            </a:graphic>
            <wp14:sizeRelH relativeFrom="page">
              <wp14:pctWidth>0</wp14:pctWidth>
            </wp14:sizeRelH>
            <wp14:sizeRelV relativeFrom="page">
              <wp14:pctHeight>0</wp14:pctHeight>
            </wp14:sizeRelV>
          </wp:anchor>
        </w:drawing>
      </w:r>
      <w:r w:rsidRPr="00D92B5F">
        <w:rPr>
          <w:rFonts w:ascii="Aptos Narrow" w:hAnsi="Aptos Narrow" w:eastAsia="Times New Roman" w:cs="Times New Roman"/>
          <w:color w:val="000000"/>
          <w:kern w:val="0"/>
          <w:lang w:val="en-GB"/>
          <w14:ligatures w14:val="none"/>
        </w:rPr>
        <w:t xml:space="preserve">To improve </w:t>
      </w:r>
      <w:r w:rsidRPr="00D92B5F">
        <w:rPr>
          <w:rFonts w:ascii="Aptos Narrow" w:hAnsi="Aptos Narrow" w:eastAsia="Times New Roman" w:cs="Times New Roman"/>
          <w:b/>
          <w:bCs/>
          <w:color w:val="000000"/>
          <w:kern w:val="0"/>
          <w:lang w:val="en-GB"/>
          <w14:ligatures w14:val="none"/>
        </w:rPr>
        <w:t>essential</w:t>
      </w:r>
      <w:r w:rsidRPr="00D92B5F">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b/>
          <w:bCs/>
          <w:color w:val="000000"/>
          <w:kern w:val="0"/>
          <w:lang w:val="en-GB"/>
          <w14:ligatures w14:val="none"/>
        </w:rPr>
        <w:t>newborn care</w:t>
      </w:r>
      <w:r w:rsidRPr="00D92B5F">
        <w:rPr>
          <w:rFonts w:ascii="Aptos Narrow" w:hAnsi="Aptos Narrow" w:eastAsia="Times New Roman" w:cs="Times New Roman"/>
          <w:color w:val="000000"/>
          <w:kern w:val="0"/>
          <w:lang w:val="en-GB"/>
          <w14:ligatures w14:val="none"/>
        </w:rPr>
        <w:t xml:space="preserve"> and enhance neonatal resuscitation and stabilisation, newborn stabilisation sections will be equipped in all labour and delivery rooms, as well as in operating theatres in focus facilities.</w:t>
      </w:r>
      <w:r w:rsidRPr="00D92B5F">
        <w:rPr>
          <w:rFonts w:ascii="Aptos Narrow" w:hAnsi="Aptos Narrow" w:eastAsia="Times New Roman" w:cs="Times New Roman"/>
          <w:lang w:val="en-GB"/>
        </w:rPr>
        <w:t xml:space="preserve"> To improve</w:t>
      </w:r>
      <w:r w:rsidRPr="00D92B5F">
        <w:rPr>
          <w:rFonts w:ascii="Aptos Narrow" w:hAnsi="Aptos Narrow" w:eastAsia="Times New Roman" w:cs="Times New Roman"/>
          <w:b/>
          <w:bCs/>
          <w:lang w:val="en-GB"/>
        </w:rPr>
        <w:t xml:space="preserve"> Level 2 newborn </w:t>
      </w:r>
      <w:r w:rsidRPr="000F0260">
        <w:rPr>
          <w:rFonts w:ascii="Aptos Narrow" w:hAnsi="Aptos Narrow" w:eastAsia="Times New Roman" w:cs="Times New Roman"/>
          <w:b/>
          <w:bCs/>
          <w:lang w:val="en-GB"/>
        </w:rPr>
        <w:t>care</w:t>
      </w:r>
      <w:r w:rsidRPr="000F0260">
        <w:rPr>
          <w:rFonts w:ascii="Aptos Narrow" w:hAnsi="Aptos Narrow" w:eastAsia="Times New Roman" w:cs="Times New Roman"/>
          <w:lang w:val="en-GB"/>
        </w:rPr>
        <w:t xml:space="preserve"> in </w:t>
      </w:r>
      <w:r w:rsidRPr="000F0260" w:rsidR="00B95FEF">
        <w:rPr>
          <w:rFonts w:ascii="Aptos Narrow" w:hAnsi="Aptos Narrow" w:eastAsia="Times New Roman" w:cs="Times New Roman"/>
          <w:lang w:val="en-GB"/>
        </w:rPr>
        <w:t>76</w:t>
      </w:r>
      <w:r w:rsidRPr="000F0260" w:rsidR="005C7D5E">
        <w:rPr>
          <w:rFonts w:ascii="Aptos Narrow" w:hAnsi="Aptos Narrow" w:eastAsia="Times New Roman" w:cs="Times New Roman"/>
          <w:lang w:val="en-GB"/>
        </w:rPr>
        <w:t xml:space="preserve"> </w:t>
      </w:r>
      <w:r w:rsidRPr="000F0260">
        <w:rPr>
          <w:rFonts w:ascii="Aptos Narrow" w:hAnsi="Aptos Narrow" w:eastAsia="Times New Roman" w:cs="Times New Roman"/>
          <w:lang w:val="en-GB"/>
        </w:rPr>
        <w:t xml:space="preserve">CEmONC health facilities, </w:t>
      </w:r>
      <w:r w:rsidRPr="000F0260">
        <w:rPr>
          <w:rFonts w:ascii="Aptos Narrow" w:hAnsi="Aptos Narrow" w:eastAsia="Times New Roman" w:cs="Times New Roman"/>
          <w:kern w:val="0"/>
          <w:lang w:val="en-GB"/>
          <w14:ligatures w14:val="none"/>
        </w:rPr>
        <w:t>neonatal</w:t>
      </w:r>
      <w:r w:rsidRPr="00D92B5F">
        <w:rPr>
          <w:rFonts w:ascii="Aptos Narrow" w:hAnsi="Aptos Narrow" w:eastAsia="Times New Roman" w:cs="Times New Roman"/>
          <w:kern w:val="0"/>
          <w:lang w:val="en-GB"/>
          <w14:ligatures w14:val="none"/>
        </w:rPr>
        <w:t xml:space="preserve"> care units will be renovated and constructed in high-volume county and sub-county hospitals and health centres (CEmONC) in line with the draft MOH floor plans for newborn un</w:t>
      </w:r>
      <w:r w:rsidRPr="00DD5A63">
        <w:rPr>
          <w:rFonts w:ascii="Aptos Narrow" w:hAnsi="Aptos Narrow" w:eastAsia="Times New Roman" w:cs="Times New Roman"/>
          <w:kern w:val="0"/>
          <w:lang w:val="en-GB"/>
          <w14:ligatures w14:val="none"/>
        </w:rPr>
        <w:t xml:space="preserve">its.  </w:t>
      </w:r>
      <w:r w:rsidRPr="00DD5A63">
        <w:rPr>
          <w:rFonts w:ascii="Aptos Narrow" w:hAnsi="Aptos Narrow" w:eastAsia="Times New Roman" w:cs="Times New Roman"/>
          <w:color w:val="000000"/>
          <w:kern w:val="0"/>
          <w:lang w:val="en-GB"/>
          <w14:ligatures w14:val="none"/>
        </w:rPr>
        <w:t xml:space="preserve">Sites </w:t>
      </w:r>
      <w:r w:rsidRPr="00DD5A63">
        <w:rPr>
          <w:rFonts w:ascii="Aptos Narrow" w:hAnsi="Aptos Narrow" w:eastAsia="Times New Roman" w:cs="Times New Roman"/>
          <w:lang w:val="en-GB"/>
        </w:rPr>
        <w:t xml:space="preserve">will be equipped, and clinical and biomedical staff will be </w:t>
      </w:r>
      <w:r w:rsidRPr="00DD5A63">
        <w:rPr>
          <w:rFonts w:ascii="Aptos Narrow" w:hAnsi="Aptos Narrow" w:eastAsia="Times New Roman" w:cs="Times New Roman"/>
          <w:kern w:val="0"/>
          <w:lang w:val="en-GB"/>
          <w14:ligatures w14:val="none"/>
        </w:rPr>
        <w:t xml:space="preserve">trained to expand or establish Level 2 care. </w:t>
      </w:r>
      <w:r w:rsidRPr="00D92B5F" w:rsidR="008A094A">
        <w:rPr>
          <w:rFonts w:ascii="Aptos Narrow" w:hAnsi="Aptos Narrow" w:eastAsia="Times New Roman" w:cs="Times New Roman"/>
          <w:kern w:val="0"/>
          <w:lang w:val="en-GB"/>
          <w14:ligatures w14:val="none"/>
        </w:rPr>
        <w:t>Data management and use, as well as QI cycles, and onsite mentoring will be supported at the facility level to improve coverage of CPAP, Kangaroo Mother Care, non-hypothermia, and phototherapy.</w:t>
      </w:r>
      <w:r w:rsidRPr="00D92B5F" w:rsidR="20E36C85">
        <w:rPr>
          <w:rFonts w:ascii="Aptos Narrow" w:hAnsi="Aptos Narrow" w:eastAsia="Times New Roman" w:cs="Times New Roman"/>
          <w:kern w:val="0"/>
          <w:lang w:val="en-GB"/>
          <w14:ligatures w14:val="none"/>
        </w:rPr>
        <w:t xml:space="preserve"> </w:t>
      </w:r>
    </w:p>
    <w:p w:rsidRPr="00D92B5F" w:rsidR="00077492" w:rsidP="5C9F0F7A" w:rsidRDefault="00077492" w14:paraId="2EECE0EE" w14:textId="77777777">
      <w:pPr>
        <w:keepNext/>
        <w:spacing w:after="0" w:line="240" w:lineRule="auto"/>
        <w:jc w:val="both"/>
        <w:rPr>
          <w:rFonts w:ascii="Aptos Narrow" w:hAnsi="Aptos Narrow" w:eastAsia="Aptos Narrow" w:cs="Aptos Narrow"/>
        </w:rPr>
      </w:pPr>
    </w:p>
    <w:p w:rsidRPr="00D92B5F" w:rsidR="0018649A" w:rsidP="0018649A" w:rsidRDefault="3A8DF91F" w14:paraId="68FE0D57" w14:textId="34F8FD44">
      <w:pPr>
        <w:keepNext/>
        <w:spacing w:after="0" w:line="240" w:lineRule="auto"/>
        <w:jc w:val="both"/>
        <w:rPr>
          <w:rFonts w:ascii="Aptos Narrow" w:hAnsi="Aptos Narrow" w:eastAsia="Aptos Narrow" w:cs="Aptos Narrow"/>
        </w:rPr>
      </w:pPr>
      <w:r w:rsidRPr="00DD5A63">
        <w:rPr>
          <w:rFonts w:ascii="Aptos Narrow" w:hAnsi="Aptos Narrow" w:eastAsia="Times New Roman" w:cs="Times New Roman"/>
          <w:kern w:val="0"/>
          <w:lang w:val="en-GB"/>
          <w14:ligatures w14:val="none"/>
        </w:rPr>
        <w:t xml:space="preserve">A </w:t>
      </w:r>
      <w:r w:rsidRPr="00DD5A63" w:rsidR="00A93B96">
        <w:rPr>
          <w:rFonts w:ascii="Aptos Narrow" w:hAnsi="Aptos Narrow" w:eastAsia="Times New Roman" w:cs="Times New Roman"/>
          <w:kern w:val="0"/>
          <w:lang w:val="en-GB"/>
          <w14:ligatures w14:val="none"/>
        </w:rPr>
        <w:t>Nairobi</w:t>
      </w:r>
      <w:r w:rsidRPr="00DD5A63">
        <w:rPr>
          <w:rFonts w:ascii="Aptos Narrow" w:hAnsi="Aptos Narrow" w:eastAsia="Times New Roman" w:cs="Times New Roman"/>
          <w:kern w:val="0"/>
          <w:lang w:val="en-GB"/>
          <w14:ligatures w14:val="none"/>
        </w:rPr>
        <w:t xml:space="preserve"> based study</w:t>
      </w:r>
      <w:r w:rsidR="00EE58C5">
        <w:rPr>
          <w:rFonts w:ascii="Aptos Narrow" w:hAnsi="Aptos Narrow" w:eastAsia="Times New Roman" w:cs="Times New Roman"/>
          <w:kern w:val="0"/>
          <w:lang w:val="en-GB"/>
          <w14:ligatures w14:val="none"/>
        </w:rPr>
        <w:t xml:space="preserve"> (</w:t>
      </w:r>
      <w:r w:rsidRPr="00EE58C5" w:rsidR="00EE58C5">
        <w:rPr>
          <w:rFonts w:ascii="Aptos Narrow" w:hAnsi="Aptos Narrow" w:eastAsia="Times New Roman" w:cs="Times New Roman"/>
          <w:i/>
          <w:iCs/>
          <w:kern w:val="0"/>
          <w:lang w:val="en-GB"/>
          <w14:ligatures w14:val="none"/>
        </w:rPr>
        <w:t>Health Services that Deliver for Newborns</w:t>
      </w:r>
      <w:r w:rsidR="00EE58C5">
        <w:rPr>
          <w:rFonts w:ascii="Aptos Narrow" w:hAnsi="Aptos Narrow" w:eastAsia="Times New Roman" w:cs="Times New Roman"/>
          <w:kern w:val="0"/>
          <w:lang w:val="en-GB"/>
          <w14:ligatures w14:val="none"/>
        </w:rPr>
        <w:t>)</w:t>
      </w:r>
      <w:r w:rsidRPr="00DD5A63">
        <w:rPr>
          <w:rFonts w:ascii="Aptos Narrow" w:hAnsi="Aptos Narrow" w:eastAsia="Times New Roman" w:cs="Times New Roman"/>
          <w:kern w:val="0"/>
          <w:lang w:val="en-GB"/>
          <w14:ligatures w14:val="none"/>
        </w:rPr>
        <w:t xml:space="preserve"> demonstrated that 18.3% of newborns require inpatient care</w:t>
      </w:r>
      <w:r w:rsidR="00077492">
        <w:rPr>
          <w:rStyle w:val="FootnoteReference"/>
          <w:rFonts w:ascii="Aptos Narrow" w:hAnsi="Aptos Narrow" w:eastAsia="Times New Roman" w:cs="Times New Roman"/>
          <w:kern w:val="0"/>
          <w:lang w:val="en-GB"/>
          <w14:ligatures w14:val="none"/>
        </w:rPr>
        <w:footnoteReference w:id="12"/>
      </w:r>
      <w:r w:rsidRPr="00DD5A63" w:rsidR="34E59B07">
        <w:rPr>
          <w:rFonts w:ascii="Aptos Narrow" w:hAnsi="Aptos Narrow" w:eastAsia="Times New Roman" w:cs="Times New Roman"/>
          <w:kern w:val="0"/>
          <w:lang w:val="en-GB"/>
          <w14:ligatures w14:val="none"/>
        </w:rPr>
        <w:t xml:space="preserve">, </w:t>
      </w:r>
      <w:r w:rsidR="0056524E">
        <w:rPr>
          <w:rFonts w:ascii="Aptos Narrow" w:hAnsi="Aptos Narrow" w:eastAsia="Times New Roman" w:cs="Times New Roman"/>
          <w:kern w:val="0"/>
          <w:lang w:val="en-GB"/>
          <w14:ligatures w14:val="none"/>
        </w:rPr>
        <w:t>however</w:t>
      </w:r>
      <w:r w:rsidRPr="00DD5A63" w:rsidR="34E59B07">
        <w:rPr>
          <w:rFonts w:ascii="Aptos Narrow" w:hAnsi="Aptos Narrow" w:eastAsia="Times New Roman" w:cs="Times New Roman"/>
          <w:kern w:val="0"/>
          <w:lang w:val="en-GB"/>
          <w14:ligatures w14:val="none"/>
        </w:rPr>
        <w:t xml:space="preserve">, </w:t>
      </w:r>
      <w:r w:rsidRPr="00DD5A63" w:rsidR="0018649A">
        <w:rPr>
          <w:rFonts w:ascii="Aptos Narrow" w:hAnsi="Aptos Narrow" w:eastAsia="Times New Roman" w:cs="Times New Roman"/>
          <w:kern w:val="0"/>
          <w:lang w:val="en-GB"/>
          <w14:ligatures w14:val="none"/>
        </w:rPr>
        <w:t xml:space="preserve">Kenya has only </w:t>
      </w:r>
      <w:r w:rsidRPr="00DD5A63" w:rsidR="00554419">
        <w:rPr>
          <w:rFonts w:ascii="Aptos Narrow" w:hAnsi="Aptos Narrow" w:eastAsia="Times New Roman" w:cs="Times New Roman"/>
          <w:kern w:val="0"/>
          <w:lang w:val="en-GB"/>
          <w14:ligatures w14:val="none"/>
        </w:rPr>
        <w:t>three</w:t>
      </w:r>
      <w:r w:rsidRPr="00DD5A63" w:rsidR="0018649A">
        <w:rPr>
          <w:rFonts w:ascii="Aptos Narrow" w:hAnsi="Aptos Narrow" w:eastAsia="Times New Roman" w:cs="Times New Roman"/>
          <w:kern w:val="0"/>
          <w:lang w:val="en-GB"/>
          <w14:ligatures w14:val="none"/>
        </w:rPr>
        <w:t xml:space="preserve"> </w:t>
      </w:r>
      <w:r w:rsidR="002B090F">
        <w:rPr>
          <w:rFonts w:ascii="Aptos Narrow" w:hAnsi="Aptos Narrow" w:eastAsia="Times New Roman" w:cs="Times New Roman"/>
          <w:kern w:val="0"/>
          <w:lang w:val="en-GB"/>
          <w14:ligatures w14:val="none"/>
        </w:rPr>
        <w:t xml:space="preserve">WHO </w:t>
      </w:r>
      <w:r w:rsidRPr="00DD5A63" w:rsidR="0018649A">
        <w:rPr>
          <w:rFonts w:ascii="Aptos Narrow" w:hAnsi="Aptos Narrow" w:eastAsia="Times New Roman" w:cs="Times New Roman"/>
          <w:kern w:val="0"/>
          <w:lang w:val="en-GB"/>
          <w14:ligatures w14:val="none"/>
        </w:rPr>
        <w:t xml:space="preserve">level 3 newborn units </w:t>
      </w:r>
      <w:r w:rsidRPr="00DD5A63" w:rsidR="00AA26AA">
        <w:rPr>
          <w:rFonts w:ascii="Aptos Narrow" w:hAnsi="Aptos Narrow" w:eastAsia="Times New Roman" w:cs="Times New Roman"/>
          <w:kern w:val="0"/>
          <w:lang w:val="en-GB"/>
          <w14:ligatures w14:val="none"/>
        </w:rPr>
        <w:t>with a total of 27 functional NICU be</w:t>
      </w:r>
      <w:r w:rsidRPr="00DD5A63" w:rsidR="00DD5A63">
        <w:rPr>
          <w:rFonts w:ascii="Aptos Narrow" w:hAnsi="Aptos Narrow" w:eastAsia="Times New Roman" w:cs="Times New Roman"/>
          <w:kern w:val="0"/>
          <w:lang w:val="en-GB"/>
          <w14:ligatures w14:val="none"/>
        </w:rPr>
        <w:t xml:space="preserve">ds </w:t>
      </w:r>
      <w:r w:rsidRPr="00DD5A63" w:rsidR="0018649A">
        <w:rPr>
          <w:rFonts w:ascii="Aptos Narrow" w:hAnsi="Aptos Narrow" w:eastAsia="Times New Roman" w:cs="Times New Roman"/>
          <w:kern w:val="0"/>
          <w:lang w:val="en-GB"/>
          <w14:ligatures w14:val="none"/>
        </w:rPr>
        <w:t xml:space="preserve">that </w:t>
      </w:r>
      <w:r w:rsidRPr="09F6369B" w:rsidR="0018649A">
        <w:rPr>
          <w:rFonts w:ascii="Aptos Narrow" w:hAnsi="Aptos Narrow" w:eastAsia="Times New Roman" w:cs="Times New Roman"/>
          <w:b/>
          <w:bCs/>
          <w:kern w:val="0"/>
          <w:lang w:val="en-GB"/>
          <w14:ligatures w14:val="none"/>
        </w:rPr>
        <w:t>cannot meet</w:t>
      </w:r>
      <w:r w:rsidRPr="00DD5A63" w:rsidR="0018649A">
        <w:rPr>
          <w:rFonts w:ascii="Aptos Narrow" w:hAnsi="Aptos Narrow" w:eastAsia="Times New Roman" w:cs="Times New Roman"/>
          <w:kern w:val="0"/>
          <w:lang w:val="en-GB"/>
          <w14:ligatures w14:val="none"/>
        </w:rPr>
        <w:t xml:space="preserve"> the demand for newborn specialised services. </w:t>
      </w:r>
      <w:r w:rsidR="00C6606E">
        <w:rPr>
          <w:rFonts w:ascii="Aptos Narrow" w:hAnsi="Aptos Narrow" w:eastAsia="Times New Roman" w:cs="Times New Roman"/>
          <w:kern w:val="0"/>
          <w:lang w:val="en-GB"/>
          <w14:ligatures w14:val="none"/>
        </w:rPr>
        <w:t>I</w:t>
      </w:r>
      <w:r w:rsidRPr="00D92B5F" w:rsidR="0018649A">
        <w:rPr>
          <w:rFonts w:ascii="Aptos Narrow" w:hAnsi="Aptos Narrow" w:eastAsia="Times New Roman" w:cs="Times New Roman"/>
          <w:kern w:val="0"/>
          <w:lang w:val="en-GB"/>
          <w14:ligatures w14:val="none"/>
        </w:rPr>
        <w:t>nvestments made by ELMA</w:t>
      </w:r>
      <w:r w:rsidR="00C7377E">
        <w:rPr>
          <w:rFonts w:ascii="Aptos Narrow" w:hAnsi="Aptos Narrow" w:eastAsia="Times New Roman" w:cs="Times New Roman"/>
          <w:kern w:val="0"/>
          <w:lang w:val="en-GB"/>
          <w14:ligatures w14:val="none"/>
        </w:rPr>
        <w:t xml:space="preserve"> through the Kenya Paediatric Fellowship Program</w:t>
      </w:r>
      <w:r w:rsidR="00C6606E">
        <w:rPr>
          <w:rFonts w:ascii="Aptos Narrow" w:hAnsi="Aptos Narrow" w:eastAsia="Times New Roman" w:cs="Times New Roman"/>
          <w:kern w:val="0"/>
          <w:lang w:val="en-GB"/>
          <w14:ligatures w14:val="none"/>
        </w:rPr>
        <w:t xml:space="preserve"> have</w:t>
      </w:r>
      <w:r w:rsidRPr="00D92B5F" w:rsidR="0018649A">
        <w:rPr>
          <w:rFonts w:ascii="Aptos Narrow" w:hAnsi="Aptos Narrow" w:eastAsia="Times New Roman" w:cs="Times New Roman"/>
          <w:kern w:val="0"/>
          <w:lang w:val="en-GB"/>
          <w14:ligatures w14:val="none"/>
        </w:rPr>
        <w:t xml:space="preserve"> </w:t>
      </w:r>
      <w:r w:rsidR="00C6606E">
        <w:rPr>
          <w:rFonts w:ascii="Aptos Narrow" w:hAnsi="Aptos Narrow" w:eastAsia="Times New Roman" w:cs="Times New Roman"/>
          <w:kern w:val="0"/>
          <w:lang w:val="en-GB"/>
          <w14:ligatures w14:val="none"/>
        </w:rPr>
        <w:t>enhanced</w:t>
      </w:r>
      <w:r w:rsidRPr="00D92B5F" w:rsidR="0018649A">
        <w:rPr>
          <w:rFonts w:ascii="Aptos Narrow" w:hAnsi="Aptos Narrow" w:eastAsia="Times New Roman" w:cs="Times New Roman"/>
          <w:kern w:val="0"/>
          <w:lang w:val="en-GB"/>
          <w14:ligatures w14:val="none"/>
        </w:rPr>
        <w:t xml:space="preserve"> specialised workforce of critical care </w:t>
      </w:r>
      <w:r w:rsidR="00504A84">
        <w:rPr>
          <w:rFonts w:ascii="Aptos Narrow" w:hAnsi="Aptos Narrow" w:eastAsia="Times New Roman" w:cs="Times New Roman"/>
          <w:kern w:val="0"/>
          <w:lang w:val="en-GB"/>
          <w14:ligatures w14:val="none"/>
        </w:rPr>
        <w:t>nurses,</w:t>
      </w:r>
      <w:r w:rsidRPr="00D92B5F" w:rsidR="0018649A">
        <w:rPr>
          <w:rFonts w:ascii="Aptos Narrow" w:hAnsi="Aptos Narrow" w:eastAsia="Times New Roman" w:cs="Times New Roman"/>
          <w:kern w:val="0"/>
          <w:lang w:val="en-GB"/>
          <w14:ligatures w14:val="none"/>
        </w:rPr>
        <w:t xml:space="preserve"> neonatologists </w:t>
      </w:r>
      <w:r w:rsidR="00504A84">
        <w:rPr>
          <w:rFonts w:ascii="Aptos Narrow" w:hAnsi="Aptos Narrow" w:eastAsia="Times New Roman" w:cs="Times New Roman"/>
          <w:kern w:val="0"/>
          <w:lang w:val="en-GB"/>
          <w14:ligatures w14:val="none"/>
        </w:rPr>
        <w:t>and neonatal nurses</w:t>
      </w:r>
      <w:r w:rsidRPr="00D92B5F" w:rsidR="0018649A">
        <w:rPr>
          <w:rFonts w:ascii="Aptos Narrow" w:hAnsi="Aptos Narrow" w:eastAsia="Times New Roman" w:cs="Times New Roman"/>
          <w:kern w:val="0"/>
          <w:lang w:val="en-GB"/>
          <w14:ligatures w14:val="none"/>
        </w:rPr>
        <w:t xml:space="preserve"> to run level 3 newborn care units. To address the gap in level 3 newborn care, newborn </w:t>
      </w:r>
      <w:r w:rsidR="00554419">
        <w:rPr>
          <w:rFonts w:ascii="Aptos Narrow" w:hAnsi="Aptos Narrow" w:eastAsia="Times New Roman" w:cs="Times New Roman"/>
          <w:kern w:val="0"/>
          <w:lang w:val="en-GB"/>
          <w14:ligatures w14:val="none"/>
        </w:rPr>
        <w:t xml:space="preserve">units in </w:t>
      </w:r>
      <w:r w:rsidR="00AE561D">
        <w:rPr>
          <w:rFonts w:ascii="Aptos Narrow" w:hAnsi="Aptos Narrow" w:eastAsia="Times New Roman" w:cs="Times New Roman"/>
          <w:kern w:val="0"/>
          <w:lang w:val="en-GB"/>
          <w14:ligatures w14:val="none"/>
        </w:rPr>
        <w:t xml:space="preserve">three </w:t>
      </w:r>
      <w:r w:rsidR="00554419">
        <w:rPr>
          <w:rFonts w:ascii="Aptos Narrow" w:hAnsi="Aptos Narrow" w:eastAsia="Times New Roman" w:cs="Times New Roman"/>
          <w:kern w:val="0"/>
          <w:lang w:val="en-GB"/>
          <w14:ligatures w14:val="none"/>
        </w:rPr>
        <w:t>county referral hospitals will be expanded</w:t>
      </w:r>
      <w:r w:rsidR="00AE5D1E">
        <w:rPr>
          <w:rFonts w:ascii="Aptos Narrow" w:hAnsi="Aptos Narrow" w:eastAsia="Times New Roman" w:cs="Times New Roman"/>
          <w:kern w:val="0"/>
          <w:lang w:val="en-GB"/>
          <w14:ligatures w14:val="none"/>
        </w:rPr>
        <w:t xml:space="preserve"> to include a 5-bed </w:t>
      </w:r>
      <w:r w:rsidR="00AE561D">
        <w:rPr>
          <w:rFonts w:ascii="Aptos Narrow" w:hAnsi="Aptos Narrow" w:eastAsia="Times New Roman" w:cs="Times New Roman"/>
          <w:kern w:val="0"/>
          <w:lang w:val="en-GB"/>
          <w14:ligatures w14:val="none"/>
        </w:rPr>
        <w:t xml:space="preserve">NICU </w:t>
      </w:r>
      <w:r w:rsidR="00AE5D1E">
        <w:rPr>
          <w:rFonts w:ascii="Aptos Narrow" w:hAnsi="Aptos Narrow" w:eastAsia="Times New Roman" w:cs="Times New Roman"/>
          <w:kern w:val="0"/>
          <w:lang w:val="en-GB"/>
          <w14:ligatures w14:val="none"/>
        </w:rPr>
        <w:t xml:space="preserve">capacity for level 3 newborn care. Selection of hospitals to provide level 3 newborn care will </w:t>
      </w:r>
      <w:r w:rsidR="00C6606E">
        <w:rPr>
          <w:rFonts w:ascii="Aptos Narrow" w:hAnsi="Aptos Narrow" w:eastAsia="Times New Roman" w:cs="Times New Roman"/>
          <w:kern w:val="0"/>
          <w:lang w:val="en-GB"/>
          <w14:ligatures w14:val="none"/>
        </w:rPr>
        <w:t xml:space="preserve">take into account </w:t>
      </w:r>
      <w:r w:rsidRPr="00D92B5F" w:rsidR="0018649A">
        <w:rPr>
          <w:rFonts w:ascii="Aptos Narrow" w:hAnsi="Aptos Narrow" w:eastAsia="Times New Roman" w:cs="Times New Roman"/>
          <w:kern w:val="0"/>
          <w:lang w:val="en-GB"/>
          <w14:ligatures w14:val="none"/>
        </w:rPr>
        <w:t>regional disparity in the availability of specialised newborn care</w:t>
      </w:r>
      <w:r w:rsidR="00AE5D1E">
        <w:rPr>
          <w:rFonts w:ascii="Aptos Narrow" w:hAnsi="Aptos Narrow" w:eastAsia="Times New Roman" w:cs="Times New Roman"/>
          <w:kern w:val="0"/>
          <w:lang w:val="en-GB"/>
          <w14:ligatures w14:val="none"/>
        </w:rPr>
        <w:t>, availability of supporting critical care infrastructure and sub-specialists (e.g availability of functional ICU within the health facility) and commitment of the county government to support these services</w:t>
      </w:r>
      <w:r w:rsidRPr="00D92B5F" w:rsidR="0018649A">
        <w:rPr>
          <w:rFonts w:ascii="Aptos Narrow" w:hAnsi="Aptos Narrow" w:eastAsia="Times New Roman" w:cs="Times New Roman"/>
          <w:kern w:val="0"/>
          <w:lang w:val="en-GB"/>
          <w14:ligatures w14:val="none"/>
        </w:rPr>
        <w:t xml:space="preserve">. </w:t>
      </w:r>
      <w:r w:rsidRPr="00D92B5F" w:rsidR="0018649A">
        <w:rPr>
          <w:rFonts w:ascii="Aptos Narrow" w:hAnsi="Aptos Narrow" w:eastAsia="Aptos Narrow" w:cs="Aptos Narrow"/>
          <w:b/>
          <w:bCs/>
        </w:rPr>
        <w:t>Level 3 newborn care</w:t>
      </w:r>
      <w:r w:rsidRPr="00D92B5F" w:rsidR="0018649A">
        <w:rPr>
          <w:rFonts w:ascii="Aptos Narrow" w:hAnsi="Aptos Narrow" w:eastAsia="Aptos Narrow" w:cs="Aptos Narrow"/>
        </w:rPr>
        <w:t xml:space="preserve"> equipment, including</w:t>
      </w:r>
      <w:r w:rsidRPr="00D92B5F" w:rsidR="0018649A">
        <w:rPr>
          <w:rFonts w:ascii="Aptos Narrow" w:hAnsi="Aptos Narrow"/>
        </w:rPr>
        <w:t xml:space="preserve"> </w:t>
      </w:r>
      <w:r w:rsidRPr="00D92B5F" w:rsidR="0018649A">
        <w:rPr>
          <w:rFonts w:ascii="Aptos Narrow" w:hAnsi="Aptos Narrow" w:eastAsia="Aptos Narrow" w:cs="Aptos Narrow"/>
        </w:rPr>
        <w:t xml:space="preserve">mechanical ventilator machines, </w:t>
      </w:r>
      <w:r w:rsidRPr="00D92B5F" w:rsidR="0018649A">
        <w:rPr>
          <w:rFonts w:ascii="Aptos Narrow" w:hAnsi="Aptos Narrow" w:eastAsia="Times New Roman" w:cs="Times New Roman"/>
        </w:rPr>
        <w:t>surfactant</w:t>
      </w:r>
      <w:r w:rsidR="00AE5D1E">
        <w:rPr>
          <w:rFonts w:ascii="Aptos Narrow" w:hAnsi="Aptos Narrow" w:eastAsia="Times New Roman" w:cs="Times New Roman"/>
        </w:rPr>
        <w:t xml:space="preserve"> therapy</w:t>
      </w:r>
      <w:r w:rsidRPr="00D92B5F" w:rsidR="0018649A">
        <w:rPr>
          <w:rFonts w:ascii="Aptos Narrow" w:hAnsi="Aptos Narrow" w:eastAsia="Times New Roman" w:cs="Times New Roman"/>
        </w:rPr>
        <w:t xml:space="preserve"> and </w:t>
      </w:r>
      <w:r w:rsidRPr="00D92B5F" w:rsidR="0018649A">
        <w:rPr>
          <w:rFonts w:ascii="Aptos Narrow" w:hAnsi="Aptos Narrow" w:eastAsia="Aptos Narrow" w:cs="Aptos Narrow"/>
        </w:rPr>
        <w:t>laryngoscopes for its delivery</w:t>
      </w:r>
      <w:r w:rsidR="000F0260">
        <w:rPr>
          <w:rFonts w:ascii="Aptos Narrow" w:hAnsi="Aptos Narrow" w:eastAsia="Aptos Narrow" w:cs="Aptos Narrow"/>
        </w:rPr>
        <w:t xml:space="preserve"> </w:t>
      </w:r>
      <w:r w:rsidRPr="00D92B5F" w:rsidR="0018649A">
        <w:rPr>
          <w:rFonts w:ascii="Aptos Narrow" w:hAnsi="Aptos Narrow" w:eastAsia="Aptos Narrow" w:cs="Aptos Narrow"/>
        </w:rPr>
        <w:t xml:space="preserve">will be procured. Oxygen delivery systems will be enhanced through procurement of oxygen concentrators for facilities and </w:t>
      </w:r>
      <w:r w:rsidR="006B48CA">
        <w:rPr>
          <w:rFonts w:ascii="Aptos Narrow" w:hAnsi="Aptos Narrow" w:eastAsia="Aptos Narrow" w:cs="Aptos Narrow"/>
        </w:rPr>
        <w:t xml:space="preserve">portable </w:t>
      </w:r>
      <w:r w:rsidRPr="00D92B5F" w:rsidR="0018649A">
        <w:rPr>
          <w:rFonts w:ascii="Aptos Narrow" w:hAnsi="Aptos Narrow" w:eastAsia="Aptos Narrow" w:cs="Aptos Narrow"/>
        </w:rPr>
        <w:t xml:space="preserve">cylinders for ambulances. </w:t>
      </w:r>
    </w:p>
    <w:p w:rsidRPr="00D92B5F" w:rsidR="0018649A" w:rsidP="0018649A" w:rsidRDefault="0018649A" w14:paraId="7F6ABA83" w14:textId="77777777">
      <w:pPr>
        <w:keepNext/>
        <w:spacing w:after="0" w:line="240" w:lineRule="auto"/>
        <w:jc w:val="both"/>
        <w:rPr>
          <w:rFonts w:ascii="Aptos Narrow" w:hAnsi="Aptos Narrow" w:eastAsia="Times New Roman" w:cs="Times New Roman"/>
          <w:color w:val="000000"/>
          <w:kern w:val="0"/>
          <w14:ligatures w14:val="none"/>
        </w:rPr>
      </w:pPr>
    </w:p>
    <w:p w:rsidRPr="00D92B5F" w:rsidR="0018649A" w:rsidP="0018649A" w:rsidRDefault="0018649A" w14:paraId="3C82239C" w14:textId="77777777">
      <w:pPr>
        <w:spacing w:after="0" w:line="240" w:lineRule="auto"/>
        <w:jc w:val="both"/>
        <w:rPr>
          <w:rFonts w:ascii="Aptos Narrow" w:hAnsi="Aptos Narrow" w:eastAsia="Times New Roman" w:cs="Times New Roman"/>
          <w:b/>
          <w:bCs/>
          <w:kern w:val="0"/>
          <w:lang w:val="en-GB"/>
          <w14:ligatures w14:val="none"/>
        </w:rPr>
      </w:pPr>
      <w:r w:rsidRPr="00D92B5F">
        <w:rPr>
          <w:rFonts w:ascii="Aptos Narrow" w:hAnsi="Aptos Narrow" w:eastAsia="Times New Roman" w:cs="Times New Roman"/>
          <w:b/>
          <w:bCs/>
          <w:kern w:val="0"/>
          <w:lang w:val="en-GB"/>
          <w14:ligatures w14:val="none"/>
        </w:rPr>
        <w:t xml:space="preserve">Cross-cutting interventions for Maternal and Newborn Health </w:t>
      </w:r>
    </w:p>
    <w:p w:rsidRPr="00D92B5F" w:rsidR="0018649A" w:rsidP="0018649A" w:rsidRDefault="0018649A" w14:paraId="085A9DC0" w14:textId="4CEADDC0">
      <w:pPr>
        <w:tabs>
          <w:tab w:val="left" w:pos="1440"/>
        </w:tabs>
        <w:spacing w:after="0" w:line="240" w:lineRule="auto"/>
        <w:jc w:val="both"/>
        <w:rPr>
          <w:rFonts w:ascii="Aptos Narrow" w:hAnsi="Aptos Narrow" w:eastAsia="Aptos Narrow" w:cs="Aptos Narrow"/>
        </w:rPr>
      </w:pPr>
      <w:r w:rsidRPr="6B11FADF">
        <w:rPr>
          <w:rFonts w:ascii="Aptos Narrow" w:hAnsi="Aptos Narrow" w:eastAsia="Times New Roman" w:cs="Times New Roman"/>
          <w:b/>
          <w:bCs/>
          <w:color w:val="000000"/>
          <w:kern w:val="0"/>
          <w:u w:val="single"/>
          <w:lang w:val="en-GB"/>
          <w14:ligatures w14:val="none"/>
        </w:rPr>
        <w:t>Service Delivery</w:t>
      </w:r>
      <w:r w:rsidRPr="00D92B5F">
        <w:rPr>
          <w:rFonts w:ascii="Aptos Narrow" w:hAnsi="Aptos Narrow" w:eastAsia="Aptos Narrow" w:cs="Aptos Narrow"/>
        </w:rPr>
        <w:t xml:space="preserve"> At the national level Beginnings Fund will complement efforts by WHO, UNICEF,</w:t>
      </w:r>
      <w:r w:rsidRPr="00D92B5F">
        <w:rPr>
          <w:rFonts w:ascii="Aptos Narrow" w:hAnsi="Aptos Narrow"/>
        </w:rPr>
        <w:t xml:space="preserve"> </w:t>
      </w:r>
      <w:r w:rsidRPr="00D92B5F">
        <w:rPr>
          <w:rFonts w:ascii="Aptos Narrow" w:hAnsi="Aptos Narrow" w:eastAsia="Aptos Narrow" w:cs="Aptos Narrow"/>
        </w:rPr>
        <w:t xml:space="preserve">UNFPA, NEST360, and relevant professional associations working in close collaboration with MOH to review and update national MNH guidelines and clinical protocols to incorporate novel interventions and products such as </w:t>
      </w:r>
      <w:r w:rsidR="00991459">
        <w:rPr>
          <w:rFonts w:ascii="Aptos Narrow" w:hAnsi="Aptos Narrow" w:eastAsia="Aptos Narrow" w:cs="Aptos Narrow"/>
        </w:rPr>
        <w:t>the PPH</w:t>
      </w:r>
      <w:r w:rsidRPr="00D92B5F" w:rsidR="49E54C0A">
        <w:rPr>
          <w:rFonts w:ascii="Aptos Narrow" w:hAnsi="Aptos Narrow" w:eastAsia="Aptos Narrow" w:cs="Aptos Narrow"/>
        </w:rPr>
        <w:t xml:space="preserve"> bundle</w:t>
      </w:r>
      <w:r w:rsidRPr="00D92B5F">
        <w:rPr>
          <w:rFonts w:ascii="Aptos Narrow" w:hAnsi="Aptos Narrow" w:eastAsia="Aptos Narrow" w:cs="Aptos Narrow"/>
        </w:rPr>
        <w:t>, caffeine citrate, and heat-stable carbetocin for PPH prevention, and  build capacity to establish a pool of county-</w:t>
      </w:r>
      <w:r w:rsidR="00C81715">
        <w:rPr>
          <w:rFonts w:ascii="Aptos Narrow" w:hAnsi="Aptos Narrow" w:eastAsia="Aptos Narrow" w:cs="Aptos Narrow"/>
        </w:rPr>
        <w:t xml:space="preserve"> and facility-</w:t>
      </w:r>
      <w:r w:rsidRPr="00D92B5F">
        <w:rPr>
          <w:rFonts w:ascii="Aptos Narrow" w:hAnsi="Aptos Narrow" w:eastAsia="Aptos Narrow" w:cs="Aptos Narrow"/>
        </w:rPr>
        <w:t xml:space="preserve">based mentors to support ongoing monitoring and quality improvement in the implementation of the MNH bundles and IPC practices. Beginnings Fund will also </w:t>
      </w:r>
      <w:r w:rsidRPr="00BF2310">
        <w:rPr>
          <w:rFonts w:ascii="Aptos Narrow" w:hAnsi="Aptos Narrow" w:eastAsia="Aptos Narrow" w:cs="Aptos Narrow"/>
        </w:rPr>
        <w:t xml:space="preserve">support integration of </w:t>
      </w:r>
      <w:r w:rsidRPr="00BF2310" w:rsidR="00CF586E">
        <w:rPr>
          <w:rFonts w:ascii="Aptos Narrow" w:hAnsi="Aptos Narrow" w:eastAsia="Aptos Narrow" w:cs="Aptos Narrow"/>
        </w:rPr>
        <w:t>novel</w:t>
      </w:r>
      <w:r w:rsidRPr="00BF2310" w:rsidR="00BF2310">
        <w:rPr>
          <w:rFonts w:ascii="Aptos Narrow" w:hAnsi="Aptos Narrow" w:eastAsia="Aptos Narrow" w:cs="Aptos Narrow"/>
        </w:rPr>
        <w:t xml:space="preserve"> interventions and products into</w:t>
      </w:r>
      <w:r w:rsidRPr="00BF2310">
        <w:rPr>
          <w:rFonts w:ascii="Aptos Narrow" w:hAnsi="Aptos Narrow" w:eastAsia="Aptos Narrow" w:cs="Aptos Narrow"/>
        </w:rPr>
        <w:t xml:space="preserve"> EmONC, including safe cesarean section techniques, care of,</w:t>
      </w:r>
      <w:r w:rsidRPr="00D92B5F">
        <w:rPr>
          <w:rFonts w:ascii="Aptos Narrow" w:hAnsi="Aptos Narrow" w:eastAsia="Aptos Narrow" w:cs="Aptos Narrow"/>
        </w:rPr>
        <w:t xml:space="preserve"> and use of technologies for </w:t>
      </w:r>
      <w:r w:rsidR="005B4EB4">
        <w:rPr>
          <w:rFonts w:ascii="Aptos Narrow" w:hAnsi="Aptos Narrow" w:eastAsia="Aptos Narrow" w:cs="Aptos Narrow"/>
        </w:rPr>
        <w:t>POCUS and other new innovations</w:t>
      </w:r>
      <w:r w:rsidRPr="00D92B5F">
        <w:rPr>
          <w:rFonts w:ascii="Aptos Narrow" w:hAnsi="Aptos Narrow" w:eastAsia="Aptos Narrow" w:cs="Aptos Narrow"/>
        </w:rPr>
        <w:t>, into the national medical education curriculum, ensuring ongoing capacity building for intern doctors and early-career general practitioners.</w:t>
      </w:r>
    </w:p>
    <w:p w:rsidRPr="00D92B5F" w:rsidR="0018649A" w:rsidP="0018649A" w:rsidRDefault="0018649A" w14:paraId="176294A9" w14:textId="77777777">
      <w:pPr>
        <w:spacing w:after="0" w:line="240" w:lineRule="auto"/>
        <w:jc w:val="both"/>
        <w:rPr>
          <w:rFonts w:ascii="Aptos Narrow" w:hAnsi="Aptos Narrow" w:eastAsia="Noto Sans" w:cs="Noto Sans"/>
        </w:rPr>
      </w:pPr>
    </w:p>
    <w:p w:rsidRPr="00D92B5F" w:rsidR="0018649A" w:rsidP="0018649A" w:rsidRDefault="0018649A" w14:paraId="3BEDDCEE" w14:textId="04652FF1">
      <w:pPr>
        <w:spacing w:after="0" w:line="240" w:lineRule="auto"/>
        <w:jc w:val="both"/>
        <w:rPr>
          <w:rFonts w:ascii="Aptos Narrow" w:hAnsi="Aptos Narrow" w:eastAsia="Calibri" w:cs="Arial"/>
          <w:lang w:val="en-GB"/>
        </w:rPr>
      </w:pPr>
      <w:r w:rsidRPr="00D92B5F">
        <w:rPr>
          <w:rFonts w:ascii="Aptos Narrow" w:hAnsi="Aptos Narrow" w:eastAsia="Noto Sans" w:cs="Noto Sans"/>
          <w:lang w:val="en-GB"/>
        </w:rPr>
        <w:t>The training approach will be harmonized with technical partners to include evidence-based practices including clinical facilitation (generic instructor course), simulation-based training facilitation,</w:t>
      </w:r>
      <w:r w:rsidR="0003241E">
        <w:rPr>
          <w:rFonts w:ascii="Aptos Narrow" w:hAnsi="Aptos Narrow" w:eastAsia="Noto Sans" w:cs="Noto Sans"/>
          <w:lang w:val="en-GB"/>
        </w:rPr>
        <w:t xml:space="preserve"> low-dose-high-frequency trainings,</w:t>
      </w:r>
      <w:r w:rsidRPr="00D92B5F">
        <w:rPr>
          <w:rFonts w:ascii="Aptos Narrow" w:hAnsi="Aptos Narrow" w:eastAsia="Noto Sans" w:cs="Noto Sans"/>
          <w:lang w:val="en-GB"/>
        </w:rPr>
        <w:t xml:space="preserve"> quality improvement, and equipment use. A pool of National Trainers, who are specialist p</w:t>
      </w:r>
      <w:r w:rsidRPr="00D92B5F" w:rsidR="4BF79379">
        <w:rPr>
          <w:rFonts w:ascii="Aptos Narrow" w:hAnsi="Aptos Narrow" w:eastAsia="Noto Sans" w:cs="Noto Sans"/>
          <w:lang w:val="en-GB"/>
        </w:rPr>
        <w:t>a</w:t>
      </w:r>
      <w:r w:rsidRPr="00D92B5F">
        <w:rPr>
          <w:rFonts w:ascii="Aptos Narrow" w:hAnsi="Aptos Narrow" w:eastAsia="Noto Sans" w:cs="Noto Sans"/>
          <w:lang w:val="en-GB"/>
        </w:rPr>
        <w:t>ediatricians, OBS/GYN, an</w:t>
      </w:r>
      <w:r w:rsidRPr="00D92B5F" w:rsidR="5F3A6D87">
        <w:rPr>
          <w:rFonts w:ascii="Aptos Narrow" w:hAnsi="Aptos Narrow" w:eastAsia="Noto Sans" w:cs="Noto Sans"/>
          <w:lang w:val="en-GB"/>
        </w:rPr>
        <w:t>a</w:t>
      </w:r>
      <w:r w:rsidRPr="00D92B5F">
        <w:rPr>
          <w:rFonts w:ascii="Aptos Narrow" w:hAnsi="Aptos Narrow" w:eastAsia="Noto Sans" w:cs="Noto Sans"/>
          <w:lang w:val="en-GB"/>
        </w:rPr>
        <w:t>esthesiologists, midwives, neonatal nurses, biomedical engineers, and members of professional associations will be trained. Master Trainers will train county mentors to provide on-site mentorship using a hub-and-spoke approach. County mentors will identify and train facility champions to provide on-site team simulation training, low-dose high-frequency drills, and quality improvement cycles informed by data, to institutionalise</w:t>
      </w:r>
      <w:r w:rsidRPr="00D92B5F">
        <w:rPr>
          <w:rFonts w:ascii="Aptos Narrow" w:hAnsi="Aptos Narrow" w:eastAsia="Times New Roman" w:cs="Times New Roman"/>
          <w:color w:val="000000"/>
          <w:kern w:val="0"/>
          <w:lang w:val="en-GB"/>
          <w14:ligatures w14:val="none"/>
        </w:rPr>
        <w:t xml:space="preserve"> these practices</w:t>
      </w:r>
      <w:r w:rsidRPr="002E679C">
        <w:rPr>
          <w:rFonts w:ascii="Aptos Narrow" w:hAnsi="Aptos Narrow" w:eastAsia="Times New Roman" w:cs="Times New Roman"/>
          <w:color w:val="000000"/>
          <w:kern w:val="0"/>
          <w:lang w:val="en-GB"/>
          <w14:ligatures w14:val="none"/>
        </w:rPr>
        <w:t xml:space="preserve">. </w:t>
      </w:r>
      <w:r w:rsidRPr="002E679C">
        <w:rPr>
          <w:rFonts w:ascii="Aptos Narrow" w:hAnsi="Aptos Narrow" w:eastAsia="Times New Roman" w:cs="Times New Roman"/>
          <w:kern w:val="0"/>
          <w:lang w:val="en-GB"/>
          <w14:ligatures w14:val="none"/>
        </w:rPr>
        <w:t xml:space="preserve">All target facilities will be equipped with simulation equipment to establish skills learning corners. </w:t>
      </w:r>
      <w:r w:rsidRPr="002E679C">
        <w:rPr>
          <w:rFonts w:ascii="Aptos Narrow" w:hAnsi="Aptos Narrow" w:eastAsia="Times New Roman" w:cs="Times New Roman"/>
          <w:color w:val="000000"/>
          <w:kern w:val="0"/>
          <w:lang w:val="en-GB"/>
          <w14:ligatures w14:val="none"/>
        </w:rPr>
        <w:t xml:space="preserve"> The mentorship</w:t>
      </w:r>
      <w:r w:rsidRPr="00D92B5F">
        <w:rPr>
          <w:rFonts w:ascii="Aptos Narrow" w:hAnsi="Aptos Narrow" w:eastAsia="Times New Roman" w:cs="Times New Roman"/>
          <w:color w:val="000000"/>
          <w:kern w:val="0"/>
          <w:lang w:val="en-GB"/>
          <w14:ligatures w14:val="none"/>
        </w:rPr>
        <w:t xml:space="preserve"> system will be strengthened through the analysis and use of data to inform areas for mentorship and quality improvement. The mentorship system of the onsite hub and spokes model, where lower-level facilities receive support from higher-level health facilit</w:t>
      </w:r>
      <w:r w:rsidR="00AE5D1E">
        <w:rPr>
          <w:rFonts w:ascii="Aptos Narrow" w:hAnsi="Aptos Narrow" w:eastAsia="Times New Roman" w:cs="Times New Roman"/>
          <w:color w:val="000000"/>
          <w:kern w:val="0"/>
          <w:lang w:val="en-GB"/>
          <w14:ligatures w14:val="none"/>
        </w:rPr>
        <w:t>i</w:t>
      </w:r>
      <w:r w:rsidRPr="00D92B5F">
        <w:rPr>
          <w:rFonts w:ascii="Aptos Narrow" w:hAnsi="Aptos Narrow" w:eastAsia="Times New Roman" w:cs="Times New Roman"/>
          <w:color w:val="000000"/>
          <w:kern w:val="0"/>
          <w:lang w:val="en-GB"/>
          <w14:ligatures w14:val="none"/>
        </w:rPr>
        <w:t>es, will be used to introduce guideline updates and priority interventions.</w:t>
      </w:r>
      <w:r w:rsidRPr="00D92B5F">
        <w:rPr>
          <w:rFonts w:ascii="Aptos Narrow" w:hAnsi="Aptos Narrow" w:eastAsia="Calibri" w:cs="Arial"/>
          <w:color w:val="EE0000"/>
          <w:lang w:val="en-GB"/>
        </w:rPr>
        <w:t xml:space="preserve"> </w:t>
      </w:r>
      <w:r w:rsidRPr="00D92B5F">
        <w:rPr>
          <w:rFonts w:ascii="Aptos Narrow" w:hAnsi="Aptos Narrow" w:eastAsia="Calibri" w:cs="Arial"/>
          <w:lang w:val="en-GB"/>
        </w:rPr>
        <w:t xml:space="preserve">This approach will also </w:t>
      </w:r>
      <w:r w:rsidR="00C81715">
        <w:rPr>
          <w:rFonts w:ascii="Aptos Narrow" w:hAnsi="Aptos Narrow" w:eastAsia="Calibri" w:cs="Arial"/>
          <w:lang w:val="en-GB"/>
        </w:rPr>
        <w:t xml:space="preserve">aim to align and </w:t>
      </w:r>
      <w:r w:rsidRPr="00D92B5F">
        <w:rPr>
          <w:rFonts w:ascii="Aptos Narrow" w:hAnsi="Aptos Narrow" w:eastAsia="Calibri" w:cs="Arial"/>
          <w:lang w:val="en-GB"/>
        </w:rPr>
        <w:t>strengthen primary care networks as part of the PHC act.</w:t>
      </w:r>
    </w:p>
    <w:p w:rsidRPr="00D92B5F" w:rsidR="0018649A" w:rsidP="0018649A" w:rsidRDefault="0018649A" w14:paraId="2F415F84" w14:textId="77777777">
      <w:pPr>
        <w:spacing w:after="0" w:line="240" w:lineRule="auto"/>
        <w:jc w:val="both"/>
        <w:rPr>
          <w:rFonts w:ascii="Aptos Narrow" w:hAnsi="Aptos Narrow" w:eastAsia="Calibri" w:cs="Arial"/>
          <w:kern w:val="0"/>
          <w:highlight w:val="yellow"/>
          <w:lang w:val="en-GB"/>
          <w14:ligatures w14:val="none"/>
        </w:rPr>
      </w:pPr>
    </w:p>
    <w:p w:rsidR="000855C3" w:rsidP="00EE61CB" w:rsidRDefault="3B03EC16" w14:paraId="62654B88" w14:textId="452B6A54">
      <w:pPr>
        <w:tabs>
          <w:tab w:val="left" w:pos="2388"/>
        </w:tabs>
        <w:spacing w:after="0" w:line="240" w:lineRule="auto"/>
        <w:jc w:val="both"/>
        <w:rPr>
          <w:rFonts w:ascii="Aptos Narrow" w:hAnsi="Aptos Narrow" w:eastAsia="Times New Roman" w:cs="Times New Roman"/>
          <w:kern w:val="0"/>
          <w:lang w:val="en-GB"/>
          <w14:ligatures w14:val="none"/>
        </w:rPr>
      </w:pPr>
      <w:r w:rsidR="3B03EC16">
        <w:rPr>
          <w:rFonts w:ascii="Aptos Narrow" w:hAnsi="Aptos Narrow" w:eastAsia="Times New Roman" w:cs="Times New Roman"/>
          <w:b w:val="1"/>
          <w:bCs w:val="1"/>
          <w:color w:val="000000"/>
          <w:kern w:val="0"/>
          <w:lang w:val="en-GB"/>
          <w14:ligatures w14:val="none"/>
        </w:rPr>
        <w:t xml:space="preserve">Scale-up of MNH product introduction, </w:t>
      </w:r>
      <w:r w:rsidR="3B03EC16">
        <w:rPr>
          <w:rFonts w:ascii="Aptos Narrow" w:hAnsi="Aptos Narrow" w:eastAsia="Times New Roman" w:cs="Times New Roman"/>
          <w:b w:val="1"/>
          <w:bCs w:val="1"/>
          <w:color w:val="000000"/>
          <w:kern w:val="0"/>
          <w:lang w:val="en-GB"/>
          <w14:ligatures w14:val="none"/>
        </w:rPr>
        <w:t>forecasting</w:t>
      </w:r>
      <w:r w:rsidR="3B03EC16">
        <w:rPr>
          <w:rFonts w:ascii="Aptos Narrow" w:hAnsi="Aptos Narrow" w:eastAsia="Times New Roman" w:cs="Times New Roman"/>
          <w:b w:val="1"/>
          <w:bCs w:val="1"/>
          <w:color w:val="000000"/>
          <w:kern w:val="0"/>
          <w:lang w:val="en-GB"/>
          <w14:ligatures w14:val="none"/>
        </w:rPr>
        <w:t xml:space="preserve"> and quantification</w:t>
      </w:r>
      <w:r w:rsidRPr="000855C3" w:rsidR="3B03EC16">
        <w:rPr>
          <w:rFonts w:ascii="Aptos Narrow" w:hAnsi="Aptos Narrow" w:eastAsia="Times New Roman" w:cs="Times New Roman"/>
          <w:color w:val="000000"/>
          <w:kern w:val="0"/>
          <w:lang w:val="en-GB"/>
          <w14:ligatures w14:val="none"/>
        </w:rPr>
        <w:t xml:space="preserve">. </w:t>
      </w:r>
      <w:r w:rsidRPr="000855C3" w:rsidR="5D68F534">
        <w:rPr>
          <w:rFonts w:ascii="Aptos Narrow" w:hAnsi="Aptos Narrow" w:eastAsia="Times New Roman" w:cs="Times New Roman"/>
          <w:color w:val="000000"/>
          <w:kern w:val="0"/>
          <w:lang w:val="en-GB"/>
          <w14:ligatures w14:val="none"/>
        </w:rPr>
        <w:t>Catalytic procurement for MNH products</w:t>
      </w:r>
      <w:r w:rsidRPr="000855C3" w:rsidR="2111541C">
        <w:rPr>
          <w:rFonts w:ascii="Aptos Narrow" w:hAnsi="Aptos Narrow" w:eastAsia="Times New Roman" w:cs="Times New Roman"/>
          <w:color w:val="000000"/>
          <w:kern w:val="0"/>
          <w:lang w:val="en-GB"/>
          <w14:ligatures w14:val="none"/>
        </w:rPr>
        <w:t xml:space="preserve"> through the CHAI regional grant</w:t>
      </w:r>
      <w:r w:rsidRPr="00D92B5F" w:rsidR="5D68F534">
        <w:rPr>
          <w:rFonts w:ascii="Aptos Narrow" w:hAnsi="Aptos Narrow" w:eastAsia="Times New Roman" w:cs="Times New Roman"/>
          <w:color w:val="000000"/>
          <w:kern w:val="0"/>
          <w:lang w:val="en-GB"/>
          <w14:ligatures w14:val="none"/>
        </w:rPr>
        <w:t xml:space="preserve"> will </w:t>
      </w:r>
      <w:r w:rsidR="0F12B9E7">
        <w:rPr>
          <w:rFonts w:ascii="Aptos Narrow" w:hAnsi="Aptos Narrow" w:eastAsia="Times New Roman" w:cs="Times New Roman"/>
          <w:color w:val="000000"/>
          <w:kern w:val="0"/>
          <w:lang w:val="en-GB"/>
          <w14:ligatures w14:val="none"/>
        </w:rPr>
        <w:t>support and sustainably</w:t>
      </w:r>
      <w:r w:rsidR="506EFA16">
        <w:rPr>
          <w:rFonts w:ascii="Aptos Narrow" w:hAnsi="Aptos Narrow" w:eastAsia="Times New Roman" w:cs="Times New Roman"/>
          <w:color w:val="000000"/>
          <w:kern w:val="0"/>
          <w:lang w:val="en-GB"/>
          <w14:ligatures w14:val="none"/>
        </w:rPr>
        <w:t xml:space="preserve"> introduce </w:t>
      </w:r>
      <w:r w:rsidRPr="00D92B5F" w:rsidR="5D68F534">
        <w:rPr>
          <w:rFonts w:ascii="Aptos Narrow" w:hAnsi="Aptos Narrow" w:eastAsia="Times New Roman" w:cs="Times New Roman"/>
          <w:color w:val="000000"/>
          <w:kern w:val="0"/>
          <w:lang w:val="en-GB"/>
          <w14:ligatures w14:val="none"/>
        </w:rPr>
        <w:t>new and underutilized MNH products</w:t>
      </w:r>
      <w:r w:rsidRPr="00D92B5F" w:rsidR="604C5BEF">
        <w:rPr>
          <w:rFonts w:ascii="Aptos Narrow" w:hAnsi="Aptos Narrow" w:eastAsia="Times New Roman" w:cs="Times New Roman"/>
          <w:color w:val="000000"/>
          <w:kern w:val="0"/>
          <w:lang w:val="en-GB"/>
          <w14:ligatures w14:val="none"/>
        </w:rPr>
        <w:t>, including</w:t>
      </w:r>
      <w:r w:rsidRPr="00D92B5F" w:rsidR="5D68F534">
        <w:rPr>
          <w:rFonts w:ascii="Aptos Narrow" w:hAnsi="Aptos Narrow" w:eastAsia="Times New Roman" w:cs="Times New Roman"/>
          <w:color w:val="000000"/>
          <w:kern w:val="0"/>
          <w:lang w:val="en-GB"/>
          <w14:ligatures w14:val="none"/>
        </w:rPr>
        <w:t xml:space="preserve"> updating standard treatment guidelines and the Essential Medicine List, supporting regulatory approval, and </w:t>
      </w:r>
      <w:r w:rsidRPr="00D92B5F" w:rsidR="5D68F534">
        <w:rPr>
          <w:rFonts w:ascii="Aptos Narrow" w:hAnsi="Aptos Narrow" w:eastAsia="Times New Roman" w:cs="Times New Roman"/>
          <w:kern w:val="0"/>
          <w:lang w:val="en-GB"/>
          <w14:ligatures w14:val="none"/>
        </w:rPr>
        <w:t xml:space="preserve">harmonisation with </w:t>
      </w:r>
      <w:r w:rsidRPr="00D92B5F" w:rsidR="6B4323BE">
        <w:rPr>
          <w:rFonts w:ascii="Aptos Narrow" w:hAnsi="Aptos Narrow" w:eastAsia="Times New Roman" w:cs="Times New Roman"/>
          <w:kern w:val="0"/>
          <w:lang w:val="en-GB"/>
          <w14:ligatures w14:val="none"/>
        </w:rPr>
        <w:t>KEMSA</w:t>
      </w:r>
      <w:r w:rsidRPr="00D92B5F" w:rsidR="5D68F534">
        <w:rPr>
          <w:rFonts w:ascii="Aptos Narrow" w:hAnsi="Aptos Narrow" w:eastAsia="Times New Roman" w:cs="Times New Roman"/>
          <w:kern w:val="0"/>
          <w:lang w:val="en-GB"/>
          <w14:ligatures w14:val="none"/>
        </w:rPr>
        <w:t xml:space="preserve">. </w:t>
      </w:r>
      <w:r w:rsidRPr="0065417D" w:rsidR="17C3B6B2">
        <w:rPr>
          <w:rFonts w:ascii="Aptos Narrow" w:hAnsi="Aptos Narrow" w:eastAsia="Times New Roman" w:cs="Times New Roman"/>
          <w:kern w:val="0"/>
          <w:lang w:val="en-GB"/>
          <w14:ligatures w14:val="none"/>
        </w:rPr>
        <w:t>Field Tech</w:t>
      </w:r>
      <w:r w:rsidRPr="0065417D" w:rsidR="1E00CC3F">
        <w:rPr>
          <w:rFonts w:ascii="Aptos Narrow" w:hAnsi="Aptos Narrow" w:eastAsia="Times New Roman" w:cs="Times New Roman"/>
          <w:lang w:val="en-GB"/>
        </w:rPr>
        <w:t>n</w:t>
      </w:r>
      <w:r w:rsidRPr="0065417D" w:rsidR="17C3B6B2">
        <w:rPr>
          <w:rFonts w:ascii="Aptos Narrow" w:hAnsi="Aptos Narrow" w:eastAsia="Times New Roman" w:cs="Times New Roman"/>
          <w:kern w:val="0"/>
          <w:lang w:val="en-GB"/>
          <w14:ligatures w14:val="none"/>
        </w:rPr>
        <w:t>ologies</w:t>
      </w:r>
      <w:r w:rsidR="1B8C2973">
        <w:rPr>
          <w:rFonts w:ascii="Aptos Narrow" w:hAnsi="Aptos Narrow" w:eastAsia="Times New Roman" w:cs="Times New Roman"/>
          <w:lang w:val="en-GB"/>
        </w:rPr>
        <w:t xml:space="preserve">, currently funded by Gates Foundation, </w:t>
      </w:r>
      <w:r w:rsidRPr="7446AF62" w:rsidR="17C3B6B2">
        <w:rPr>
          <w:rFonts w:ascii="Aptos Narrow" w:hAnsi="Aptos Narrow" w:eastAsia="Times New Roman" w:cs="Times New Roman"/>
          <w:lang w:val="en-GB"/>
        </w:rPr>
        <w:t>is</w:t>
      </w:r>
      <w:r w:rsidR="17C3B6B2">
        <w:rPr>
          <w:rFonts w:ascii="Aptos Narrow" w:hAnsi="Aptos Narrow" w:eastAsia="Times New Roman" w:cs="Times New Roman"/>
          <w:kern w:val="0"/>
          <w:lang w:val="en-GB"/>
          <w14:ligatures w14:val="none"/>
        </w:rPr>
        <w:t xml:space="preserve"> working with KEMSA, MEDS, DHA (EMR roll out) </w:t>
      </w:r>
      <w:r w:rsidR="24BEA5CF">
        <w:rPr>
          <w:rFonts w:ascii="Aptos Narrow" w:hAnsi="Aptos Narrow" w:eastAsia="Times New Roman" w:cs="Times New Roman"/>
          <w:kern w:val="0"/>
          <w:lang w:val="en-GB"/>
          <w14:ligatures w14:val="none"/>
        </w:rPr>
        <w:t xml:space="preserve">in </w:t>
      </w:r>
      <w:r w:rsidR="1B8C2973">
        <w:rPr>
          <w:rFonts w:ascii="Aptos Narrow" w:hAnsi="Aptos Narrow" w:eastAsia="Times New Roman" w:cs="Times New Roman"/>
          <w:kern w:val="0"/>
          <w:lang w:val="en-GB"/>
          <w14:ligatures w14:val="none"/>
        </w:rPr>
        <w:t xml:space="preserve">some of the </w:t>
      </w:r>
      <w:r w:rsidR="17C3B6B2">
        <w:rPr>
          <w:rFonts w:ascii="Aptos Narrow" w:hAnsi="Aptos Narrow" w:eastAsia="Times New Roman" w:cs="Times New Roman"/>
          <w:kern w:val="0"/>
          <w:lang w:val="en-GB"/>
          <w14:ligatures w14:val="none"/>
        </w:rPr>
        <w:t xml:space="preserve">Beginnings Fund focus counties to optimise </w:t>
      </w:r>
      <w:r w:rsidR="17C3B6B2">
        <w:rPr>
          <w:rFonts w:ascii="Aptos Narrow" w:hAnsi="Aptos Narrow" w:eastAsia="Times New Roman" w:cs="Times New Roman"/>
          <w:kern w:val="0"/>
          <w:lang w:val="en-GB"/>
          <w14:ligatures w14:val="none"/>
        </w:rPr>
        <w:t xml:space="preserve">logistics</w:t>
      </w:r>
      <w:r w:rsidR="17C3B6B2">
        <w:rPr>
          <w:rFonts w:ascii="Aptos Narrow" w:hAnsi="Aptos Narrow" w:eastAsia="Times New Roman" w:cs="Times New Roman"/>
          <w:kern w:val="0"/>
          <w:lang w:val="en-GB"/>
          <w14:ligatures w14:val="none"/>
        </w:rPr>
        <w:t xml:space="preserve">, </w:t>
      </w:r>
      <w:r w:rsidR="17C3B6B2">
        <w:rPr>
          <w:rFonts w:ascii="Aptos Narrow" w:hAnsi="Aptos Narrow" w:eastAsia="Times New Roman" w:cs="Times New Roman"/>
          <w:kern w:val="0"/>
          <w:lang w:val="en-GB"/>
          <w14:ligatures w14:val="none"/>
        </w:rPr>
        <w:t xml:space="preserve">supplies</w:t>
      </w:r>
      <w:r w:rsidR="17C3B6B2">
        <w:rPr>
          <w:rFonts w:ascii="Aptos Narrow" w:hAnsi="Aptos Narrow" w:eastAsia="Times New Roman" w:cs="Times New Roman"/>
          <w:kern w:val="0"/>
          <w:lang w:val="en-GB"/>
          <w14:ligatures w14:val="none"/>
        </w:rPr>
        <w:t xml:space="preserve"> and management systems </w:t>
      </w:r>
      <w:r w:rsidR="541969C6">
        <w:rPr>
          <w:rFonts w:ascii="Aptos Narrow" w:hAnsi="Aptos Narrow" w:eastAsia="Times New Roman" w:cs="Times New Roman"/>
          <w:kern w:val="0"/>
          <w:lang w:val="en-GB"/>
          <w14:ligatures w14:val="none"/>
        </w:rPr>
        <w:t xml:space="preserve">to </w:t>
      </w:r>
      <w:r w:rsidR="17C3B6B2">
        <w:rPr>
          <w:rFonts w:ascii="Aptos Narrow" w:hAnsi="Aptos Narrow" w:eastAsia="Times New Roman" w:cs="Times New Roman"/>
          <w:kern w:val="0"/>
          <w:lang w:val="en-GB"/>
          <w14:ligatures w14:val="none"/>
        </w:rPr>
        <w:t xml:space="preserve">further enhance data informed forecasting quantification and procurement </w:t>
      </w:r>
      <w:r w:rsidR="00C84F6B">
        <w:rPr>
          <w:rStyle w:val="FootnoteReference"/>
          <w:rFonts w:ascii="Aptos Narrow" w:hAnsi="Aptos Narrow" w:eastAsia="Times New Roman" w:cs="Times New Roman"/>
          <w:kern w:val="0"/>
          <w:lang w:val="en-GB"/>
          <w14:ligatures w14:val="none"/>
        </w:rPr>
        <w:footnoteReference w:id="13"/>
      </w:r>
      <w:r w:rsidRPr="00D92B5F" w:rsidR="5D68F534">
        <w:rPr>
          <w:rFonts w:ascii="Aptos Narrow" w:hAnsi="Aptos Narrow" w:eastAsia="Times New Roman" w:cs="Times New Roman"/>
          <w:kern w:val="0"/>
          <w:lang w:val="en-GB"/>
          <w14:ligatures w14:val="none"/>
        </w:rPr>
        <w:t xml:space="preserve">.  </w:t>
      </w:r>
      <w:r w:rsidR="1B8C2973">
        <w:rPr>
          <w:rFonts w:ascii="Aptos Narrow" w:hAnsi="Aptos Narrow" w:eastAsia="Times New Roman" w:cs="Times New Roman"/>
          <w:kern w:val="0"/>
          <w:lang w:val="en-GB"/>
          <w14:ligatures w14:val="none"/>
        </w:rPr>
        <w:t xml:space="preserve">Beginnings Fund will </w:t>
      </w:r>
      <w:r w:rsidR="1B8C2973">
        <w:rPr>
          <w:rFonts w:ascii="Aptos Narrow" w:hAnsi="Aptos Narrow" w:eastAsia="Times New Roman" w:cs="Times New Roman"/>
          <w:kern w:val="0"/>
          <w:lang w:val="en-GB"/>
          <w14:ligatures w14:val="none"/>
        </w:rPr>
        <w:t xml:space="preserve">leverage</w:t>
      </w:r>
      <w:r w:rsidR="1B8C2973">
        <w:rPr>
          <w:rFonts w:ascii="Aptos Narrow" w:hAnsi="Aptos Narrow" w:eastAsia="Times New Roman" w:cs="Times New Roman"/>
          <w:kern w:val="0"/>
          <w:lang w:val="en-GB"/>
          <w14:ligatures w14:val="none"/>
        </w:rPr>
        <w:t xml:space="preserve"> this collaboration to further </w:t>
      </w:r>
      <w:r w:rsidR="3FD242A4">
        <w:rPr>
          <w:rFonts w:ascii="Aptos Narrow" w:hAnsi="Aptos Narrow" w:eastAsia="Times New Roman" w:cs="Times New Roman"/>
          <w:kern w:val="0"/>
          <w:lang w:val="en-GB"/>
          <w14:ligatures w14:val="none"/>
        </w:rPr>
        <w:t>optimis</w:t>
      </w:r>
      <w:r w:rsidR="1B8C2973">
        <w:rPr>
          <w:rFonts w:ascii="Aptos Narrow" w:hAnsi="Aptos Narrow" w:eastAsia="Times New Roman" w:cs="Times New Roman"/>
          <w:kern w:val="0"/>
          <w:lang w:val="en-GB"/>
          <w14:ligatures w14:val="none"/>
        </w:rPr>
        <w:t>e</w:t>
      </w:r>
      <w:r w:rsidR="3FD242A4">
        <w:rPr>
          <w:rFonts w:ascii="Aptos Narrow" w:hAnsi="Aptos Narrow" w:eastAsia="Times New Roman" w:cs="Times New Roman"/>
          <w:kern w:val="0"/>
          <w:lang w:val="en-GB"/>
          <w14:ligatures w14:val="none"/>
        </w:rPr>
        <w:t xml:space="preserve"> the </w:t>
      </w:r>
      <w:r w:rsidR="3FD242A4">
        <w:rPr>
          <w:rFonts w:ascii="Aptos Narrow" w:hAnsi="Aptos Narrow" w:eastAsia="Times New Roman" w:cs="Times New Roman"/>
          <w:kern w:val="0"/>
          <w:lang w:val="en-GB"/>
          <w14:ligatures w14:val="none"/>
        </w:rPr>
        <w:t xml:space="preserve">eLIMS</w:t>
      </w:r>
      <w:r w:rsidR="3FD242A4">
        <w:rPr>
          <w:rFonts w:ascii="Aptos Narrow" w:hAnsi="Aptos Narrow" w:eastAsia="Times New Roman" w:cs="Times New Roman"/>
          <w:kern w:val="0"/>
          <w:lang w:val="en-GB"/>
          <w14:ligatures w14:val="none"/>
        </w:rPr>
        <w:t xml:space="preserve"> platform,</w:t>
      </w:r>
      <w:r w:rsidR="195D17E2">
        <w:rPr>
          <w:rFonts w:ascii="Aptos Narrow" w:hAnsi="Aptos Narrow" w:eastAsia="Times New Roman" w:cs="Times New Roman"/>
          <w:kern w:val="0"/>
          <w:lang w:val="en-GB"/>
          <w14:ligatures w14:val="none"/>
        </w:rPr>
        <w:t xml:space="preserve"> train health wor</w:t>
      </w:r>
      <w:r w:rsidR="3FD242A4">
        <w:rPr>
          <w:rFonts w:ascii="Aptos Narrow" w:hAnsi="Aptos Narrow" w:eastAsia="Times New Roman" w:cs="Times New Roman"/>
          <w:kern w:val="0"/>
          <w:lang w:val="en-GB"/>
          <w14:ligatures w14:val="none"/>
        </w:rPr>
        <w:t xml:space="preserve">kers on interpretation and data use generated by the </w:t>
      </w:r>
      <w:r w:rsidR="1B8C2973">
        <w:rPr>
          <w:rFonts w:ascii="Aptos Narrow" w:hAnsi="Aptos Narrow" w:eastAsia="Times New Roman" w:cs="Times New Roman"/>
          <w:kern w:val="0"/>
          <w:lang w:val="en-GB"/>
          <w14:ligatures w14:val="none"/>
        </w:rPr>
        <w:t>platform and</w:t>
      </w:r>
      <w:r w:rsidR="3FD242A4">
        <w:rPr>
          <w:rFonts w:ascii="Aptos Narrow" w:hAnsi="Aptos Narrow" w:eastAsia="Times New Roman" w:cs="Times New Roman"/>
          <w:kern w:val="0"/>
          <w:lang w:val="en-GB"/>
          <w14:ligatures w14:val="none"/>
        </w:rPr>
        <w:t xml:space="preserve"> </w:t>
      </w:r>
      <w:r w:rsidR="1B8C2973">
        <w:rPr>
          <w:rFonts w:ascii="Aptos Narrow" w:hAnsi="Aptos Narrow" w:eastAsia="Times New Roman" w:cs="Times New Roman"/>
          <w:kern w:val="0"/>
          <w:lang w:val="en-GB"/>
          <w14:ligatures w14:val="none"/>
        </w:rPr>
        <w:t xml:space="preserve">enable </w:t>
      </w:r>
      <w:r w:rsidR="3FD242A4">
        <w:rPr>
          <w:rFonts w:ascii="Aptos Narrow" w:hAnsi="Aptos Narrow" w:eastAsia="Times New Roman" w:cs="Times New Roman"/>
          <w:kern w:val="0"/>
          <w:lang w:val="en-GB"/>
          <w14:ligatures w14:val="none"/>
        </w:rPr>
        <w:t xml:space="preserve">end to end visibility of </w:t>
      </w:r>
      <w:r w:rsidR="3D52A37B">
        <w:rPr>
          <w:rFonts w:ascii="Aptos Narrow" w:hAnsi="Aptos Narrow" w:eastAsia="Times New Roman" w:cs="Times New Roman"/>
          <w:kern w:val="0"/>
          <w:lang w:val="en-GB"/>
          <w14:ligatures w14:val="none"/>
        </w:rPr>
        <w:t xml:space="preserve">products </w:t>
      </w:r>
      <w:r w:rsidRPr="3DA3DE96" w:rsidR="0686F12E">
        <w:rPr>
          <w:rFonts w:ascii="Aptos Narrow" w:hAnsi="Aptos Narrow" w:eastAsia="Times New Roman" w:cs="Times New Roman"/>
          <w:lang w:val="en-GB"/>
        </w:rPr>
        <w:t xml:space="preserve">in </w:t>
      </w:r>
      <w:r w:rsidR="3D52A37B">
        <w:rPr>
          <w:rFonts w:ascii="Aptos Narrow" w:hAnsi="Aptos Narrow" w:eastAsia="Times New Roman" w:cs="Times New Roman"/>
          <w:kern w:val="0"/>
          <w:lang w:val="en-GB"/>
          <w14:ligatures w14:val="none"/>
        </w:rPr>
        <w:t xml:space="preserve">the supply chain from the medical stores </w:t>
      </w:r>
      <w:r w:rsidR="647D530B">
        <w:rPr>
          <w:rFonts w:ascii="Aptos Narrow" w:hAnsi="Aptos Narrow" w:eastAsia="Times New Roman" w:cs="Times New Roman"/>
          <w:kern w:val="0"/>
          <w:lang w:val="en-GB"/>
          <w14:ligatures w14:val="none"/>
        </w:rPr>
        <w:t>to the health facility.</w:t>
      </w:r>
      <w:r w:rsidR="3FD242A4">
        <w:rPr>
          <w:rFonts w:ascii="Aptos Narrow" w:hAnsi="Aptos Narrow" w:eastAsia="Times New Roman" w:cs="Times New Roman"/>
          <w:kern w:val="0"/>
          <w:lang w:val="en-GB"/>
          <w14:ligatures w14:val="none"/>
        </w:rPr>
        <w:t xml:space="preserve"> </w:t>
      </w:r>
      <w:r w:rsidR="1B8C2973">
        <w:rPr>
          <w:rFonts w:ascii="Aptos Narrow" w:hAnsi="Aptos Narrow" w:eastAsia="Times New Roman" w:cs="Times New Roman"/>
          <w:kern w:val="0"/>
          <w:lang w:val="en-GB"/>
          <w14:ligatures w14:val="none"/>
        </w:rPr>
        <w:t>Beginnings Fund will also support the operationalisation of the</w:t>
      </w:r>
      <w:r w:rsidR="39E50E70">
        <w:rPr>
          <w:rFonts w:ascii="Aptos Narrow" w:hAnsi="Aptos Narrow" w:eastAsia="Times New Roman" w:cs="Times New Roman"/>
          <w:kern w:val="0"/>
          <w:lang w:val="en-GB"/>
          <w14:ligatures w14:val="none"/>
        </w:rPr>
        <w:t xml:space="preserve"> </w:t>
      </w:r>
      <w:r w:rsidRPr="1F9FF043" w:rsidR="39E50E70">
        <w:rPr>
          <w:rFonts w:ascii="Aptos Narrow" w:hAnsi="Aptos Narrow" w:eastAsia="Times New Roman" w:cs="Times New Roman"/>
          <w:i w:val="1"/>
          <w:iCs w:val="1"/>
          <w:kern w:val="0"/>
          <w:lang w:val="en-GB"/>
          <w14:ligatures w14:val="none"/>
        </w:rPr>
        <w:t>Drug</w:t>
      </w:r>
      <w:r w:rsidRPr="1F9FF043" w:rsidR="10A7511F">
        <w:rPr>
          <w:rFonts w:ascii="Aptos Narrow" w:hAnsi="Aptos Narrow" w:eastAsia="Times New Roman" w:cs="Times New Roman"/>
          <w:i w:val="1"/>
          <w:iCs w:val="1"/>
          <w:kern w:val="0"/>
          <w:lang w:val="en-GB"/>
          <w14:ligatures w14:val="none"/>
        </w:rPr>
        <w:t>s</w:t>
      </w:r>
      <w:r w:rsidRPr="1F9FF043" w:rsidR="79DC5103">
        <w:rPr>
          <w:rFonts w:ascii="Aptos Narrow" w:hAnsi="Aptos Narrow" w:eastAsia="Times New Roman" w:cs="Times New Roman"/>
          <w:i w:val="1"/>
          <w:iCs w:val="1"/>
          <w:kern w:val="0"/>
          <w:lang w:val="en-GB"/>
          <w14:ligatures w14:val="none"/>
        </w:rPr>
        <w:t xml:space="preserve"> </w:t>
      </w:r>
      <w:r w:rsidRPr="1F9FF043" w:rsidR="00750312">
        <w:rPr>
          <w:rFonts w:ascii="Aptos Narrow" w:hAnsi="Aptos Narrow" w:eastAsia="Times New Roman" w:cs="Times New Roman"/>
          <w:i w:val="1"/>
          <w:iCs w:val="1"/>
          <w:lang w:val="en-GB"/>
        </w:rPr>
        <w:t xml:space="preserve">quality </w:t>
      </w:r>
      <w:r w:rsidRPr="1F9FF043" w:rsidR="1B8C2973">
        <w:rPr>
          <w:rFonts w:ascii="Aptos Narrow" w:hAnsi="Aptos Narrow" w:eastAsia="Times New Roman" w:cs="Times New Roman"/>
          <w:i w:val="1"/>
          <w:iCs w:val="1"/>
          <w:kern w:val="0"/>
          <w:lang w:val="en-GB"/>
          <w14:ligatures w14:val="none"/>
        </w:rPr>
        <w:t>trace and track</w:t>
      </w:r>
      <w:r w:rsidR="1B8C2973">
        <w:rPr>
          <w:rFonts w:ascii="Aptos Narrow" w:hAnsi="Aptos Narrow" w:eastAsia="Times New Roman" w:cs="Times New Roman"/>
          <w:kern w:val="0"/>
          <w:lang w:val="en-GB"/>
          <w14:ligatures w14:val="none"/>
        </w:rPr>
        <w:t xml:space="preserve"> module to support monitoring quality of MNH products currently under development by DHA and KEMSA. </w:t>
      </w:r>
      <w:r w:rsidRPr="00D92B5F" w:rsidR="5D68F534">
        <w:rPr>
          <w:rFonts w:ascii="Aptos Narrow" w:hAnsi="Aptos Narrow" w:eastAsia="Times New Roman" w:cs="Times New Roman"/>
          <w:kern w:val="0"/>
          <w:lang w:val="en-GB"/>
          <w14:ligatures w14:val="none"/>
        </w:rPr>
        <w:t xml:space="preserve">National quantification and forecasting for MNH commodities will be supported in collaboration with other stakeholders. </w:t>
      </w:r>
    </w:p>
    <w:p w:rsidR="000855C3" w:rsidP="00EE61CB" w:rsidRDefault="000855C3" w14:paraId="674F8C56" w14:textId="77777777">
      <w:pPr>
        <w:tabs>
          <w:tab w:val="left" w:pos="2388"/>
        </w:tabs>
        <w:spacing w:after="0" w:line="240" w:lineRule="auto"/>
        <w:jc w:val="both"/>
        <w:rPr>
          <w:rFonts w:ascii="Aptos Narrow" w:hAnsi="Aptos Narrow" w:eastAsia="Times New Roman" w:cs="Times New Roman"/>
          <w:kern w:val="0"/>
          <w:lang w:val="en-GB"/>
          <w14:ligatures w14:val="none"/>
        </w:rPr>
      </w:pPr>
    </w:p>
    <w:p w:rsidR="00EB44CD" w:rsidP="04E53736" w:rsidRDefault="000855C3" w14:paraId="2C2909C6" w14:textId="4A87B7A6">
      <w:pPr>
        <w:tabs>
          <w:tab w:val="left" w:pos="2388"/>
        </w:tabs>
        <w:spacing w:after="0" w:line="240" w:lineRule="auto"/>
        <w:jc w:val="both"/>
        <w:rPr>
          <w:rFonts w:ascii="Aptos Narrow" w:hAnsi="Aptos Narrow" w:eastAsia="Times New Roman" w:cs="Times New Roman"/>
          <w:lang w:val="en-GB"/>
        </w:rPr>
      </w:pPr>
      <w:r w:rsidRPr="000855C3">
        <w:rPr>
          <w:rFonts w:ascii="Aptos Narrow" w:hAnsi="Aptos Narrow" w:eastAsia="Times New Roman" w:cs="Times New Roman"/>
          <w:b/>
          <w:bCs/>
          <w:kern w:val="0"/>
          <w:lang w:val="en-GB"/>
          <w14:ligatures w14:val="none"/>
        </w:rPr>
        <w:t>Sustained financing for MNH commodities</w:t>
      </w:r>
      <w:r>
        <w:rPr>
          <w:rFonts w:ascii="Aptos Narrow" w:hAnsi="Aptos Narrow" w:eastAsia="Times New Roman" w:cs="Times New Roman"/>
          <w:kern w:val="0"/>
          <w:lang w:val="en-GB"/>
          <w14:ligatures w14:val="none"/>
        </w:rPr>
        <w:t xml:space="preserve">. </w:t>
      </w:r>
      <w:r w:rsidR="00354CF9">
        <w:rPr>
          <w:rFonts w:ascii="Aptos Narrow" w:hAnsi="Aptos Narrow" w:eastAsia="Times New Roman" w:cs="Times New Roman"/>
          <w:kern w:val="0"/>
          <w:lang w:val="en-GB"/>
          <w14:ligatures w14:val="none"/>
        </w:rPr>
        <w:t xml:space="preserve"> </w:t>
      </w:r>
      <w:r w:rsidRPr="04E53736" w:rsidR="22B73397">
        <w:rPr>
          <w:rFonts w:ascii="Aptos Narrow" w:hAnsi="Aptos Narrow" w:eastAsia="Times New Roman" w:cs="Times New Roman"/>
          <w:lang w:val="en-GB"/>
        </w:rPr>
        <w:t>To ring-fence MNH commodities financing, prevent displacement of existing allocations, and embed sustainability from inception, the Beginnings Fund will operationalise a milestone-based co-financing mechanism</w:t>
      </w:r>
      <w:r w:rsidRPr="04E53736">
        <w:rPr>
          <w:rFonts w:ascii="Aptos Narrow" w:hAnsi="Aptos Narrow" w:eastAsia="Times New Roman" w:cs="Times New Roman"/>
          <w:vertAlign w:val="superscript"/>
          <w:lang w:val="en-GB"/>
        </w:rPr>
        <w:footnoteReference w:id="14"/>
      </w:r>
      <w:r w:rsidRPr="04E53736" w:rsidR="22B73397">
        <w:rPr>
          <w:rFonts w:ascii="Aptos Narrow" w:hAnsi="Aptos Narrow" w:eastAsia="Times New Roman" w:cs="Times New Roman"/>
          <w:lang w:val="en-GB"/>
        </w:rPr>
        <w:t xml:space="preserve"> through which external support tapers progressively as counties assume increasing responsibility for financing MNH commodities. </w:t>
      </w:r>
      <w:r w:rsidRPr="04E53736" w:rsidR="6EAF9293">
        <w:rPr>
          <w:rFonts w:ascii="Aptos Narrow" w:hAnsi="Aptos Narrow" w:eastAsia="Times New Roman" w:cs="Times New Roman"/>
          <w:lang w:val="en-GB"/>
        </w:rPr>
        <w:t xml:space="preserve">An initial seed allocation of up to USD 120,000 per county will be provided within the first six months to address immediate MNH commodity gaps identified through the baseline assessment. From Year 2 onward, access to Beginnings Fund commodity financing will be triggered only upon achievement of agreed performance milestones, independently verified by the CoG. These milestones include: (i) allocation of at least 25% of the total annual county budget to health (excluding conditional grants), with progressive increases up to a 30% cap; (ii) execution of at least 85% of exchequer funds allocated to medical commodities in the preceding financial year (70% for counties with baseline execution below 60%); and (iii) proportional year-on-year increases in county budget allocations for medical commodities corresponding to reductions in Beginnings Fund support. </w:t>
      </w:r>
      <w:r w:rsidRPr="00EB44CD" w:rsidR="00EB44CD">
        <w:rPr>
          <w:rFonts w:ascii="Aptos Narrow" w:hAnsi="Aptos Narrow" w:eastAsia="Aptos Narrow" w:cs="Aptos Narrow"/>
          <w14:ligatures w14:val="none"/>
        </w:rPr>
        <w:t xml:space="preserve"> </w:t>
      </w:r>
      <w:r w:rsidRPr="04E53736" w:rsidR="58885DDE">
        <w:rPr>
          <w:rFonts w:ascii="Aptos Narrow" w:hAnsi="Aptos Narrow" w:eastAsia="Aptos Narrow" w:cs="Aptos Narrow"/>
        </w:rPr>
        <w:t>The CoG will serve as the independent verification body, reviewing supporting documents and conducting targeted field verification of commodity delivery and stock management. Verified milestone achievement will trigger disbursements managed by ICRHK as fiduciary agent, subject to Beginnings Fund no-objection. All Beginnings Fund–supported procurement will be consolidated and undertaken through KEMSA or MEDS, with ICRHK making payments directly to suppliers in arrears against verified proof of delivery to designated facilities. No commodity funds will flow through county accounts. Allocation of the USD 7 million commodities envelope across the 21 counties will be guided by the Commission on Revenue Allocation (CRA) formula to ensure transparency, equity, and predictability. Annex D provides a detailed description of the contractual and operational arrangements.</w:t>
      </w:r>
    </w:p>
    <w:p w:rsidR="00EB44CD" w:rsidP="00EE61CB" w:rsidRDefault="00EB44CD" w14:paraId="242932AC" w14:textId="77777777">
      <w:pPr>
        <w:tabs>
          <w:tab w:val="left" w:pos="2388"/>
        </w:tabs>
        <w:spacing w:after="0" w:line="240" w:lineRule="auto"/>
        <w:jc w:val="both"/>
        <w:rPr>
          <w:rFonts w:ascii="Aptos Narrow" w:hAnsi="Aptos Narrow" w:eastAsia="Times New Roman" w:cs="Times New Roman"/>
          <w:kern w:val="0"/>
          <w:lang w:val="en-GB"/>
          <w14:ligatures w14:val="none"/>
        </w:rPr>
      </w:pPr>
    </w:p>
    <w:p w:rsidRPr="00D92B5F" w:rsidR="0018649A" w:rsidP="0018649A" w:rsidRDefault="00FA59CE" w14:paraId="2AE167C3" w14:textId="0D1E1CE5">
      <w:pPr>
        <w:spacing w:after="0" w:line="240" w:lineRule="auto"/>
        <w:jc w:val="both"/>
        <w:rPr>
          <w:rFonts w:ascii="Aptos Narrow" w:hAnsi="Aptos Narrow" w:eastAsia="Aptos Narrow" w:cs="Aptos Narrow"/>
        </w:rPr>
      </w:pPr>
      <w:r>
        <w:rPr>
          <w:rFonts w:ascii="Aptos Narrow" w:hAnsi="Aptos Narrow" w:eastAsia="Aptos Narrow" w:cs="Aptos Narrow"/>
        </w:rPr>
        <w:t xml:space="preserve">Beginnings </w:t>
      </w:r>
      <w:r w:rsidRPr="00D92B5F" w:rsidR="0018649A">
        <w:rPr>
          <w:rFonts w:ascii="Aptos Narrow" w:hAnsi="Aptos Narrow" w:eastAsia="Aptos Narrow" w:cs="Aptos Narrow"/>
        </w:rPr>
        <w:t>Fund will make investments in</w:t>
      </w:r>
      <w:r w:rsidRPr="00D92B5F" w:rsidR="0018649A">
        <w:rPr>
          <w:rFonts w:ascii="Aptos Narrow" w:hAnsi="Aptos Narrow" w:eastAsia="Aptos Narrow" w:cs="Aptos Narrow"/>
          <w:b/>
          <w:bCs/>
        </w:rPr>
        <w:t xml:space="preserve"> infrastructure development</w:t>
      </w:r>
      <w:r w:rsidRPr="00D92B5F" w:rsidR="0018649A">
        <w:rPr>
          <w:rFonts w:ascii="Aptos Narrow" w:hAnsi="Aptos Narrow" w:eastAsia="Aptos Narrow" w:cs="Aptos Narrow"/>
        </w:rPr>
        <w:t xml:space="preserve"> to support upgrades of newborn units, maternity units and operating theatres as per MoH policies and </w:t>
      </w:r>
      <w:r w:rsidRPr="00BF4F22" w:rsidR="0018649A">
        <w:rPr>
          <w:rFonts w:ascii="Aptos Narrow" w:hAnsi="Aptos Narrow" w:eastAsia="Aptos Narrow" w:cs="Aptos Narrow"/>
        </w:rPr>
        <w:t>standards</w:t>
      </w:r>
      <w:r w:rsidRPr="00BF4F22" w:rsidR="00354CF9">
        <w:rPr>
          <w:rFonts w:ascii="Aptos Narrow" w:hAnsi="Aptos Narrow" w:eastAsia="Aptos Narrow" w:cs="Aptos Narrow"/>
        </w:rPr>
        <w:t xml:space="preserve"> (</w:t>
      </w:r>
      <w:r w:rsidRPr="00BF4F22" w:rsidR="00BF4F22">
        <w:rPr>
          <w:rFonts w:ascii="Aptos Narrow" w:hAnsi="Aptos Narrow" w:eastAsia="Aptos Narrow" w:cs="Aptos Narrow"/>
        </w:rPr>
        <w:t>12</w:t>
      </w:r>
      <w:r w:rsidRPr="00BF4F22" w:rsidR="00354CF9">
        <w:rPr>
          <w:rFonts w:ascii="Aptos Narrow" w:hAnsi="Aptos Narrow" w:eastAsia="Aptos Narrow" w:cs="Aptos Narrow"/>
        </w:rPr>
        <w:t xml:space="preserve"> major and </w:t>
      </w:r>
      <w:r w:rsidR="00F172B2">
        <w:rPr>
          <w:rFonts w:ascii="Aptos Narrow" w:hAnsi="Aptos Narrow" w:eastAsia="Aptos Narrow" w:cs="Aptos Narrow"/>
        </w:rPr>
        <w:t>50</w:t>
      </w:r>
      <w:r w:rsidRPr="00BF4F22" w:rsidR="00354CF9">
        <w:rPr>
          <w:rFonts w:ascii="Aptos Narrow" w:hAnsi="Aptos Narrow" w:eastAsia="Aptos Narrow" w:cs="Aptos Narrow"/>
        </w:rPr>
        <w:t xml:space="preserve"> minor renovations and </w:t>
      </w:r>
      <w:r w:rsidRPr="00BF4F22" w:rsidR="00BF4F22">
        <w:rPr>
          <w:rFonts w:ascii="Aptos Narrow" w:hAnsi="Aptos Narrow" w:eastAsia="Aptos Narrow" w:cs="Aptos Narrow"/>
        </w:rPr>
        <w:t>16</w:t>
      </w:r>
      <w:r w:rsidRPr="00BF4F22" w:rsidR="00354CF9">
        <w:rPr>
          <w:rFonts w:ascii="Aptos Narrow" w:hAnsi="Aptos Narrow" w:eastAsia="Aptos Narrow" w:cs="Aptos Narrow"/>
        </w:rPr>
        <w:t xml:space="preserve"> health centre upgrades)</w:t>
      </w:r>
      <w:r w:rsidRPr="00BF4F22" w:rsidR="0018649A">
        <w:rPr>
          <w:rFonts w:ascii="Aptos Narrow" w:hAnsi="Aptos Narrow" w:eastAsia="Aptos Narrow" w:cs="Aptos Narrow"/>
        </w:rPr>
        <w:t xml:space="preserve">. Renovation and upgrading of MNH units will ensure integration of iKMC in the design and equipping of these units. </w:t>
      </w:r>
      <w:r w:rsidR="00111DE6">
        <w:rPr>
          <w:rFonts w:ascii="Aptos Narrow" w:hAnsi="Aptos Narrow" w:eastAsia="Aptos Narrow" w:cs="Aptos Narrow"/>
        </w:rPr>
        <w:t xml:space="preserve">Leveraging on the experience of NEST360 renovating newborn units, a matching fund model will be adopted with counties and health facilities committing to in-kind contributions/commitments for instance provision of space, allocation of budgets to specific MNH budget lines e.g on equipment. </w:t>
      </w:r>
    </w:p>
    <w:p w:rsidRPr="00D92B5F" w:rsidR="0018649A" w:rsidP="0018649A" w:rsidRDefault="0018649A" w14:paraId="245665C7" w14:textId="77777777">
      <w:pPr>
        <w:spacing w:after="0" w:line="240" w:lineRule="auto"/>
        <w:jc w:val="both"/>
        <w:rPr>
          <w:rFonts w:ascii="Aptos Narrow" w:hAnsi="Aptos Narrow" w:eastAsia="Noto Sans" w:cs="Noto Sans"/>
        </w:rPr>
      </w:pPr>
    </w:p>
    <w:p w:rsidRPr="00D92B5F" w:rsidR="0018649A" w:rsidP="0018649A" w:rsidRDefault="0018649A" w14:paraId="218B5724" w14:textId="77777777">
      <w:pPr>
        <w:spacing w:after="0" w:line="240" w:lineRule="auto"/>
        <w:jc w:val="both"/>
        <w:rPr>
          <w:rFonts w:ascii="Aptos Narrow" w:hAnsi="Aptos Narrow" w:eastAsia="Times New Roman" w:cs="Times New Roman"/>
          <w:kern w:val="0"/>
          <w:lang w:val="en-GB"/>
          <w14:ligatures w14:val="none"/>
        </w:rPr>
      </w:pPr>
      <w:r w:rsidRPr="00D92B5F">
        <w:rPr>
          <w:rFonts w:ascii="Aptos Narrow" w:hAnsi="Aptos Narrow" w:eastAsia="Times New Roman" w:cs="Times New Roman"/>
          <w:b/>
          <w:kern w:val="0"/>
          <w:u w:val="single"/>
          <w:lang w:val="en-GB"/>
          <w14:ligatures w14:val="none"/>
        </w:rPr>
        <w:t>Workforce</w:t>
      </w:r>
      <w:r w:rsidRPr="00D92B5F">
        <w:rPr>
          <w:rFonts w:ascii="Aptos Narrow" w:hAnsi="Aptos Narrow" w:eastAsia="Times New Roman" w:cs="Times New Roman"/>
          <w:b/>
          <w:kern w:val="0"/>
          <w:lang w:val="en-GB"/>
          <w14:ligatures w14:val="none"/>
        </w:rPr>
        <w:t>:</w:t>
      </w:r>
      <w:r w:rsidRPr="00D92B5F">
        <w:rPr>
          <w:rFonts w:ascii="Aptos Narrow" w:hAnsi="Aptos Narrow" w:eastAsia="Times New Roman" w:cs="Times New Roman"/>
          <w:kern w:val="0"/>
          <w:lang w:val="en-GB"/>
          <w14:ligatures w14:val="none"/>
        </w:rPr>
        <w:t xml:space="preserve"> </w:t>
      </w:r>
    </w:p>
    <w:p w:rsidRPr="0054009E" w:rsidR="0018649A" w:rsidP="1CFC1889" w:rsidRDefault="0018649A" w14:paraId="09A527A3" w14:textId="4B53DCBA">
      <w:pPr>
        <w:numPr>
          <w:ilvl w:val="0"/>
          <w:numId w:val="5"/>
        </w:numPr>
        <w:spacing w:after="0" w:line="240" w:lineRule="auto"/>
        <w:ind w:left="360" w:hanging="270"/>
        <w:contextualSpacing/>
        <w:jc w:val="both"/>
        <w:rPr>
          <w:rFonts w:ascii="Aptos Narrow" w:hAnsi="Aptos Narrow" w:eastAsia="Aptos Narrow" w:cs="Aptos Narrow"/>
          <w:kern w:val="0"/>
          <w:lang w:val="en-GB"/>
          <w14:ligatures w14:val="none"/>
        </w:rPr>
      </w:pPr>
      <w:r w:rsidRPr="0054009E">
        <w:rPr>
          <w:rFonts w:ascii="Aptos Narrow" w:hAnsi="Aptos Narrow" w:eastAsia="Aptos Narrow" w:cs="Aptos Narrow"/>
          <w:b/>
          <w:bCs/>
          <w:lang w:val="en-GB"/>
        </w:rPr>
        <w:t>Employment of additional health workers</w:t>
      </w:r>
      <w:r w:rsidRPr="0054009E" w:rsidR="54187248">
        <w:rPr>
          <w:rFonts w:ascii="Aptos Narrow" w:hAnsi="Aptos Narrow" w:eastAsia="Aptos Narrow" w:cs="Aptos Narrow"/>
          <w:b/>
          <w:bCs/>
          <w:lang w:val="en-GB"/>
        </w:rPr>
        <w:t>,</w:t>
      </w:r>
      <w:r w:rsidRPr="0054009E" w:rsidR="0D2590E3">
        <w:rPr>
          <w:rFonts w:ascii="Aptos Narrow" w:hAnsi="Aptos Narrow" w:eastAsia="Aptos Narrow" w:cs="Aptos Narrow"/>
          <w:lang w:val="en-GB"/>
        </w:rPr>
        <w:t xml:space="preserve"> </w:t>
      </w:r>
      <w:r w:rsidRPr="0054009E" w:rsidR="56CBC36D">
        <w:rPr>
          <w:rFonts w:ascii="Aptos Narrow" w:hAnsi="Aptos Narrow" w:eastAsia="Aptos Narrow" w:cs="Aptos Narrow"/>
          <w:lang w:val="en-GB"/>
        </w:rPr>
        <w:t xml:space="preserve">particularly medical officers, nurse-midwives, clinical officers, and biomedical engineers </w:t>
      </w:r>
      <w:r w:rsidRPr="0054009E" w:rsidR="28D3A8E5">
        <w:rPr>
          <w:rFonts w:ascii="Aptos Narrow" w:hAnsi="Aptos Narrow" w:eastAsia="Aptos Narrow" w:cs="Aptos Narrow"/>
          <w:lang w:val="en-GB"/>
        </w:rPr>
        <w:t xml:space="preserve">will be done </w:t>
      </w:r>
      <w:r w:rsidRPr="0054009E" w:rsidR="56CBC36D">
        <w:rPr>
          <w:rFonts w:ascii="Aptos Narrow" w:hAnsi="Aptos Narrow" w:eastAsia="Aptos Narrow" w:cs="Aptos Narrow"/>
          <w:lang w:val="en-GB"/>
        </w:rPr>
        <w:t>through a structured, milestone-based co-financing mechanism. The objective is to crowd</w:t>
      </w:r>
      <w:r w:rsidRPr="1CFC1889" w:rsidR="3B5FC2A5">
        <w:rPr>
          <w:rFonts w:ascii="Aptos Narrow" w:hAnsi="Aptos Narrow" w:eastAsia="Aptos Narrow" w:cs="Aptos Narrow"/>
          <w:lang w:val="en-GB"/>
        </w:rPr>
        <w:t>-</w:t>
      </w:r>
      <w:r w:rsidRPr="0054009E" w:rsidR="56CBC36D">
        <w:rPr>
          <w:rFonts w:ascii="Aptos Narrow" w:hAnsi="Aptos Narrow" w:eastAsia="Aptos Narrow" w:cs="Aptos Narrow"/>
          <w:lang w:val="en-GB"/>
        </w:rPr>
        <w:t>in additional domestic financing and strengthen county ownership by improving staff-to-patient ratios in maternity</w:t>
      </w:r>
      <w:r w:rsidRPr="1CFC1889" w:rsidR="34B467B9">
        <w:rPr>
          <w:rFonts w:ascii="Aptos Narrow" w:hAnsi="Aptos Narrow" w:eastAsia="Aptos Narrow" w:cs="Aptos Narrow"/>
          <w:lang w:val="en-GB"/>
        </w:rPr>
        <w:t xml:space="preserve"> </w:t>
      </w:r>
      <w:r w:rsidRPr="0054009E" w:rsidR="56CBC36D">
        <w:rPr>
          <w:rFonts w:ascii="Aptos Narrow" w:hAnsi="Aptos Narrow" w:eastAsia="Aptos Narrow" w:cs="Aptos Narrow"/>
          <w:lang w:val="en-GB"/>
        </w:rPr>
        <w:t xml:space="preserve">and neonatal units within designated health facilities, where workforce gaps continue to undermine quality and timely care. </w:t>
      </w:r>
      <w:r w:rsidRPr="1CFC1889" w:rsidR="56D9563A">
        <w:rPr>
          <w:rFonts w:ascii="Aptos Narrow" w:hAnsi="Aptos Narrow" w:eastAsia="Aptos Narrow" w:cs="Aptos Narrow"/>
          <w:lang w:val="en-GB"/>
        </w:rPr>
        <w:t xml:space="preserve">County governments will commit to achieving clearly defined recruitment and deployment milestones within agreed timelines, while progressively increasing domestic budget allocations for the MNH workforce as Beginnings Fund support tapers. </w:t>
      </w:r>
      <w:r w:rsidRPr="0054009E" w:rsidR="56CBC36D">
        <w:rPr>
          <w:rFonts w:ascii="Aptos Narrow" w:hAnsi="Aptos Narrow" w:eastAsia="Aptos Narrow" w:cs="Aptos Narrow"/>
        </w:rPr>
        <w:t xml:space="preserve"> </w:t>
      </w:r>
      <w:r w:rsidRPr="1CFC1889" w:rsidR="11B42730">
        <w:rPr>
          <w:rFonts w:ascii="Aptos Narrow" w:hAnsi="Aptos Narrow" w:eastAsia="Aptos Narrow" w:cs="Aptos Narrow"/>
        </w:rPr>
        <w:t xml:space="preserve">With support from Beginnings Fund implementing partners, counties will establish a baseline staffing profile (by cadre and number) for maternity and newborn units in participating facilities. Based on this, a phased two-tranche staffing plan will be jointly developed and formally endorsed by the County Department of Health, County Public Service Board, and County Treasury. </w:t>
      </w:r>
      <w:r w:rsidRPr="0054009E" w:rsidR="56CBC36D">
        <w:rPr>
          <w:rFonts w:ascii="Aptos Narrow" w:hAnsi="Aptos Narrow" w:eastAsia="Aptos Narrow" w:cs="Aptos Narrow"/>
        </w:rPr>
        <w:t>This ensures that recruitment decisions are not ad hoc, but fully embedded within county planning cycles, annual budgets, and medium-term expenditure frameworks, with a clear pathway for eventual fiscal absorption.</w:t>
      </w:r>
      <w:r w:rsidRPr="1CFC1889" w:rsidR="3FA9320B">
        <w:rPr>
          <w:rFonts w:ascii="Aptos Narrow" w:hAnsi="Aptos Narrow" w:eastAsia="Aptos Narrow" w:cs="Aptos Narrow"/>
        </w:rPr>
        <w:t xml:space="preserve">  </w:t>
      </w:r>
      <w:r w:rsidRPr="0054009E" w:rsidR="56CBC36D">
        <w:rPr>
          <w:rFonts w:ascii="Aptos Narrow" w:hAnsi="Aptos Narrow" w:eastAsia="Aptos Narrow" w:cs="Aptos Narrow"/>
        </w:rPr>
        <w:t>The co-financing mechanism will be governed through a Tripartite Partnership Agreement between the County Government, the CoG, and ICRHK. Counties will lead implementation of agreed recruitment and retention milestones. The CoG will provide independent verification of milestone achievement and spearhead advocacy engagements with county leadership, to secure political buy-in. ICRHK will serve as fiduciary agent, responsible for managing and processing disbursements.  Disbursements will be performance-based and made in arrears, following receipt of a CoG verification report and a formal no-objection from the Beginnings Fund. Payments will be triggered by verified recruitment, deployment, and sustained retention of MNH staff in designated units, alongside documented improvements in staffing ratios relative to baseline. Once approved, funds will be transferred by ICRHK to the County Revenue Fund or another lawful county account designated by the County Treasury. From Year 3 onwards, counties will be expected to demonstrate progressively increased domestic financing for the MNH workforce, matching or exceeding predefined reductions in Beginnings Fund contributions. This phased transition approach is designed to ensure predictability, safeguard sustainability, and embed workforce costs within county budgets, while maintaining the improved staffing levels needed to strengthen maternity and neonatal care over the long term.</w:t>
      </w:r>
    </w:p>
    <w:p w:rsidRPr="002172D0" w:rsidR="0018649A" w:rsidP="008C7823" w:rsidRDefault="0018649A" w14:paraId="405FAF51" w14:textId="1111A7C5">
      <w:pPr>
        <w:numPr>
          <w:ilvl w:val="0"/>
          <w:numId w:val="5"/>
        </w:numPr>
        <w:spacing w:after="0" w:line="240" w:lineRule="auto"/>
        <w:ind w:left="360" w:hanging="270"/>
        <w:jc w:val="both"/>
        <w:rPr>
          <w:rFonts w:ascii="Aptos Narrow" w:hAnsi="Aptos Narrow" w:eastAsia="Times New Roman" w:cs="Times New Roman"/>
          <w:color w:val="000000" w:themeColor="text1"/>
          <w:lang w:val="en-GB"/>
        </w:rPr>
      </w:pPr>
      <w:r w:rsidRPr="00D92B5F">
        <w:rPr>
          <w:rFonts w:ascii="Aptos Narrow" w:hAnsi="Aptos Narrow" w:eastAsia="Times New Roman" w:cs="Times New Roman"/>
          <w:b/>
          <w:bCs/>
          <w:lang w:val="en-GB"/>
        </w:rPr>
        <w:t xml:space="preserve">Post-basic and postgraduate training.  </w:t>
      </w:r>
      <w:r w:rsidRPr="00D92B5F">
        <w:rPr>
          <w:rFonts w:ascii="Aptos Narrow" w:hAnsi="Aptos Narrow" w:eastAsia="Times New Roman" w:cs="Times New Roman"/>
          <w:lang w:val="en-GB"/>
        </w:rPr>
        <w:t>Scholarships will be supported leveraging the ELMA supported</w:t>
      </w:r>
      <w:r w:rsidR="0005278F">
        <w:rPr>
          <w:rFonts w:ascii="Aptos Narrow" w:hAnsi="Aptos Narrow" w:eastAsia="Times New Roman" w:cs="Times New Roman"/>
          <w:lang w:val="en-GB"/>
        </w:rPr>
        <w:t xml:space="preserve"> Kenya Paediatric Fellowship Programme (</w:t>
      </w:r>
      <w:r w:rsidRPr="00D92B5F">
        <w:rPr>
          <w:rFonts w:ascii="Aptos Narrow" w:hAnsi="Aptos Narrow" w:eastAsia="Times New Roman" w:cs="Times New Roman"/>
          <w:lang w:val="en-GB"/>
        </w:rPr>
        <w:t>KPFP</w:t>
      </w:r>
      <w:r w:rsidR="00D95E04">
        <w:rPr>
          <w:rFonts w:ascii="Aptos Narrow" w:hAnsi="Aptos Narrow" w:eastAsia="Times New Roman" w:cs="Times New Roman"/>
          <w:lang w:val="en-GB"/>
        </w:rPr>
        <w:t>)</w:t>
      </w:r>
      <w:r w:rsidRPr="00D92B5F">
        <w:rPr>
          <w:rFonts w:ascii="Aptos Narrow" w:hAnsi="Aptos Narrow" w:eastAsia="Times New Roman" w:cs="Times New Roman"/>
          <w:lang w:val="en-GB"/>
        </w:rPr>
        <w:t xml:space="preserve"> </w:t>
      </w:r>
      <w:r w:rsidR="004B6F89">
        <w:rPr>
          <w:rFonts w:ascii="Aptos Narrow" w:hAnsi="Aptos Narrow" w:eastAsia="Times New Roman" w:cs="Times New Roman"/>
          <w:lang w:val="en-GB"/>
        </w:rPr>
        <w:t>and</w:t>
      </w:r>
      <w:r w:rsidR="00C325E3">
        <w:rPr>
          <w:rFonts w:ascii="Aptos Narrow" w:hAnsi="Aptos Narrow" w:eastAsia="Times New Roman" w:cs="Times New Roman"/>
          <w:lang w:val="en-GB"/>
        </w:rPr>
        <w:t xml:space="preserve"> </w:t>
      </w:r>
      <w:r w:rsidR="00D95E04">
        <w:rPr>
          <w:rFonts w:ascii="Aptos Narrow" w:hAnsi="Aptos Narrow" w:eastAsia="Times New Roman" w:cs="Times New Roman"/>
          <w:lang w:val="en-GB"/>
        </w:rPr>
        <w:t xml:space="preserve">the </w:t>
      </w:r>
      <w:r w:rsidR="00937527">
        <w:rPr>
          <w:rFonts w:ascii="Aptos Narrow" w:hAnsi="Aptos Narrow" w:eastAsia="Times New Roman" w:cs="Times New Roman"/>
          <w:lang w:val="en-GB"/>
        </w:rPr>
        <w:t>East, Central and Southern Africa</w:t>
      </w:r>
      <w:r w:rsidR="0005278F">
        <w:rPr>
          <w:rFonts w:ascii="Aptos Narrow" w:hAnsi="Aptos Narrow" w:eastAsia="Times New Roman" w:cs="Times New Roman"/>
          <w:lang w:val="en-GB"/>
        </w:rPr>
        <w:t xml:space="preserve"> (ECSA)</w:t>
      </w:r>
      <w:r w:rsidR="00937527">
        <w:rPr>
          <w:rFonts w:ascii="Aptos Narrow" w:hAnsi="Aptos Narrow" w:eastAsia="Times New Roman" w:cs="Times New Roman"/>
          <w:lang w:val="en-GB"/>
        </w:rPr>
        <w:t xml:space="preserve"> Collegiate </w:t>
      </w:r>
      <w:r w:rsidR="0005278F">
        <w:rPr>
          <w:rFonts w:ascii="Aptos Narrow" w:hAnsi="Aptos Narrow" w:eastAsia="Times New Roman" w:cs="Times New Roman"/>
          <w:lang w:val="en-GB"/>
        </w:rPr>
        <w:t>clinician training model</w:t>
      </w:r>
      <w:r w:rsidR="00D95E04">
        <w:rPr>
          <w:rFonts w:ascii="Aptos Narrow" w:hAnsi="Aptos Narrow" w:eastAsia="Times New Roman" w:cs="Times New Roman"/>
          <w:lang w:val="en-GB"/>
        </w:rPr>
        <w:t xml:space="preserve"> (where available</w:t>
      </w:r>
      <w:r w:rsidRPr="3A7E4752" w:rsidR="407E3022">
        <w:rPr>
          <w:rFonts w:ascii="Aptos Narrow" w:hAnsi="Aptos Narrow" w:eastAsia="Times New Roman" w:cs="Times New Roman"/>
          <w:lang w:val="en-GB"/>
        </w:rPr>
        <w:t xml:space="preserve"> and applicable</w:t>
      </w:r>
      <w:r w:rsidR="00D95E04">
        <w:rPr>
          <w:rFonts w:ascii="Aptos Narrow" w:hAnsi="Aptos Narrow" w:eastAsia="Times New Roman" w:cs="Times New Roman"/>
          <w:lang w:val="en-GB"/>
        </w:rPr>
        <w:t>)</w:t>
      </w:r>
      <w:r w:rsidR="0005278F">
        <w:rPr>
          <w:rFonts w:ascii="Aptos Narrow" w:hAnsi="Aptos Narrow" w:eastAsia="Times New Roman" w:cs="Times New Roman"/>
          <w:lang w:val="en-GB"/>
        </w:rPr>
        <w:t xml:space="preserve"> </w:t>
      </w:r>
      <w:r w:rsidRPr="00D92B5F">
        <w:rPr>
          <w:rFonts w:ascii="Aptos Narrow" w:hAnsi="Aptos Narrow" w:eastAsia="Times New Roman" w:cs="Times New Roman"/>
          <w:lang w:val="en-GB"/>
        </w:rPr>
        <w:t xml:space="preserve">for existing programs for key maternal and newborn health cadres:  MMED anaesthesia, MMED </w:t>
      </w:r>
      <w:r w:rsidRPr="002B30F0" w:rsidR="2E83E23E">
        <w:rPr>
          <w:rFonts w:ascii="Aptos Narrow" w:hAnsi="Aptos Narrow" w:eastAsia="Times New Roman" w:cs="Times New Roman"/>
          <w:lang w:val="en-GB"/>
        </w:rPr>
        <w:t>neonatolo</w:t>
      </w:r>
      <w:r w:rsidRPr="002B30F0" w:rsidR="00B701A7">
        <w:rPr>
          <w:rFonts w:ascii="Aptos Narrow" w:hAnsi="Aptos Narrow" w:eastAsia="Times New Roman" w:cs="Times New Roman"/>
          <w:lang w:val="en-GB"/>
        </w:rPr>
        <w:t>g</w:t>
      </w:r>
      <w:r w:rsidRPr="002B30F0" w:rsidR="2E83E23E">
        <w:rPr>
          <w:rFonts w:ascii="Aptos Narrow" w:hAnsi="Aptos Narrow" w:eastAsia="Times New Roman" w:cs="Times New Roman"/>
          <w:lang w:val="en-GB"/>
        </w:rPr>
        <w:t>y</w:t>
      </w:r>
      <w:r w:rsidRPr="00D92B5F">
        <w:rPr>
          <w:rFonts w:ascii="Aptos Narrow" w:hAnsi="Aptos Narrow" w:eastAsia="Times New Roman" w:cs="Times New Roman"/>
          <w:lang w:val="en-GB"/>
        </w:rPr>
        <w:t xml:space="preserve">, </w:t>
      </w:r>
      <w:r w:rsidRPr="00D92B5F" w:rsidR="00B701A7">
        <w:rPr>
          <w:rFonts w:ascii="Aptos Narrow" w:hAnsi="Aptos Narrow" w:eastAsia="Times New Roman" w:cs="Times New Roman"/>
          <w:lang w:val="en-GB"/>
        </w:rPr>
        <w:t xml:space="preserve">MSc neonatology, </w:t>
      </w:r>
      <w:r w:rsidRPr="6B11FADF" w:rsidR="050FCE69">
        <w:rPr>
          <w:rFonts w:ascii="Aptos Narrow" w:hAnsi="Aptos Narrow" w:eastAsia="Times New Roman" w:cs="Times New Roman"/>
          <w:lang w:val="en-GB"/>
        </w:rPr>
        <w:t>Master’s in midwifery</w:t>
      </w:r>
      <w:r w:rsidRPr="00D92B5F">
        <w:rPr>
          <w:rFonts w:ascii="Aptos Narrow" w:hAnsi="Aptos Narrow" w:eastAsia="Times New Roman" w:cs="Times New Roman"/>
          <w:lang w:val="en-GB"/>
        </w:rPr>
        <w:t xml:space="preserve">, BSc Biomedical Engineering (upgrading) will be supported. The strategic selection of trainees for scholarship support from </w:t>
      </w:r>
      <w:r w:rsidRPr="00D92B5F">
        <w:rPr>
          <w:rFonts w:ascii="Aptos Narrow" w:hAnsi="Aptos Narrow" w:eastAsia="Times New Roman" w:cs="Times New Roman"/>
          <w:color w:val="000000"/>
          <w:kern w:val="0"/>
          <w:lang w:val="en-GB"/>
          <w14:ligatures w14:val="none"/>
        </w:rPr>
        <w:t xml:space="preserve">high-burden and under-resourced counties will improve distribution, deployment and retention. </w:t>
      </w:r>
      <w:r w:rsidRPr="00D92B5F">
        <w:rPr>
          <w:rFonts w:ascii="Aptos Narrow" w:hAnsi="Aptos Narrow" w:eastAsia="Times New Roman" w:cs="Times New Roman"/>
          <w:lang w:val="en-GB"/>
        </w:rPr>
        <w:t xml:space="preserve">Focusing on departments that produce cadres critical to MNH </w:t>
      </w:r>
      <w:r w:rsidRPr="002172D0">
        <w:rPr>
          <w:rFonts w:ascii="Aptos Narrow" w:hAnsi="Aptos Narrow" w:eastAsia="Times New Roman" w:cs="Times New Roman"/>
          <w:lang w:val="en-GB"/>
        </w:rPr>
        <w:t>services</w:t>
      </w:r>
      <w:r w:rsidRPr="0006077C">
        <w:rPr>
          <w:rFonts w:ascii="Aptos Narrow" w:hAnsi="Aptos Narrow" w:eastAsia="Times New Roman" w:cs="Times New Roman"/>
          <w:lang w:val="en-GB"/>
        </w:rPr>
        <w:t>, competency-based training will be strengthened by enhancing tutor capacity through short-course training in the latest guidelines and evidence.</w:t>
      </w:r>
      <w:r w:rsidRPr="002172D0">
        <w:rPr>
          <w:rFonts w:ascii="Aptos Narrow" w:hAnsi="Aptos Narrow" w:eastAsia="Times New Roman" w:cs="Times New Roman"/>
          <w:lang w:val="en-GB"/>
        </w:rPr>
        <w:t xml:space="preserve"> To increase the annual production of neonatal nurses, Beginnings </w:t>
      </w:r>
      <w:r w:rsidR="00BA22FA">
        <w:rPr>
          <w:rFonts w:ascii="Aptos Narrow" w:hAnsi="Aptos Narrow" w:eastAsia="Times New Roman" w:cs="Times New Roman"/>
          <w:lang w:val="en-GB"/>
        </w:rPr>
        <w:t>F</w:t>
      </w:r>
      <w:r w:rsidRPr="002172D0">
        <w:rPr>
          <w:rFonts w:ascii="Aptos Narrow" w:hAnsi="Aptos Narrow" w:eastAsia="Times New Roman" w:cs="Times New Roman"/>
          <w:lang w:val="en-GB"/>
        </w:rPr>
        <w:t>und will support one t</w:t>
      </w:r>
      <w:r w:rsidRPr="002172D0">
        <w:rPr>
          <w:rFonts w:ascii="Aptos Narrow" w:hAnsi="Aptos Narrow" w:eastAsia="Times New Roman" w:cs="Times New Roman"/>
          <w:color w:val="000000"/>
          <w:kern w:val="0"/>
          <w:lang w:val="en-GB"/>
          <w14:ligatures w14:val="none"/>
        </w:rPr>
        <w:t>raining institution to start higher diploma/M</w:t>
      </w:r>
      <w:r w:rsidRPr="3DA3DE96" w:rsidR="59B676AA">
        <w:rPr>
          <w:rFonts w:ascii="Aptos Narrow" w:hAnsi="Aptos Narrow" w:eastAsia="Times New Roman" w:cs="Times New Roman"/>
          <w:color w:val="000000" w:themeColor="text1"/>
          <w:lang w:val="en-GB"/>
        </w:rPr>
        <w:t>S</w:t>
      </w:r>
      <w:r w:rsidRPr="002172D0">
        <w:rPr>
          <w:rFonts w:ascii="Aptos Narrow" w:hAnsi="Aptos Narrow" w:eastAsia="Times New Roman" w:cs="Times New Roman"/>
          <w:color w:val="000000"/>
          <w:kern w:val="0"/>
          <w:lang w:val="en-GB"/>
          <w14:ligatures w14:val="none"/>
        </w:rPr>
        <w:t xml:space="preserve">c in neonatal nursing. </w:t>
      </w:r>
    </w:p>
    <w:p w:rsidRPr="002172D0" w:rsidR="0018649A" w:rsidP="008C7823" w:rsidRDefault="0018649A" w14:paraId="689397CE" w14:textId="634A8E1C">
      <w:pPr>
        <w:numPr>
          <w:ilvl w:val="0"/>
          <w:numId w:val="5"/>
        </w:numPr>
        <w:spacing w:after="0" w:line="240" w:lineRule="auto"/>
        <w:ind w:left="360" w:hanging="270"/>
        <w:contextualSpacing/>
        <w:jc w:val="both"/>
        <w:rPr>
          <w:rFonts w:ascii="Aptos Narrow" w:hAnsi="Aptos Narrow" w:eastAsia="Times New Roman" w:cs="Times New Roman"/>
          <w:kern w:val="0"/>
          <w:lang w:val="en-GB"/>
          <w14:ligatures w14:val="none"/>
        </w:rPr>
      </w:pPr>
      <w:r w:rsidRPr="002172D0">
        <w:rPr>
          <w:rFonts w:ascii="Aptos Narrow" w:hAnsi="Aptos Narrow" w:eastAsia="Times New Roman" w:cs="Times New Roman"/>
          <w:b/>
          <w:bCs/>
          <w:lang w:val="en-GB"/>
        </w:rPr>
        <w:t>Workforce Planning</w:t>
      </w:r>
      <w:r w:rsidRPr="002172D0">
        <w:rPr>
          <w:rFonts w:ascii="Aptos Narrow" w:hAnsi="Aptos Narrow" w:eastAsia="Times New Roman" w:cs="Times New Roman"/>
          <w:lang w:val="en-GB"/>
        </w:rPr>
        <w:t xml:space="preserve"> will be strengthened through the further development </w:t>
      </w:r>
      <w:r w:rsidRPr="6B11FADF" w:rsidR="2FC11909">
        <w:rPr>
          <w:rFonts w:ascii="Aptos Narrow" w:hAnsi="Aptos Narrow" w:eastAsia="Times New Roman" w:cs="Times New Roman"/>
          <w:lang w:val="en-GB"/>
        </w:rPr>
        <w:t>and operationalisation</w:t>
      </w:r>
      <w:r w:rsidRPr="6B11FADF">
        <w:rPr>
          <w:rFonts w:ascii="Aptos Narrow" w:hAnsi="Aptos Narrow" w:eastAsia="Times New Roman" w:cs="Times New Roman"/>
          <w:lang w:val="en-GB"/>
        </w:rPr>
        <w:t xml:space="preserve"> </w:t>
      </w:r>
      <w:r w:rsidRPr="002172D0">
        <w:rPr>
          <w:rFonts w:ascii="Aptos Narrow" w:hAnsi="Aptos Narrow" w:eastAsia="Times New Roman" w:cs="Times New Roman"/>
          <w:lang w:val="en-GB"/>
        </w:rPr>
        <w:t xml:space="preserve">of the national </w:t>
      </w:r>
      <w:r w:rsidRPr="002172D0" w:rsidR="00FD672C">
        <w:rPr>
          <w:rFonts w:ascii="Aptos Narrow" w:hAnsi="Aptos Narrow" w:eastAsia="Times New Roman" w:cs="Times New Roman"/>
          <w:lang w:val="en-GB"/>
        </w:rPr>
        <w:t>Integrated Human</w:t>
      </w:r>
      <w:r w:rsidRPr="002172D0">
        <w:rPr>
          <w:rFonts w:ascii="Aptos Narrow" w:hAnsi="Aptos Narrow" w:eastAsia="Times New Roman" w:cs="Times New Roman"/>
          <w:lang w:val="en-GB"/>
        </w:rPr>
        <w:t xml:space="preserve"> Resource for Information System (</w:t>
      </w:r>
      <w:r w:rsidRPr="002172D0" w:rsidR="00FD672C">
        <w:rPr>
          <w:rFonts w:ascii="Aptos Narrow" w:hAnsi="Aptos Narrow" w:eastAsia="Times New Roman" w:cs="Times New Roman"/>
          <w:lang w:val="en-GB"/>
        </w:rPr>
        <w:t>i</w:t>
      </w:r>
      <w:r w:rsidRPr="002172D0">
        <w:rPr>
          <w:rFonts w:ascii="Aptos Narrow" w:hAnsi="Aptos Narrow" w:eastAsia="Times New Roman" w:cs="Times New Roman"/>
          <w:lang w:val="en-GB"/>
        </w:rPr>
        <w:t>H</w:t>
      </w:r>
      <w:r w:rsidRPr="002172D0" w:rsidR="00FD672C">
        <w:rPr>
          <w:rFonts w:ascii="Aptos Narrow" w:hAnsi="Aptos Narrow" w:eastAsia="Times New Roman" w:cs="Times New Roman"/>
          <w:lang w:val="en-GB"/>
        </w:rPr>
        <w:t>R</w:t>
      </w:r>
      <w:r w:rsidRPr="002172D0">
        <w:rPr>
          <w:rFonts w:ascii="Aptos Narrow" w:hAnsi="Aptos Narrow" w:eastAsia="Times New Roman" w:cs="Times New Roman"/>
          <w:lang w:val="en-GB"/>
        </w:rPr>
        <w:t xml:space="preserve">IS) to enhance workforce planning, deployment, monitoring, and decision-making, ensuring data-driven management of the health workforce.  </w:t>
      </w:r>
    </w:p>
    <w:p w:rsidR="159FC8A2" w:rsidP="008C7823" w:rsidRDefault="159FC8A2" w14:paraId="7605AC96" w14:textId="133E8EA9">
      <w:pPr>
        <w:numPr>
          <w:ilvl w:val="0"/>
          <w:numId w:val="5"/>
        </w:numPr>
        <w:spacing w:after="0" w:line="240" w:lineRule="auto"/>
        <w:ind w:left="360" w:hanging="270"/>
        <w:contextualSpacing/>
        <w:jc w:val="both"/>
        <w:rPr>
          <w:rFonts w:ascii="Aptos Narrow" w:hAnsi="Aptos Narrow" w:eastAsia="Times New Roman" w:cs="Times New Roman"/>
        </w:rPr>
      </w:pPr>
      <w:r w:rsidRPr="33605971">
        <w:rPr>
          <w:rFonts w:ascii="Aptos Narrow" w:hAnsi="Aptos Narrow" w:eastAsia="Times New Roman" w:cs="Times New Roman"/>
        </w:rPr>
        <w:t>Continuous in</w:t>
      </w:r>
      <w:r w:rsidRPr="59827774" w:rsidR="43C140C9">
        <w:rPr>
          <w:rFonts w:ascii="Aptos Narrow" w:hAnsi="Aptos Narrow" w:eastAsia="Times New Roman" w:cs="Times New Roman"/>
        </w:rPr>
        <w:t>-</w:t>
      </w:r>
      <w:r w:rsidRPr="33605971">
        <w:rPr>
          <w:rFonts w:ascii="Aptos Narrow" w:hAnsi="Aptos Narrow" w:eastAsia="Times New Roman" w:cs="Times New Roman"/>
        </w:rPr>
        <w:t xml:space="preserve">services training using innovative approaches such as </w:t>
      </w:r>
      <w:r w:rsidRPr="33605971" w:rsidR="0EDADAA1">
        <w:rPr>
          <w:rFonts w:ascii="Aptos Narrow" w:hAnsi="Aptos Narrow" w:eastAsia="Times New Roman" w:cs="Times New Roman"/>
        </w:rPr>
        <w:t>simulation-based</w:t>
      </w:r>
      <w:r w:rsidRPr="33605971" w:rsidR="1236B69E">
        <w:rPr>
          <w:rFonts w:ascii="Aptos Narrow" w:hAnsi="Aptos Narrow" w:eastAsia="Times New Roman" w:cs="Times New Roman"/>
        </w:rPr>
        <w:t xml:space="preserve"> training that provides realistic, hands-on practice for emergencies in a safe environment, while also supporting realistic planning and awareness of commodity stock status, nurse-to-patient ratios, and the functionality of equipment and infrastructure.</w:t>
      </w:r>
    </w:p>
    <w:p w:rsidRPr="002172D0" w:rsidR="0018649A" w:rsidP="0018649A" w:rsidRDefault="0018649A" w14:paraId="0133A6DC" w14:textId="77777777">
      <w:pPr>
        <w:tabs>
          <w:tab w:val="left" w:pos="2388"/>
        </w:tabs>
        <w:spacing w:after="0" w:line="240" w:lineRule="auto"/>
        <w:rPr>
          <w:rFonts w:ascii="Aptos Narrow" w:hAnsi="Aptos Narrow" w:eastAsia="Times New Roman" w:cs="Times New Roman"/>
          <w:b/>
          <w:color w:val="000000"/>
          <w:kern w:val="0"/>
          <w:u w:val="single"/>
          <w:lang w:val="en-GB"/>
          <w14:ligatures w14:val="none"/>
        </w:rPr>
      </w:pPr>
    </w:p>
    <w:p w:rsidR="004A0704" w:rsidP="0018649A" w:rsidRDefault="0018649A" w14:paraId="0FE6D230" w14:textId="032C8BF5">
      <w:pPr>
        <w:tabs>
          <w:tab w:val="left" w:pos="2388"/>
        </w:tabs>
        <w:spacing w:after="0" w:line="240" w:lineRule="auto"/>
        <w:jc w:val="both"/>
        <w:rPr>
          <w:rFonts w:ascii="Aptos Narrow" w:hAnsi="Aptos Narrow" w:eastAsia="Times New Roman" w:cs="Times New Roman"/>
        </w:rPr>
      </w:pPr>
      <w:r w:rsidRPr="0015227A">
        <w:rPr>
          <w:rFonts w:ascii="Aptos Narrow" w:hAnsi="Aptos Narrow" w:eastAsia="Times New Roman" w:cs="Times New Roman"/>
          <w:kern w:val="0"/>
          <w14:ligatures w14:val="none"/>
        </w:rPr>
        <w:t xml:space="preserve">To </w:t>
      </w:r>
      <w:r w:rsidRPr="0015227A">
        <w:rPr>
          <w:rFonts w:ascii="Aptos Narrow" w:hAnsi="Aptos Narrow" w:eastAsia="Times New Roman" w:cs="Times New Roman"/>
          <w:b/>
          <w:bCs/>
          <w:kern w:val="0"/>
          <w14:ligatures w14:val="none"/>
        </w:rPr>
        <w:t>improve availability of quality blood and blood products</w:t>
      </w:r>
      <w:r w:rsidRPr="0015227A" w:rsidR="0015227A">
        <w:rPr>
          <w:rFonts w:ascii="Aptos Narrow" w:hAnsi="Aptos Narrow" w:eastAsia="Times New Roman" w:cs="Times New Roman"/>
          <w:kern w:val="0"/>
          <w14:ligatures w14:val="none"/>
        </w:rPr>
        <w:t xml:space="preserve"> proposed support will include </w:t>
      </w:r>
      <w:r w:rsidRPr="0015227A" w:rsidR="00FE2C7C">
        <w:rPr>
          <w:rFonts w:ascii="Aptos Narrow" w:hAnsi="Aptos Narrow" w:eastAsia="Times New Roman" w:cs="Times New Roman"/>
          <w:kern w:val="0"/>
          <w14:ligatures w14:val="none"/>
        </w:rPr>
        <w:t xml:space="preserve">catalytic procurement of reagents </w:t>
      </w:r>
      <w:r w:rsidR="00FE2C7C">
        <w:rPr>
          <w:rFonts w:ascii="Aptos Narrow" w:hAnsi="Aptos Narrow" w:eastAsia="Times New Roman" w:cs="Times New Roman"/>
          <w:kern w:val="0"/>
          <w14:ligatures w14:val="none"/>
        </w:rPr>
        <w:t>for a period of 12 months</w:t>
      </w:r>
      <w:r w:rsidR="00B03536">
        <w:rPr>
          <w:rFonts w:ascii="Aptos Narrow" w:hAnsi="Aptos Narrow" w:eastAsia="Times New Roman" w:cs="Times New Roman"/>
          <w:kern w:val="0"/>
          <w14:ligatures w14:val="none"/>
        </w:rPr>
        <w:t xml:space="preserve"> and </w:t>
      </w:r>
      <w:r w:rsidRPr="0015227A">
        <w:rPr>
          <w:rFonts w:ascii="Aptos Narrow" w:hAnsi="Aptos Narrow" w:eastAsia="Times New Roman" w:cs="Times New Roman"/>
          <w:kern w:val="0"/>
          <w14:ligatures w14:val="none"/>
        </w:rPr>
        <w:t>strengthen</w:t>
      </w:r>
      <w:r w:rsidR="00B03536">
        <w:rPr>
          <w:rFonts w:ascii="Aptos Narrow" w:hAnsi="Aptos Narrow" w:eastAsia="Times New Roman" w:cs="Times New Roman"/>
          <w:kern w:val="0"/>
          <w14:ligatures w14:val="none"/>
        </w:rPr>
        <w:t>ing</w:t>
      </w:r>
      <w:r w:rsidRPr="0015227A">
        <w:rPr>
          <w:rFonts w:ascii="Aptos Narrow" w:hAnsi="Aptos Narrow" w:eastAsia="Times New Roman" w:cs="Times New Roman"/>
          <w:kern w:val="0"/>
          <w14:ligatures w14:val="none"/>
        </w:rPr>
        <w:t xml:space="preserve"> the referral </w:t>
      </w:r>
      <w:r w:rsidRPr="0015227A" w:rsidR="7FC8B867">
        <w:rPr>
          <w:rFonts w:ascii="Aptos Narrow" w:hAnsi="Aptos Narrow" w:eastAsia="Times New Roman" w:cs="Times New Roman"/>
          <w:kern w:val="0"/>
          <w14:ligatures w14:val="none"/>
        </w:rPr>
        <w:t xml:space="preserve">and logistics </w:t>
      </w:r>
      <w:r w:rsidRPr="0015227A" w:rsidR="07CDBCF6">
        <w:rPr>
          <w:rFonts w:ascii="Aptos Narrow" w:hAnsi="Aptos Narrow" w:eastAsia="Times New Roman" w:cs="Times New Roman"/>
          <w:kern w:val="0"/>
          <w14:ligatures w14:val="none"/>
        </w:rPr>
        <w:t xml:space="preserve">for </w:t>
      </w:r>
      <w:r w:rsidRPr="0015227A">
        <w:rPr>
          <w:rFonts w:ascii="Aptos Narrow" w:hAnsi="Aptos Narrow" w:eastAsia="Times New Roman" w:cs="Times New Roman"/>
          <w:kern w:val="0"/>
          <w14:ligatures w14:val="none"/>
        </w:rPr>
        <w:t>blood and blood products within the hospital care networks through integration with the emergency dispatch centre (see referrals section)</w:t>
      </w:r>
      <w:r w:rsidR="004A0704">
        <w:rPr>
          <w:rFonts w:ascii="Aptos Narrow" w:hAnsi="Aptos Narrow" w:eastAsia="Times New Roman" w:cs="Times New Roman"/>
          <w:kern w:val="0"/>
          <w14:ligatures w14:val="none"/>
        </w:rPr>
        <w:t>.</w:t>
      </w:r>
      <w:r w:rsidRPr="0015227A">
        <w:rPr>
          <w:rFonts w:ascii="Aptos Narrow" w:hAnsi="Aptos Narrow" w:eastAsia="Times New Roman" w:cs="Times New Roman"/>
          <w:kern w:val="0"/>
          <w14:ligatures w14:val="none"/>
        </w:rPr>
        <w:t xml:space="preserve"> </w:t>
      </w:r>
      <w:r w:rsidRPr="0015227A" w:rsidR="002716D8">
        <w:rPr>
          <w:rFonts w:ascii="Aptos Narrow" w:hAnsi="Aptos Narrow" w:eastAsia="Times New Roman" w:cs="Times New Roman"/>
        </w:rPr>
        <w:t xml:space="preserve">This </w:t>
      </w:r>
      <w:r w:rsidRPr="0015227A" w:rsidR="00A609E4">
        <w:rPr>
          <w:rFonts w:ascii="Aptos Narrow" w:hAnsi="Aptos Narrow" w:eastAsia="Times New Roman" w:cs="Times New Roman"/>
        </w:rPr>
        <w:t>catalytic support</w:t>
      </w:r>
      <w:r w:rsidRPr="0015227A" w:rsidR="2FB0FA50">
        <w:rPr>
          <w:rFonts w:ascii="Aptos Narrow" w:hAnsi="Aptos Narrow" w:eastAsia="Times New Roman" w:cs="Times New Roman"/>
        </w:rPr>
        <w:t xml:space="preserve"> will allow</w:t>
      </w:r>
      <w:r w:rsidR="00C65C39">
        <w:rPr>
          <w:rFonts w:ascii="Aptos Narrow" w:hAnsi="Aptos Narrow" w:eastAsia="Times New Roman" w:cs="Times New Roman"/>
        </w:rPr>
        <w:t xml:space="preserve"> time to establish necessary frameworks for</w:t>
      </w:r>
      <w:r w:rsidRPr="0015227A" w:rsidR="2FB0FA50">
        <w:rPr>
          <w:rFonts w:ascii="Aptos Narrow" w:hAnsi="Aptos Narrow" w:eastAsia="Times New Roman" w:cs="Times New Roman"/>
        </w:rPr>
        <w:t xml:space="preserve"> institutionalisation of more sustainable financing mechanisms currently in discussion</w:t>
      </w:r>
      <w:r w:rsidR="00C65C39">
        <w:rPr>
          <w:rFonts w:ascii="Aptos Narrow" w:hAnsi="Aptos Narrow" w:eastAsia="Times New Roman" w:cs="Times New Roman"/>
        </w:rPr>
        <w:t xml:space="preserve"> which include: i) a percentage contribution from the e</w:t>
      </w:r>
      <w:r w:rsidRPr="00C65C39" w:rsidR="00C65C39">
        <w:rPr>
          <w:rFonts w:ascii="Aptos Narrow" w:hAnsi="Aptos Narrow" w:eastAsia="Times New Roman" w:cs="Times New Roman"/>
        </w:rPr>
        <w:t>mergency, Chronic and Critical Illness Fund</w:t>
      </w:r>
      <w:r w:rsidR="00C65C39">
        <w:rPr>
          <w:rFonts w:ascii="Aptos Narrow" w:hAnsi="Aptos Narrow" w:eastAsia="Times New Roman" w:cs="Times New Roman"/>
        </w:rPr>
        <w:t xml:space="preserve">  to blood transfusion services, ii) net-off a specific amount to cover blood and blood products from caesarean section fees that is directly remitted to KBTTS, and iii) upgrade KBTTS to semi-autonomous government agency with ring fenced direct funding from treasury.</w:t>
      </w:r>
      <w:r w:rsidR="5B51D2D3">
        <w:rPr>
          <w:rFonts w:ascii="Aptos Narrow" w:hAnsi="Aptos Narrow" w:eastAsia="Times New Roman" w:cs="Times New Roman"/>
        </w:rPr>
        <w:t xml:space="preserve"> T</w:t>
      </w:r>
      <w:r w:rsidRPr="1E1F5D55" w:rsidR="5B51D2D3">
        <w:rPr>
          <w:rFonts w:ascii="Aptos Narrow" w:hAnsi="Aptos Narrow" w:eastAsia="Times New Roman" w:cs="Times New Roman"/>
        </w:rPr>
        <w:t>he Kenya Red Cross Society will provide targeted technical assistance to KBTTS to strengthen institutional, operational, and financing systems necessary to operationalise and sustain these reforms.</w:t>
      </w:r>
    </w:p>
    <w:p w:rsidR="004A0704" w:rsidP="0018649A" w:rsidRDefault="004A0704" w14:paraId="77810472" w14:textId="77777777">
      <w:pPr>
        <w:tabs>
          <w:tab w:val="left" w:pos="2388"/>
        </w:tabs>
        <w:spacing w:after="0" w:line="240" w:lineRule="auto"/>
        <w:jc w:val="both"/>
        <w:rPr>
          <w:rFonts w:ascii="Aptos Narrow" w:hAnsi="Aptos Narrow" w:eastAsia="Times New Roman" w:cs="Times New Roman"/>
        </w:rPr>
      </w:pPr>
    </w:p>
    <w:p w:rsidRPr="00D92B5F" w:rsidR="0018649A" w:rsidP="0018649A" w:rsidRDefault="0018649A" w14:paraId="4775855A" w14:textId="20F02605">
      <w:pPr>
        <w:tabs>
          <w:tab w:val="left" w:pos="2388"/>
        </w:tabs>
        <w:spacing w:after="0" w:line="240" w:lineRule="auto"/>
        <w:jc w:val="both"/>
        <w:rPr>
          <w:rFonts w:ascii="Aptos Narrow" w:hAnsi="Aptos Narrow" w:eastAsia="Times New Roman" w:cs="Times New Roman"/>
          <w:kern w:val="0"/>
          <w:lang w:val="en-GB"/>
          <w14:ligatures w14:val="none"/>
        </w:rPr>
      </w:pPr>
      <w:r w:rsidRPr="6B11FADF">
        <w:rPr>
          <w:rFonts w:ascii="Aptos Narrow" w:hAnsi="Aptos Narrow" w:eastAsia="Times New Roman" w:cs="Times New Roman"/>
          <w:b/>
          <w:bCs/>
          <w:color w:val="000000"/>
          <w:kern w:val="0"/>
          <w:lang w:val="en-GB"/>
          <w14:ligatures w14:val="none"/>
        </w:rPr>
        <w:t xml:space="preserve">Data: </w:t>
      </w:r>
      <w:r w:rsidRPr="00D92B5F">
        <w:rPr>
          <w:rFonts w:ascii="Aptos Narrow" w:hAnsi="Aptos Narrow" w:eastAsia="Times New Roman" w:cs="Times New Roman"/>
          <w:color w:val="000000"/>
          <w:kern w:val="0"/>
          <w:lang w:val="en-GB"/>
          <w14:ligatures w14:val="none"/>
        </w:rPr>
        <w:t>B</w:t>
      </w:r>
      <w:r w:rsidRPr="00D92B5F">
        <w:rPr>
          <w:rFonts w:ascii="Aptos Narrow" w:hAnsi="Aptos Narrow" w:eastAsia="Times New Roman" w:cs="Times New Roman"/>
          <w:kern w:val="0"/>
          <w:lang w:val="en-GB"/>
          <w14:ligatures w14:val="none"/>
        </w:rPr>
        <w:t xml:space="preserve">aseline health facility assessments will be conducted to inform the scope of planned interventions.  </w:t>
      </w:r>
      <w:r w:rsidRPr="74C05B0C" w:rsidR="04E280C0">
        <w:rPr>
          <w:rFonts w:ascii="Aptos Narrow" w:hAnsi="Aptos Narrow" w:eastAsia="Times New Roman" w:cs="Times New Roman"/>
          <w:lang w:val="en-GB"/>
        </w:rPr>
        <w:t>The</w:t>
      </w:r>
      <w:r w:rsidRPr="00D92B5F">
        <w:rPr>
          <w:rFonts w:ascii="Aptos Narrow" w:hAnsi="Aptos Narrow" w:eastAsia="Times New Roman" w:cs="Times New Roman"/>
          <w:kern w:val="0"/>
          <w:lang w:val="en-GB"/>
          <w14:ligatures w14:val="none"/>
        </w:rPr>
        <w:t xml:space="preserve"> maternal</w:t>
      </w:r>
      <w:r w:rsidR="009D77B5">
        <w:rPr>
          <w:rFonts w:ascii="Aptos Narrow" w:hAnsi="Aptos Narrow" w:eastAsia="Times New Roman" w:cs="Times New Roman"/>
          <w:kern w:val="0"/>
          <w:lang w:val="en-GB"/>
          <w14:ligatures w14:val="none"/>
        </w:rPr>
        <w:t xml:space="preserve"> and </w:t>
      </w:r>
      <w:r w:rsidRPr="00D92B5F">
        <w:rPr>
          <w:rFonts w:ascii="Aptos Narrow" w:hAnsi="Aptos Narrow" w:eastAsia="Times New Roman" w:cs="Times New Roman"/>
          <w:kern w:val="0"/>
          <w:lang w:val="en-GB"/>
          <w14:ligatures w14:val="none"/>
        </w:rPr>
        <w:t>newborn</w:t>
      </w:r>
      <w:r w:rsidR="00FF55E4">
        <w:rPr>
          <w:rFonts w:ascii="Aptos Narrow" w:hAnsi="Aptos Narrow" w:eastAsia="Times New Roman" w:cs="Times New Roman"/>
          <w:kern w:val="0"/>
          <w:lang w:val="en-GB"/>
          <w14:ligatures w14:val="none"/>
        </w:rPr>
        <w:t xml:space="preserve"> </w:t>
      </w:r>
      <w:r w:rsidR="006E51DE">
        <w:rPr>
          <w:rFonts w:ascii="Aptos Narrow" w:hAnsi="Aptos Narrow" w:eastAsia="Times New Roman" w:cs="Times New Roman"/>
          <w:kern w:val="0"/>
          <w:lang w:val="en-GB"/>
          <w14:ligatures w14:val="none"/>
        </w:rPr>
        <w:t>inpatient dataset and key</w:t>
      </w:r>
      <w:r w:rsidRPr="00D92B5F">
        <w:rPr>
          <w:rFonts w:ascii="Aptos Narrow" w:hAnsi="Aptos Narrow" w:eastAsia="Times New Roman" w:cs="Times New Roman"/>
          <w:kern w:val="0"/>
          <w:lang w:val="en-GB"/>
          <w14:ligatures w14:val="none"/>
        </w:rPr>
        <w:t xml:space="preserve"> indicators to better measure quality of care will be integrated in Taifa care (national EMR).  </w:t>
      </w:r>
      <w:r w:rsidRPr="0086396A" w:rsidR="0086396A">
        <w:rPr>
          <w:rFonts w:ascii="Aptos Narrow" w:hAnsi="Aptos Narrow" w:eastAsia="Times New Roman" w:cs="Times New Roman"/>
          <w:kern w:val="0"/>
          <w:lang w:val="en-GB"/>
          <w14:ligatures w14:val="none"/>
        </w:rPr>
        <w:t>As part of a 10-year public-private-partnership aimed at developing an Integrated Healthcare Information Technology System, DHA has sufficient funding</w:t>
      </w:r>
      <w:r w:rsidR="0086396A">
        <w:rPr>
          <w:rFonts w:ascii="Aptos Narrow" w:hAnsi="Aptos Narrow" w:eastAsia="Times New Roman" w:cs="Times New Roman"/>
          <w:kern w:val="0"/>
          <w:lang w:val="en-GB"/>
          <w14:ligatures w14:val="none"/>
        </w:rPr>
        <w:t xml:space="preserve"> for ICT infrastructure</w:t>
      </w:r>
      <w:r w:rsidRPr="0086396A" w:rsidR="0086396A">
        <w:rPr>
          <w:rFonts w:ascii="Aptos Narrow" w:hAnsi="Aptos Narrow" w:eastAsia="Times New Roman" w:cs="Times New Roman"/>
          <w:kern w:val="0"/>
          <w:lang w:val="en-GB"/>
          <w14:ligatures w14:val="none"/>
        </w:rPr>
        <w:t xml:space="preserve"> to digitize all public health facilities (levels 2,</w:t>
      </w:r>
      <w:r w:rsidR="0086396A">
        <w:rPr>
          <w:rFonts w:ascii="Aptos Narrow" w:hAnsi="Aptos Narrow" w:eastAsia="Times New Roman" w:cs="Times New Roman"/>
          <w:kern w:val="0"/>
          <w:lang w:val="en-GB"/>
          <w14:ligatures w14:val="none"/>
        </w:rPr>
        <w:t xml:space="preserve"> </w:t>
      </w:r>
      <w:r w:rsidRPr="0086396A" w:rsidR="0086396A">
        <w:rPr>
          <w:rFonts w:ascii="Aptos Narrow" w:hAnsi="Aptos Narrow" w:eastAsia="Times New Roman" w:cs="Times New Roman"/>
          <w:kern w:val="0"/>
          <w:lang w:val="en-GB"/>
          <w14:ligatures w14:val="none"/>
        </w:rPr>
        <w:t>3,</w:t>
      </w:r>
      <w:r w:rsidR="0086396A">
        <w:rPr>
          <w:rFonts w:ascii="Aptos Narrow" w:hAnsi="Aptos Narrow" w:eastAsia="Times New Roman" w:cs="Times New Roman"/>
          <w:kern w:val="0"/>
          <w:lang w:val="en-GB"/>
          <w14:ligatures w14:val="none"/>
        </w:rPr>
        <w:t xml:space="preserve"> </w:t>
      </w:r>
      <w:r w:rsidRPr="0086396A" w:rsidR="0086396A">
        <w:rPr>
          <w:rFonts w:ascii="Aptos Narrow" w:hAnsi="Aptos Narrow" w:eastAsia="Times New Roman" w:cs="Times New Roman"/>
          <w:kern w:val="0"/>
          <w:lang w:val="en-GB"/>
          <w14:ligatures w14:val="none"/>
        </w:rPr>
        <w:t>4,</w:t>
      </w:r>
      <w:r w:rsidR="0086396A">
        <w:rPr>
          <w:rFonts w:ascii="Aptos Narrow" w:hAnsi="Aptos Narrow" w:eastAsia="Times New Roman" w:cs="Times New Roman"/>
          <w:kern w:val="0"/>
          <w:lang w:val="en-GB"/>
          <w14:ligatures w14:val="none"/>
        </w:rPr>
        <w:t xml:space="preserve"> </w:t>
      </w:r>
      <w:r w:rsidRPr="0086396A" w:rsidR="0086396A">
        <w:rPr>
          <w:rFonts w:ascii="Aptos Narrow" w:hAnsi="Aptos Narrow" w:eastAsia="Times New Roman" w:cs="Times New Roman"/>
          <w:kern w:val="0"/>
          <w:lang w:val="en-GB"/>
          <w14:ligatures w14:val="none"/>
        </w:rPr>
        <w:t xml:space="preserve">and 5) including </w:t>
      </w:r>
      <w:r w:rsidR="00CD3CFA">
        <w:rPr>
          <w:rFonts w:ascii="Aptos Narrow" w:hAnsi="Aptos Narrow" w:eastAsia="Times New Roman" w:cs="Times New Roman"/>
          <w:kern w:val="0"/>
          <w:lang w:val="en-GB"/>
          <w14:ligatures w14:val="none"/>
        </w:rPr>
        <w:t xml:space="preserve">local area </w:t>
      </w:r>
      <w:r w:rsidRPr="0086396A" w:rsidR="0086396A">
        <w:rPr>
          <w:rFonts w:ascii="Aptos Narrow" w:hAnsi="Aptos Narrow" w:eastAsia="Times New Roman" w:cs="Times New Roman"/>
          <w:kern w:val="0"/>
          <w:lang w:val="en-GB"/>
          <w14:ligatures w14:val="none"/>
        </w:rPr>
        <w:t>networking</w:t>
      </w:r>
      <w:r w:rsidR="0086396A">
        <w:rPr>
          <w:rFonts w:ascii="Aptos Narrow" w:hAnsi="Aptos Narrow" w:eastAsia="Times New Roman" w:cs="Times New Roman"/>
          <w:kern w:val="0"/>
          <w:lang w:val="en-GB"/>
          <w14:ligatures w14:val="none"/>
        </w:rPr>
        <w:t xml:space="preserve">, </w:t>
      </w:r>
      <w:r w:rsidRPr="0086396A" w:rsidR="0086396A">
        <w:rPr>
          <w:rFonts w:ascii="Aptos Narrow" w:hAnsi="Aptos Narrow" w:eastAsia="Times New Roman" w:cs="Times New Roman"/>
          <w:kern w:val="0"/>
          <w:lang w:val="en-GB"/>
          <w14:ligatures w14:val="none"/>
        </w:rPr>
        <w:t>internet costs</w:t>
      </w:r>
      <w:r w:rsidR="00CD3CFA">
        <w:rPr>
          <w:rFonts w:ascii="Aptos Narrow" w:hAnsi="Aptos Narrow" w:eastAsia="Times New Roman" w:cs="Times New Roman"/>
          <w:kern w:val="0"/>
          <w:lang w:val="en-GB"/>
          <w14:ligatures w14:val="none"/>
        </w:rPr>
        <w:t>,</w:t>
      </w:r>
      <w:r w:rsidRPr="0086396A" w:rsidR="0086396A">
        <w:rPr>
          <w:rFonts w:ascii="Aptos Narrow" w:hAnsi="Aptos Narrow" w:eastAsia="Times New Roman" w:cs="Times New Roman"/>
          <w:kern w:val="0"/>
          <w:lang w:val="en-GB"/>
          <w14:ligatures w14:val="none"/>
        </w:rPr>
        <w:t xml:space="preserve"> </w:t>
      </w:r>
      <w:r w:rsidR="0086396A">
        <w:rPr>
          <w:rFonts w:ascii="Aptos Narrow" w:hAnsi="Aptos Narrow" w:eastAsia="Times New Roman" w:cs="Times New Roman"/>
          <w:kern w:val="0"/>
          <w:lang w:val="en-GB"/>
          <w14:ligatures w14:val="none"/>
        </w:rPr>
        <w:t xml:space="preserve">and </w:t>
      </w:r>
      <w:r w:rsidR="004744D4">
        <w:rPr>
          <w:rFonts w:ascii="Aptos Narrow" w:hAnsi="Aptos Narrow" w:eastAsia="Times New Roman" w:cs="Times New Roman"/>
          <w:kern w:val="0"/>
          <w:lang w:val="en-GB"/>
          <w14:ligatures w14:val="none"/>
        </w:rPr>
        <w:t xml:space="preserve">roll-out </w:t>
      </w:r>
      <w:r w:rsidR="00972799">
        <w:rPr>
          <w:rFonts w:ascii="Aptos Narrow" w:hAnsi="Aptos Narrow" w:eastAsia="Times New Roman" w:cs="Times New Roman"/>
          <w:kern w:val="0"/>
          <w:lang w:val="en-GB"/>
          <w14:ligatures w14:val="none"/>
        </w:rPr>
        <w:t>TaifaCare (</w:t>
      </w:r>
      <w:r w:rsidR="004744D4">
        <w:rPr>
          <w:rFonts w:ascii="Aptos Narrow" w:hAnsi="Aptos Narrow" w:eastAsia="Times New Roman" w:cs="Times New Roman"/>
          <w:kern w:val="0"/>
          <w:lang w:val="en-GB"/>
          <w14:ligatures w14:val="none"/>
        </w:rPr>
        <w:t xml:space="preserve">the national </w:t>
      </w:r>
      <w:r w:rsidR="00972799">
        <w:rPr>
          <w:rFonts w:ascii="Aptos Narrow" w:hAnsi="Aptos Narrow" w:eastAsia="Times New Roman" w:cs="Times New Roman"/>
          <w:kern w:val="0"/>
          <w:lang w:val="en-GB"/>
          <w14:ligatures w14:val="none"/>
        </w:rPr>
        <w:t xml:space="preserve">Electronic Medical record) </w:t>
      </w:r>
      <w:r w:rsidRPr="0086396A" w:rsidR="0086396A">
        <w:rPr>
          <w:rFonts w:ascii="Aptos Narrow" w:hAnsi="Aptos Narrow" w:eastAsia="Times New Roman" w:cs="Times New Roman"/>
          <w:kern w:val="0"/>
          <w:lang w:val="en-GB"/>
          <w14:ligatures w14:val="none"/>
        </w:rPr>
        <w:t>for the next 10 years.</w:t>
      </w:r>
      <w:r w:rsidR="004744D4">
        <w:rPr>
          <w:rFonts w:ascii="Aptos Narrow" w:hAnsi="Aptos Narrow" w:eastAsia="Times New Roman" w:cs="Times New Roman"/>
          <w:kern w:val="0"/>
          <w:lang w:val="en-GB"/>
          <w14:ligatures w14:val="none"/>
        </w:rPr>
        <w:t xml:space="preserve"> Beginnings Fund will </w:t>
      </w:r>
      <w:r w:rsidRPr="00775B6E" w:rsidR="004744D4">
        <w:rPr>
          <w:rFonts w:ascii="Aptos Narrow" w:hAnsi="Aptos Narrow" w:eastAsia="Times New Roman" w:cs="Times New Roman"/>
          <w:kern w:val="0"/>
          <w:lang w:val="en-GB"/>
          <w14:ligatures w14:val="none"/>
        </w:rPr>
        <w:t xml:space="preserve">provide complementary investments to support with ICT infrastructure and internet connectivity to the Faith Based Organisations and </w:t>
      </w:r>
      <w:r w:rsidRPr="00775B6E" w:rsidR="00775B6E">
        <w:rPr>
          <w:rFonts w:ascii="Aptos Narrow" w:hAnsi="Aptos Narrow" w:eastAsia="Times New Roman" w:cs="Times New Roman"/>
          <w:kern w:val="0"/>
          <w:lang w:val="en-GB"/>
          <w14:ligatures w14:val="none"/>
        </w:rPr>
        <w:t>satellite connectivity for public health facilities in remote areas without cellular connectivity.</w:t>
      </w:r>
      <w:r w:rsidRPr="00775B6E" w:rsidR="0086396A">
        <w:rPr>
          <w:rFonts w:ascii="Aptos Narrow" w:hAnsi="Aptos Narrow" w:eastAsia="Times New Roman" w:cs="Times New Roman"/>
          <w:kern w:val="0"/>
          <w:lang w:val="en-GB"/>
          <w14:ligatures w14:val="none"/>
        </w:rPr>
        <w:t xml:space="preserve"> Beginnings Fund</w:t>
      </w:r>
      <w:r w:rsidR="0086396A">
        <w:rPr>
          <w:rFonts w:ascii="Aptos Narrow" w:hAnsi="Aptos Narrow" w:eastAsia="Times New Roman" w:cs="Times New Roman"/>
          <w:kern w:val="0"/>
          <w:lang w:val="en-GB"/>
          <w14:ligatures w14:val="none"/>
        </w:rPr>
        <w:t xml:space="preserve"> will leverage this </w:t>
      </w:r>
      <w:r w:rsidR="00775B6E">
        <w:rPr>
          <w:rFonts w:ascii="Aptos Narrow" w:hAnsi="Aptos Narrow" w:eastAsia="Times New Roman" w:cs="Times New Roman"/>
          <w:kern w:val="0"/>
          <w:lang w:val="en-GB"/>
          <w14:ligatures w14:val="none"/>
        </w:rPr>
        <w:t xml:space="preserve">DHA </w:t>
      </w:r>
      <w:r w:rsidR="0086396A">
        <w:rPr>
          <w:rFonts w:ascii="Aptos Narrow" w:hAnsi="Aptos Narrow" w:eastAsia="Times New Roman" w:cs="Times New Roman"/>
          <w:kern w:val="0"/>
          <w:lang w:val="en-GB"/>
          <w14:ligatures w14:val="none"/>
        </w:rPr>
        <w:t xml:space="preserve">investment </w:t>
      </w:r>
      <w:r w:rsidR="00972799">
        <w:rPr>
          <w:rFonts w:ascii="Aptos Narrow" w:hAnsi="Aptos Narrow" w:eastAsia="Times New Roman" w:cs="Times New Roman"/>
          <w:kern w:val="0"/>
          <w:lang w:val="en-GB"/>
          <w14:ligatures w14:val="none"/>
        </w:rPr>
        <w:t>in f</w:t>
      </w:r>
      <w:r w:rsidRPr="00D92B5F">
        <w:rPr>
          <w:rFonts w:ascii="Aptos Narrow" w:hAnsi="Aptos Narrow" w:eastAsia="Times New Roman" w:cs="Times New Roman"/>
          <w:color w:val="000000"/>
          <w:kern w:val="0"/>
          <w:lang w:val="en-GB"/>
          <w14:ligatures w14:val="none"/>
        </w:rPr>
        <w:t xml:space="preserve">ocus facilities </w:t>
      </w:r>
      <w:r w:rsidRPr="00D92B5F">
        <w:rPr>
          <w:rFonts w:ascii="Aptos Narrow" w:hAnsi="Aptos Narrow" w:eastAsia="Times New Roman" w:cs="Times New Roman"/>
          <w:kern w:val="0"/>
          <w:lang w:val="en-GB"/>
          <w14:ligatures w14:val="none"/>
        </w:rPr>
        <w:t>to enable MNH modules integrated Taifa Care to be utilised.  D</w:t>
      </w:r>
      <w:r w:rsidRPr="00D92B5F">
        <w:rPr>
          <w:rFonts w:ascii="Aptos Narrow" w:hAnsi="Aptos Narrow" w:eastAsia="Times New Roman" w:cs="Times New Roman"/>
          <w:color w:val="000000"/>
          <w:lang w:val="en-GB"/>
        </w:rPr>
        <w:t xml:space="preserve">ata integration protocols will be developed between the EMRs and other related digital solutions used in patient referral workflows, including </w:t>
      </w:r>
      <w:r w:rsidRPr="00D92B5F" w:rsidR="7ECDD04C">
        <w:rPr>
          <w:rFonts w:ascii="Aptos Narrow" w:hAnsi="Aptos Narrow" w:eastAsia="Times New Roman" w:cs="Times New Roman"/>
          <w:color w:val="000000"/>
          <w:lang w:val="en-GB"/>
        </w:rPr>
        <w:t>the Social Health Authority (</w:t>
      </w:r>
      <w:r w:rsidRPr="00D92B5F">
        <w:rPr>
          <w:rFonts w:ascii="Aptos Narrow" w:hAnsi="Aptos Narrow" w:eastAsia="Times New Roman" w:cs="Times New Roman"/>
          <w:color w:val="000000"/>
          <w:lang w:val="en-GB"/>
        </w:rPr>
        <w:t>SHA</w:t>
      </w:r>
      <w:r w:rsidRPr="00D92B5F" w:rsidR="0064E570">
        <w:rPr>
          <w:rFonts w:ascii="Aptos Narrow" w:hAnsi="Aptos Narrow" w:eastAsia="Times New Roman" w:cs="Times New Roman"/>
          <w:color w:val="000000"/>
          <w:lang w:val="en-GB"/>
        </w:rPr>
        <w:t>) - social health insurance fund</w:t>
      </w:r>
      <w:r w:rsidRPr="00D92B5F">
        <w:rPr>
          <w:rFonts w:ascii="Aptos Narrow" w:hAnsi="Aptos Narrow" w:eastAsia="Times New Roman" w:cs="Times New Roman"/>
          <w:color w:val="000000"/>
          <w:lang w:val="en-GB"/>
        </w:rPr>
        <w:t xml:space="preserve">, ensuring secure data exchange that maintains patient privacy and data integrity.  Taifa Care will be configured to automatically generate and transmit standardised indicator data into the national HMIS for aggregate reporting. This integration will significantly reduce the reporting burden and improve data consistency between systems. </w:t>
      </w:r>
      <w:r w:rsidRPr="00D92B5F">
        <w:rPr>
          <w:rFonts w:ascii="Aptos Narrow" w:hAnsi="Aptos Narrow" w:eastAsia="Times New Roman" w:cs="Times New Roman"/>
          <w:kern w:val="0"/>
          <w:lang w:val="en-GB"/>
          <w14:ligatures w14:val="none"/>
        </w:rPr>
        <w:t xml:space="preserve">The </w:t>
      </w:r>
      <w:r w:rsidRPr="00D92B5F">
        <w:rPr>
          <w:rFonts w:ascii="Aptos Narrow" w:hAnsi="Aptos Narrow" w:eastAsia="Times New Roman" w:cs="Times New Roman"/>
          <w:color w:val="000000"/>
          <w:kern w:val="0"/>
          <w:lang w:val="en-GB"/>
          <w14:ligatures w14:val="none"/>
        </w:rPr>
        <w:t xml:space="preserve">national health dashboard will be strengthened to include MNH indicators tracking coverage of key interventions, workforce, commodities, and emergency transport and referral investments. </w:t>
      </w:r>
      <w:r w:rsidRPr="00D92B5F">
        <w:rPr>
          <w:rFonts w:ascii="Aptos Narrow" w:hAnsi="Aptos Narrow" w:eastAsia="Times New Roman" w:cs="Times New Roman"/>
          <w:color w:val="000000"/>
          <w:lang w:val="en-GB"/>
        </w:rPr>
        <w:t xml:space="preserve">The electronic logistics management system (eLMIS) for tracking commodities will be optimised for MNH commodities and integrated into a centralised dashboard platform leveraging on ongoing work by Field Technologies. </w:t>
      </w:r>
      <w:r w:rsidRPr="00D92B5F">
        <w:rPr>
          <w:rFonts w:ascii="Aptos Narrow" w:hAnsi="Aptos Narrow" w:eastAsia="Times New Roman" w:cs="Times New Roman"/>
          <w:color w:val="000000"/>
          <w:kern w:val="0"/>
          <w:lang w:val="en-GB"/>
          <w14:ligatures w14:val="none"/>
        </w:rPr>
        <w:t>R</w:t>
      </w:r>
      <w:r w:rsidRPr="00D92B5F">
        <w:rPr>
          <w:rFonts w:ascii="Aptos Narrow" w:hAnsi="Aptos Narrow" w:eastAsia="Times New Roman" w:cs="Times New Roman"/>
          <w:kern w:val="0"/>
          <w:lang w:val="en-GB"/>
          <w14:ligatures w14:val="none"/>
        </w:rPr>
        <w:t>eal-time digitisation of MPDSR will be strengthened to enable a more rapid response, including the better capture of perinatal deaths</w:t>
      </w:r>
      <w:r w:rsidRPr="00D92B5F" w:rsidR="782DF1C5">
        <w:rPr>
          <w:rFonts w:ascii="Aptos Narrow" w:hAnsi="Aptos Narrow" w:eastAsia="Times New Roman" w:cs="Times New Roman"/>
          <w:kern w:val="0"/>
          <w:lang w:val="en-GB"/>
          <w14:ligatures w14:val="none"/>
        </w:rPr>
        <w:t xml:space="preserve"> and stillbirths</w:t>
      </w:r>
      <w:r w:rsidRPr="00D92B5F">
        <w:rPr>
          <w:rFonts w:ascii="Aptos Narrow" w:hAnsi="Aptos Narrow" w:eastAsia="Times New Roman" w:cs="Times New Roman"/>
          <w:kern w:val="0"/>
          <w:lang w:val="en-GB"/>
          <w14:ligatures w14:val="none"/>
        </w:rPr>
        <w:t xml:space="preserve">. </w:t>
      </w:r>
    </w:p>
    <w:p w:rsidRPr="00D92B5F" w:rsidR="0018649A" w:rsidP="0018649A" w:rsidRDefault="0018649A" w14:paraId="0289A49E" w14:textId="77777777">
      <w:pPr>
        <w:tabs>
          <w:tab w:val="left" w:pos="2388"/>
        </w:tabs>
        <w:spacing w:after="0" w:line="240" w:lineRule="auto"/>
        <w:jc w:val="both"/>
        <w:rPr>
          <w:rFonts w:ascii="Aptos Narrow" w:hAnsi="Aptos Narrow" w:eastAsia="Times New Roman" w:cs="Times New Roman"/>
          <w:b/>
          <w:color w:val="000000"/>
          <w:highlight w:val="yellow"/>
          <w:lang w:val="en-GB"/>
        </w:rPr>
      </w:pPr>
    </w:p>
    <w:p w:rsidRPr="00D92B5F" w:rsidR="0018649A" w:rsidP="00B41B87" w:rsidRDefault="0018649A" w14:paraId="54161AB5" w14:textId="100D9580">
      <w:pPr>
        <w:spacing w:after="0" w:line="240" w:lineRule="auto"/>
        <w:rPr>
          <w:rFonts w:ascii="Aptos Narrow" w:hAnsi="Aptos Narrow" w:eastAsia="Times New Roman" w:cs="Times New Roman"/>
          <w:color w:val="000000"/>
          <w:lang w:val="en-GB"/>
        </w:rPr>
      </w:pPr>
      <w:r w:rsidRPr="6B11FADF">
        <w:rPr>
          <w:rFonts w:ascii="Aptos Narrow" w:hAnsi="Aptos Narrow" w:eastAsia="Times New Roman" w:cs="Times New Roman"/>
          <w:b/>
          <w:bCs/>
          <w:color w:val="000000"/>
          <w:kern w:val="0"/>
          <w:lang w:val="en-GB"/>
          <w14:ligatures w14:val="none"/>
        </w:rPr>
        <w:t>Leadership and Management:</w:t>
      </w:r>
      <w:r w:rsidRPr="00D92B5F">
        <w:rPr>
          <w:rFonts w:ascii="Aptos Narrow" w:hAnsi="Aptos Narrow" w:eastAsia="Times New Roman" w:cs="Times New Roman"/>
          <w:color w:val="000000"/>
          <w:kern w:val="0"/>
          <w:lang w:val="en-GB"/>
          <w14:ligatures w14:val="none"/>
        </w:rPr>
        <w:t xml:space="preserve">  To</w:t>
      </w:r>
      <w:r w:rsidRPr="00D92B5F">
        <w:rPr>
          <w:rFonts w:ascii="Aptos Narrow" w:hAnsi="Aptos Narrow" w:eastAsia="Times New Roman" w:cs="Times New Roman"/>
          <w:kern w:val="0"/>
          <w:lang w:val="en-GB"/>
          <w14:ligatures w14:val="none"/>
        </w:rPr>
        <w:t xml:space="preserve"> enhance leadership and management for national technical leaders, and key members of </w:t>
      </w:r>
      <w:r w:rsidRPr="00D92B5F">
        <w:rPr>
          <w:rFonts w:ascii="Aptos Narrow" w:hAnsi="Aptos Narrow" w:eastAsia="Times New Roman" w:cs="Times New Roman"/>
          <w:color w:val="000000"/>
          <w:lang w:val="en-GB"/>
        </w:rPr>
        <w:t>CoG and Cou</w:t>
      </w:r>
      <w:r w:rsidR="005F0EB4">
        <w:rPr>
          <w:rFonts w:ascii="Aptos Narrow" w:hAnsi="Aptos Narrow" w:eastAsia="Times New Roman" w:cs="Times New Roman"/>
          <w:color w:val="000000"/>
          <w:lang w:val="en-GB"/>
        </w:rPr>
        <w:t>nty</w:t>
      </w:r>
      <w:r w:rsidRPr="00D92B5F">
        <w:rPr>
          <w:rFonts w:ascii="Aptos Narrow" w:hAnsi="Aptos Narrow" w:eastAsia="Times New Roman" w:cs="Times New Roman"/>
          <w:color w:val="000000"/>
          <w:lang w:val="en-GB"/>
        </w:rPr>
        <w:t xml:space="preserve"> Health Management Teams (CHMTs), and health facility leaders, short course and customized training will be supported</w:t>
      </w:r>
      <w:r w:rsidR="00B73C4C">
        <w:rPr>
          <w:rFonts w:ascii="Aptos Narrow" w:hAnsi="Aptos Narrow" w:eastAsia="Times New Roman" w:cs="Times New Roman"/>
          <w:color w:val="000000"/>
          <w:lang w:val="en-GB"/>
        </w:rPr>
        <w:t xml:space="preserve"> through the </w:t>
      </w:r>
      <w:r w:rsidR="007A0877">
        <w:rPr>
          <w:rFonts w:ascii="Aptos Narrow" w:hAnsi="Aptos Narrow" w:eastAsia="Times New Roman" w:cs="Times New Roman"/>
          <w:color w:val="000000"/>
          <w:lang w:val="en-GB"/>
        </w:rPr>
        <w:t>Strathmore Business School</w:t>
      </w:r>
      <w:r w:rsidRPr="00D92B5F">
        <w:rPr>
          <w:rFonts w:ascii="Aptos Narrow" w:hAnsi="Aptos Narrow" w:eastAsia="Times New Roman" w:cs="Times New Roman"/>
          <w:color w:val="000000"/>
          <w:lang w:val="en-GB"/>
        </w:rPr>
        <w:t xml:space="preserve">. </w:t>
      </w:r>
      <w:r w:rsidRPr="00D92B5F">
        <w:rPr>
          <w:rFonts w:ascii="Aptos Narrow" w:hAnsi="Aptos Narrow" w:eastAsia="Aptos Narrow" w:cs="Aptos Narrow"/>
          <w:color w:val="000000"/>
          <w:lang w:val="en-GB"/>
        </w:rPr>
        <w:t>This will aim at strengthening MNH health financing and procurement capacity strengthening to enable budgeting and tracking of MNH expenditure, to enable analysis of financing gaps and improved resource mobilization</w:t>
      </w:r>
      <w:r w:rsidR="00C324D8">
        <w:rPr>
          <w:rFonts w:ascii="Aptos Narrow" w:hAnsi="Aptos Narrow" w:eastAsia="Aptos Narrow" w:cs="Aptos Narrow"/>
          <w:color w:val="000000"/>
          <w:lang w:val="en-GB"/>
        </w:rPr>
        <w:t xml:space="preserve"> </w:t>
      </w:r>
      <w:r w:rsidR="00F10A25">
        <w:rPr>
          <w:rFonts w:ascii="Aptos Narrow" w:hAnsi="Aptos Narrow" w:eastAsia="Aptos Narrow" w:cs="Aptos Narrow"/>
          <w:color w:val="000000"/>
          <w:lang w:val="en-GB"/>
        </w:rPr>
        <w:t xml:space="preserve">through </w:t>
      </w:r>
      <w:r w:rsidR="00C324D8">
        <w:rPr>
          <w:rFonts w:ascii="Aptos Narrow" w:hAnsi="Aptos Narrow" w:eastAsia="Aptos Narrow" w:cs="Aptos Narrow"/>
          <w:color w:val="000000"/>
          <w:lang w:val="en-GB"/>
        </w:rPr>
        <w:t>unlocking of domestic budget sources</w:t>
      </w:r>
      <w:r w:rsidR="006E51DE">
        <w:rPr>
          <w:rFonts w:ascii="Aptos Narrow" w:hAnsi="Aptos Narrow" w:eastAsia="Aptos Narrow" w:cs="Aptos Narrow"/>
          <w:color w:val="000000"/>
          <w:lang w:val="en-GB"/>
        </w:rPr>
        <w:t xml:space="preserve">. </w:t>
      </w:r>
      <w:r w:rsidRPr="00D92B5F">
        <w:rPr>
          <w:rFonts w:ascii="Aptos Narrow" w:hAnsi="Aptos Narrow" w:eastAsia="Times New Roman" w:cs="Times New Roman"/>
          <w:color w:val="000000"/>
          <w:lang w:val="en-GB"/>
        </w:rPr>
        <w:t>The key national</w:t>
      </w:r>
      <w:r w:rsidRPr="00D92B5F">
        <w:rPr>
          <w:rFonts w:ascii="Aptos Narrow" w:hAnsi="Aptos Narrow" w:eastAsia="Times New Roman" w:cs="Times New Roman"/>
          <w:color w:val="000000"/>
          <w:kern w:val="0"/>
          <w:lang w:val="en-GB"/>
          <w14:ligatures w14:val="none"/>
        </w:rPr>
        <w:t xml:space="preserve"> technical working groups will also receive </w:t>
      </w:r>
      <w:r w:rsidR="00D7759F">
        <w:rPr>
          <w:rFonts w:ascii="Aptos Narrow" w:hAnsi="Aptos Narrow" w:eastAsia="Times New Roman" w:cs="Times New Roman"/>
          <w:color w:val="000000"/>
          <w:kern w:val="0"/>
          <w:lang w:val="en-GB"/>
          <w14:ligatures w14:val="none"/>
        </w:rPr>
        <w:t>complimentary</w:t>
      </w:r>
      <w:r w:rsidR="005F5343">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color w:val="000000"/>
          <w:kern w:val="0"/>
          <w:lang w:val="en-GB"/>
          <w14:ligatures w14:val="none"/>
        </w:rPr>
        <w:t>secretariat support</w:t>
      </w:r>
      <w:r w:rsidR="005F5343">
        <w:rPr>
          <w:rFonts w:ascii="Aptos Narrow" w:hAnsi="Aptos Narrow" w:eastAsia="Times New Roman" w:cs="Times New Roman"/>
          <w:color w:val="000000"/>
          <w:kern w:val="0"/>
          <w:lang w:val="en-GB"/>
          <w14:ligatures w14:val="none"/>
        </w:rPr>
        <w:t xml:space="preserve"> where gaps exis</w:t>
      </w:r>
      <w:r w:rsidR="00726CD9">
        <w:rPr>
          <w:rFonts w:ascii="Aptos Narrow" w:hAnsi="Aptos Narrow" w:eastAsia="Times New Roman" w:cs="Times New Roman"/>
          <w:color w:val="000000"/>
          <w:kern w:val="0"/>
          <w:lang w:val="en-GB"/>
          <w14:ligatures w14:val="none"/>
        </w:rPr>
        <w:t>t</w:t>
      </w:r>
      <w:r w:rsidRPr="00D92B5F">
        <w:rPr>
          <w:rFonts w:ascii="Aptos Narrow" w:hAnsi="Aptos Narrow" w:eastAsia="Times New Roman" w:cs="Times New Roman"/>
          <w:color w:val="000000"/>
          <w:kern w:val="0"/>
          <w:lang w:val="en-GB"/>
          <w14:ligatures w14:val="none"/>
        </w:rPr>
        <w:t xml:space="preserve">, specifically for RMNCAH, </w:t>
      </w:r>
      <w:r w:rsidRPr="00D92B5F">
        <w:rPr>
          <w:rFonts w:ascii="Aptos Narrow" w:hAnsi="Aptos Narrow" w:eastAsia="Times New Roman" w:cs="Times New Roman"/>
          <w:kern w:val="0"/>
          <w:lang w:val="en-GB"/>
          <w14:ligatures w14:val="none"/>
        </w:rPr>
        <w:t xml:space="preserve">Health Products and Technologies, </w:t>
      </w:r>
      <w:r w:rsidRPr="00D92B5F">
        <w:rPr>
          <w:rFonts w:ascii="Aptos Narrow" w:hAnsi="Aptos Narrow" w:eastAsia="Times New Roman" w:cs="Times New Roman"/>
          <w:color w:val="000000"/>
          <w:kern w:val="0"/>
          <w:lang w:val="en-GB"/>
          <w14:ligatures w14:val="none"/>
        </w:rPr>
        <w:t>Newborn and Child Health, and M&amp;E</w:t>
      </w:r>
      <w:r w:rsidR="00B41B87">
        <w:rPr>
          <w:rFonts w:ascii="Aptos Narrow" w:hAnsi="Aptos Narrow" w:eastAsia="Times New Roman" w:cs="Times New Roman"/>
          <w:color w:val="000000"/>
          <w:kern w:val="0"/>
          <w:lang w:val="en-GB"/>
          <w14:ligatures w14:val="none"/>
        </w:rPr>
        <w:t xml:space="preserve"> </w:t>
      </w:r>
      <w:r w:rsidR="00F10A25">
        <w:rPr>
          <w:rFonts w:ascii="Aptos Narrow" w:hAnsi="Aptos Narrow" w:eastAsia="Times New Roman" w:cs="Times New Roman"/>
          <w:color w:val="000000"/>
          <w:kern w:val="0"/>
          <w:lang w:val="en-GB"/>
          <w14:ligatures w14:val="none"/>
        </w:rPr>
        <w:t xml:space="preserve">to </w:t>
      </w:r>
      <w:r w:rsidR="00B41B87">
        <w:rPr>
          <w:rFonts w:ascii="Aptos Narrow" w:hAnsi="Aptos Narrow" w:eastAsia="Times New Roman" w:cs="Times New Roman"/>
          <w:color w:val="000000"/>
          <w:kern w:val="0"/>
          <w:lang w:val="en-GB"/>
          <w14:ligatures w14:val="none"/>
        </w:rPr>
        <w:t xml:space="preserve">enhance </w:t>
      </w:r>
      <w:r w:rsidR="00235775">
        <w:rPr>
          <w:rFonts w:ascii="Aptos Narrow" w:hAnsi="Aptos Narrow" w:eastAsia="Times New Roman" w:cs="Times New Roman"/>
          <w:color w:val="000000"/>
          <w:kern w:val="0"/>
          <w:lang w:val="en-GB"/>
          <w14:ligatures w14:val="none"/>
        </w:rPr>
        <w:t>strategic coordination for a more synergistic MNH program implementation</w:t>
      </w:r>
      <w:r w:rsidRPr="00D92B5F">
        <w:rPr>
          <w:rFonts w:ascii="Aptos Narrow" w:hAnsi="Aptos Narrow" w:eastAsia="Times New Roman" w:cs="Times New Roman"/>
          <w:color w:val="000000"/>
          <w:kern w:val="0"/>
          <w:lang w:val="en-GB"/>
          <w14:ligatures w14:val="none"/>
        </w:rPr>
        <w:t xml:space="preserve">. Catalytic budget to support </w:t>
      </w:r>
      <w:r w:rsidR="005F0EB4">
        <w:rPr>
          <w:rFonts w:ascii="Aptos Narrow" w:hAnsi="Aptos Narrow" w:eastAsia="Times New Roman" w:cs="Times New Roman"/>
          <w:color w:val="000000"/>
          <w:kern w:val="0"/>
          <w:lang w:val="en-GB"/>
          <w14:ligatures w14:val="none"/>
        </w:rPr>
        <w:t>mapping of MNH stakeholders and investments,</w:t>
      </w:r>
      <w:r w:rsidR="00036D14">
        <w:rPr>
          <w:rFonts w:ascii="Aptos Narrow" w:hAnsi="Aptos Narrow" w:eastAsia="Times New Roman" w:cs="Times New Roman"/>
          <w:color w:val="000000"/>
          <w:kern w:val="0"/>
          <w14:ligatures w14:val="none"/>
        </w:rPr>
        <w:t xml:space="preserve"> </w:t>
      </w:r>
      <w:r w:rsidRPr="00D92B5F">
        <w:rPr>
          <w:rFonts w:ascii="Aptos Narrow" w:hAnsi="Aptos Narrow" w:eastAsia="Times New Roman" w:cs="Times New Roman"/>
          <w:color w:val="000000"/>
          <w:kern w:val="0"/>
          <w:lang w:val="en-GB"/>
          <w14:ligatures w14:val="none"/>
        </w:rPr>
        <w:t>strategic</w:t>
      </w:r>
      <w:r w:rsidRPr="00D92B5F" w:rsidR="67DFCE9F">
        <w:rPr>
          <w:rFonts w:ascii="Aptos Narrow" w:hAnsi="Aptos Narrow" w:eastAsia="Times New Roman" w:cs="Times New Roman"/>
          <w:color w:val="000000"/>
          <w:kern w:val="0"/>
          <w:lang w:val="en-GB"/>
          <w14:ligatures w14:val="none"/>
        </w:rPr>
        <w:t xml:space="preserve"> policy and fiscal</w:t>
      </w:r>
      <w:r w:rsidRPr="00D92B5F">
        <w:rPr>
          <w:rFonts w:ascii="Aptos Narrow" w:hAnsi="Aptos Narrow" w:eastAsia="Times New Roman" w:cs="Times New Roman"/>
          <w:color w:val="000000"/>
          <w:kern w:val="0"/>
          <w:lang w:val="en-GB"/>
          <w14:ligatures w14:val="none"/>
        </w:rPr>
        <w:t xml:space="preserve"> advocacy to influence mobilisation of domestic funding for MNH and </w:t>
      </w:r>
      <w:r w:rsidRPr="00D92B5F" w:rsidR="006E51DE">
        <w:rPr>
          <w:rFonts w:ascii="Aptos Narrow" w:hAnsi="Aptos Narrow" w:eastAsia="Times New Roman" w:cs="Times New Roman"/>
          <w:color w:val="000000"/>
          <w:kern w:val="0"/>
          <w:lang w:val="en-GB"/>
          <w14:ligatures w14:val="none"/>
        </w:rPr>
        <w:t>increase budget</w:t>
      </w:r>
      <w:r w:rsidRPr="00D92B5F">
        <w:rPr>
          <w:rFonts w:ascii="Aptos Narrow" w:hAnsi="Aptos Narrow" w:eastAsia="Times New Roman" w:cs="Times New Roman"/>
          <w:color w:val="000000"/>
          <w:kern w:val="0"/>
          <w:lang w:val="en-GB"/>
          <w14:ligatures w14:val="none"/>
        </w:rPr>
        <w:t xml:space="preserve"> allocation for MNH and health workforce by the exchequer will be provided.</w:t>
      </w:r>
    </w:p>
    <w:p w:rsidRPr="00D92B5F" w:rsidR="0018649A" w:rsidP="0018649A" w:rsidRDefault="0018649A" w14:paraId="6F0B6872" w14:textId="77777777">
      <w:pPr>
        <w:spacing w:after="0" w:line="240" w:lineRule="auto"/>
        <w:rPr>
          <w:rFonts w:ascii="Aptos Narrow" w:hAnsi="Aptos Narrow" w:eastAsia="Calibri" w:cs="Arial"/>
          <w:lang w:val="en-GB"/>
        </w:rPr>
      </w:pPr>
    </w:p>
    <w:p w:rsidRPr="00D92B5F" w:rsidR="0018649A" w:rsidP="0018649A" w:rsidRDefault="0018649A" w14:paraId="23B2BD53" w14:textId="77777777">
      <w:pPr>
        <w:spacing w:after="0" w:line="240" w:lineRule="auto"/>
        <w:jc w:val="both"/>
        <w:rPr>
          <w:rFonts w:ascii="Aptos Narrow" w:hAnsi="Aptos Narrow" w:eastAsia="Aptos Narrow" w:cs="Aptos Narrow"/>
          <w:color w:val="000000"/>
          <w14:ligatures w14:val="none"/>
        </w:rPr>
      </w:pPr>
      <w:r w:rsidRPr="00D92B5F">
        <w:rPr>
          <w:rFonts w:ascii="Aptos Narrow" w:hAnsi="Aptos Narrow" w:eastAsia="Times New Roman" w:cs="Times New Roman"/>
          <w:b/>
          <w:bCs/>
          <w:u w:val="single"/>
        </w:rPr>
        <w:t>Program Consortium</w:t>
      </w:r>
      <w:r w:rsidRPr="00D92B5F">
        <w:rPr>
          <w:rFonts w:ascii="Aptos Narrow" w:hAnsi="Aptos Narrow" w:eastAsia="Times New Roman" w:cs="Times New Roman"/>
        </w:rPr>
        <w:t xml:space="preserve">: </w:t>
      </w:r>
    </w:p>
    <w:p w:rsidRPr="00D92B5F" w:rsidR="0018649A" w:rsidP="0058648A" w:rsidRDefault="0018649A" w14:paraId="1B15DFD0" w14:textId="77777777">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14:ligatures w14:val="none"/>
        </w:rPr>
      </w:pPr>
      <w:r w:rsidRPr="00D92B5F">
        <w:rPr>
          <w:rFonts w:ascii="Aptos Narrow" w:hAnsi="Aptos Narrow" w:eastAsia="Aptos Narrow" w:cs="Aptos Narrow"/>
          <w:color w:val="000000"/>
          <w14:ligatures w14:val="none"/>
        </w:rPr>
        <w:t xml:space="preserve">The </w:t>
      </w:r>
      <w:r w:rsidRPr="00D92B5F">
        <w:rPr>
          <w:rFonts w:ascii="Aptos Narrow" w:hAnsi="Aptos Narrow" w:eastAsia="Aptos Narrow" w:cs="Aptos Narrow"/>
          <w:b/>
          <w:bCs/>
          <w:color w:val="000000"/>
          <w14:ligatures w14:val="none"/>
        </w:rPr>
        <w:t xml:space="preserve">Government of Kenya via Ministry of Health </w:t>
      </w:r>
      <w:r w:rsidRPr="00D92B5F">
        <w:rPr>
          <w:rFonts w:ascii="Aptos Narrow" w:hAnsi="Aptos Narrow" w:eastAsia="Aptos Narrow" w:cs="Aptos Narrow"/>
          <w:color w:val="000000"/>
          <w14:ligatures w14:val="none"/>
        </w:rPr>
        <w:t>Department of Health Workforce for MNH workforce planning and Department of Family Health and CoG overall joint coordination</w:t>
      </w:r>
    </w:p>
    <w:p w:rsidRPr="00D92B5F" w:rsidR="0018649A" w:rsidP="0058648A" w:rsidRDefault="0018649A" w14:paraId="3137ED0E" w14:textId="17E09012">
      <w:pPr>
        <w:pStyle w:val="ListParagraph"/>
        <w:numPr>
          <w:ilvl w:val="0"/>
          <w:numId w:val="21"/>
        </w:numPr>
        <w:tabs>
          <w:tab w:val="left" w:pos="2388"/>
        </w:tabs>
        <w:spacing w:after="0" w:line="240" w:lineRule="auto"/>
        <w:jc w:val="both"/>
        <w:rPr>
          <w:rFonts w:ascii="Aptos Narrow" w:hAnsi="Aptos Narrow" w:eastAsia="Aptos Narrow" w:cs="Aptos Narrow"/>
          <w:color w:val="000000"/>
          <w14:ligatures w14:val="none"/>
        </w:rPr>
      </w:pPr>
      <w:r w:rsidRPr="00D92B5F">
        <w:rPr>
          <w:rFonts w:ascii="Aptos Narrow" w:hAnsi="Aptos Narrow" w:eastAsia="Aptos Narrow" w:cs="Aptos Narrow"/>
          <w:b/>
          <w:bCs/>
          <w:color w:val="000000"/>
          <w14:ligatures w14:val="none"/>
        </w:rPr>
        <w:t>Target counties via the Council of Governors</w:t>
      </w:r>
      <w:r w:rsidR="007C34C4">
        <w:rPr>
          <w:rFonts w:ascii="Aptos Narrow" w:hAnsi="Aptos Narrow" w:eastAsia="Aptos Narrow" w:cs="Aptos Narrow"/>
          <w:b/>
          <w:bCs/>
          <w:color w:val="000000"/>
          <w14:ligatures w14:val="none"/>
        </w:rPr>
        <w:t xml:space="preserve"> (COG). </w:t>
      </w:r>
      <w:r w:rsidRPr="00D67283" w:rsidR="007C34C4">
        <w:rPr>
          <w:rFonts w:ascii="Aptos Narrow" w:hAnsi="Aptos Narrow" w:eastAsia="Aptos Narrow" w:cs="Aptos Narrow"/>
          <w:color w:val="000000"/>
          <w14:ligatures w14:val="none"/>
        </w:rPr>
        <w:t xml:space="preserve">The CoG will provide overall joint coordination </w:t>
      </w:r>
      <w:r w:rsidRPr="00D67283" w:rsidR="00457F53">
        <w:rPr>
          <w:rFonts w:ascii="Aptos Narrow" w:hAnsi="Aptos Narrow" w:eastAsia="Aptos Narrow" w:cs="Aptos Narrow"/>
          <w:color w:val="000000"/>
          <w14:ligatures w14:val="none"/>
        </w:rPr>
        <w:t>across counties, facilit</w:t>
      </w:r>
      <w:r w:rsidR="00A31747">
        <w:rPr>
          <w:rFonts w:ascii="Aptos Narrow" w:hAnsi="Aptos Narrow" w:eastAsia="Aptos Narrow" w:cs="Aptos Narrow"/>
          <w:color w:val="000000"/>
          <w14:ligatures w14:val="none"/>
        </w:rPr>
        <w:t>ati</w:t>
      </w:r>
      <w:r w:rsidRPr="00D67283" w:rsidR="00457F53">
        <w:rPr>
          <w:rFonts w:ascii="Aptos Narrow" w:hAnsi="Aptos Narrow" w:eastAsia="Aptos Narrow" w:cs="Aptos Narrow"/>
          <w:color w:val="000000"/>
          <w14:ligatures w14:val="none"/>
        </w:rPr>
        <w:t>ng a join</w:t>
      </w:r>
      <w:r w:rsidRPr="00D67283" w:rsidR="00636CF6">
        <w:rPr>
          <w:rFonts w:ascii="Aptos Narrow" w:hAnsi="Aptos Narrow" w:eastAsia="Aptos Narrow" w:cs="Aptos Narrow"/>
          <w:color w:val="000000"/>
          <w14:ligatures w14:val="none"/>
        </w:rPr>
        <w:t xml:space="preserve">t </w:t>
      </w:r>
      <w:r w:rsidRPr="00D67283" w:rsidR="00A31747">
        <w:rPr>
          <w:rFonts w:ascii="Aptos Narrow" w:hAnsi="Aptos Narrow" w:eastAsia="Aptos Narrow" w:cs="Aptos Narrow"/>
          <w:color w:val="000000"/>
          <w14:ligatures w14:val="none"/>
        </w:rPr>
        <w:t>framework</w:t>
      </w:r>
      <w:r w:rsidRPr="00D67283" w:rsidR="00636CF6">
        <w:rPr>
          <w:rFonts w:ascii="Aptos Narrow" w:hAnsi="Aptos Narrow" w:eastAsia="Aptos Narrow" w:cs="Aptos Narrow"/>
          <w:color w:val="000000"/>
          <w14:ligatures w14:val="none"/>
        </w:rPr>
        <w:t xml:space="preserve"> agreement for implementing Beginnings Fund activities</w:t>
      </w:r>
      <w:r w:rsidRPr="00D67283" w:rsidR="00007FEB">
        <w:rPr>
          <w:rFonts w:ascii="Aptos Narrow" w:hAnsi="Aptos Narrow" w:eastAsia="Aptos Narrow" w:cs="Aptos Narrow"/>
          <w:color w:val="000000"/>
          <w14:ligatures w14:val="none"/>
        </w:rPr>
        <w:t xml:space="preserve">. They will facilitate implementation of the </w:t>
      </w:r>
      <w:r w:rsidR="004331AB">
        <w:rPr>
          <w:rFonts w:ascii="Aptos Narrow" w:hAnsi="Aptos Narrow" w:eastAsia="Aptos Narrow" w:cs="Aptos Narrow"/>
          <w:color w:val="000000"/>
          <w14:ligatures w14:val="none"/>
        </w:rPr>
        <w:t>milestone-based</w:t>
      </w:r>
      <w:r w:rsidRPr="00D67283" w:rsidR="00D67283">
        <w:rPr>
          <w:rFonts w:ascii="Aptos Narrow" w:hAnsi="Aptos Narrow" w:eastAsia="Aptos Narrow" w:cs="Aptos Narrow"/>
          <w:color w:val="000000"/>
          <w14:ligatures w14:val="none"/>
        </w:rPr>
        <w:t xml:space="preserve"> grants on</w:t>
      </w:r>
      <w:r w:rsidR="00D67283">
        <w:rPr>
          <w:rFonts w:ascii="Aptos Narrow" w:hAnsi="Aptos Narrow" w:eastAsia="Aptos Narrow" w:cs="Aptos Narrow"/>
          <w:b/>
          <w:bCs/>
          <w:color w:val="000000"/>
          <w14:ligatures w14:val="none"/>
        </w:rPr>
        <w:t xml:space="preserve"> </w:t>
      </w:r>
      <w:r w:rsidRPr="00D92B5F">
        <w:rPr>
          <w:rFonts w:ascii="Aptos Narrow" w:hAnsi="Aptos Narrow" w:eastAsia="Aptos Narrow" w:cs="Aptos Narrow"/>
          <w:color w:val="000000" w:themeColor="text1"/>
        </w:rPr>
        <w:t>workforce recruitment (a</w:t>
      </w:r>
      <w:r w:rsidR="00D67283">
        <w:rPr>
          <w:rFonts w:ascii="Aptos Narrow" w:hAnsi="Aptos Narrow" w:eastAsia="Aptos Narrow" w:cs="Aptos Narrow"/>
          <w:color w:val="000000" w:themeColor="text1"/>
        </w:rPr>
        <w:t>nd subsequent absorption</w:t>
      </w:r>
      <w:r w:rsidRPr="00D92B5F">
        <w:rPr>
          <w:rFonts w:ascii="Aptos Narrow" w:hAnsi="Aptos Narrow" w:eastAsia="Aptos Narrow" w:cs="Aptos Narrow"/>
          <w:color w:val="000000" w:themeColor="text1"/>
        </w:rPr>
        <w:t>)</w:t>
      </w:r>
      <w:r w:rsidR="00D67283">
        <w:rPr>
          <w:rFonts w:ascii="Aptos Narrow" w:hAnsi="Aptos Narrow" w:eastAsia="Aptos Narrow" w:cs="Aptos Narrow"/>
          <w:color w:val="000000" w:themeColor="text1"/>
        </w:rPr>
        <w:t xml:space="preserve"> and routine</w:t>
      </w:r>
      <w:r w:rsidRPr="00D92B5F">
        <w:rPr>
          <w:rFonts w:ascii="Aptos Narrow" w:hAnsi="Aptos Narrow" w:eastAsia="Aptos Narrow" w:cs="Aptos Narrow"/>
          <w:color w:val="000000" w:themeColor="text1"/>
        </w:rPr>
        <w:t xml:space="preserve"> </w:t>
      </w:r>
      <w:r w:rsidRPr="00D92B5F" w:rsidR="00D67283">
        <w:rPr>
          <w:rFonts w:ascii="Aptos Narrow" w:hAnsi="Aptos Narrow" w:eastAsia="Aptos Narrow" w:cs="Aptos Narrow"/>
          <w:color w:val="000000" w:themeColor="text1"/>
        </w:rPr>
        <w:t>procure</w:t>
      </w:r>
      <w:r w:rsidR="00D67283">
        <w:rPr>
          <w:rFonts w:ascii="Aptos Narrow" w:hAnsi="Aptos Narrow" w:eastAsia="Aptos Narrow" w:cs="Aptos Narrow"/>
          <w:color w:val="000000" w:themeColor="text1"/>
        </w:rPr>
        <w:t>ment of</w:t>
      </w:r>
      <w:r w:rsidRPr="00D92B5F">
        <w:rPr>
          <w:rFonts w:ascii="Aptos Narrow" w:hAnsi="Aptos Narrow" w:eastAsia="Aptos Narrow" w:cs="Aptos Narrow"/>
          <w:color w:val="000000" w:themeColor="text1"/>
        </w:rPr>
        <w:t xml:space="preserve"> medical commodities and supplies (BF funds used to gap fil</w:t>
      </w:r>
      <w:r w:rsidR="00C14AF0">
        <w:rPr>
          <w:rFonts w:ascii="Aptos Narrow" w:hAnsi="Aptos Narrow" w:eastAsia="Aptos Narrow" w:cs="Aptos Narrow"/>
          <w:color w:val="000000" w:themeColor="text1"/>
        </w:rPr>
        <w:t>l</w:t>
      </w:r>
      <w:r w:rsidRPr="00D92B5F">
        <w:rPr>
          <w:rFonts w:ascii="Aptos Narrow" w:hAnsi="Aptos Narrow" w:eastAsia="Aptos Narrow" w:cs="Aptos Narrow"/>
          <w:color w:val="000000" w:themeColor="text1"/>
        </w:rPr>
        <w:t>)</w:t>
      </w:r>
      <w:r w:rsidR="00A31747">
        <w:rPr>
          <w:rFonts w:ascii="Aptos Narrow" w:hAnsi="Aptos Narrow" w:eastAsia="Aptos Narrow" w:cs="Aptos Narrow"/>
          <w:color w:val="000000" w:themeColor="text1"/>
        </w:rPr>
        <w:t xml:space="preserve">. CoG will </w:t>
      </w:r>
      <w:r w:rsidR="004A32BE">
        <w:rPr>
          <w:rFonts w:ascii="Aptos Narrow" w:hAnsi="Aptos Narrow" w:eastAsia="Aptos Narrow" w:cs="Aptos Narrow"/>
          <w:color w:val="000000" w:themeColor="text1"/>
        </w:rPr>
        <w:t>monitor</w:t>
      </w:r>
      <w:r w:rsidRPr="00D92B5F" w:rsidR="00A31747">
        <w:rPr>
          <w:rFonts w:ascii="Aptos Narrow" w:hAnsi="Aptos Narrow" w:eastAsia="Aptos Narrow" w:cs="Aptos Narrow"/>
          <w:color w:val="000000"/>
          <w14:ligatures w14:val="none"/>
        </w:rPr>
        <w:t xml:space="preserve"> </w:t>
      </w:r>
      <w:r w:rsidR="004A32BE">
        <w:rPr>
          <w:rFonts w:ascii="Aptos Narrow" w:hAnsi="Aptos Narrow" w:eastAsia="Aptos Narrow" w:cs="Aptos Narrow"/>
          <w:color w:val="000000"/>
          <w14:ligatures w14:val="none"/>
        </w:rPr>
        <w:t xml:space="preserve">the </w:t>
      </w:r>
      <w:r w:rsidRPr="004A32BE" w:rsidR="004A32BE">
        <w:rPr>
          <w:rFonts w:ascii="Aptos Narrow" w:hAnsi="Aptos Narrow" w:eastAsia="Aptos Narrow" w:cs="Aptos Narrow"/>
          <w:color w:val="000000" w:themeColor="text1"/>
        </w:rPr>
        <w:t xml:space="preserve">implementation of inter-county agreements </w:t>
      </w:r>
      <w:r w:rsidR="004A32BE">
        <w:rPr>
          <w:rFonts w:ascii="Aptos Narrow" w:hAnsi="Aptos Narrow" w:eastAsia="Aptos Narrow" w:cs="Aptos Narrow"/>
          <w:color w:val="000000" w:themeColor="text1"/>
        </w:rPr>
        <w:t xml:space="preserve">on Beginnings Fund and the </w:t>
      </w:r>
      <w:r w:rsidRPr="00D92B5F" w:rsidR="00A31747">
        <w:rPr>
          <w:rFonts w:ascii="Aptos Narrow" w:hAnsi="Aptos Narrow" w:eastAsia="Aptos Narrow" w:cs="Aptos Narrow"/>
          <w:color w:val="000000"/>
          <w14:ligatures w14:val="none"/>
        </w:rPr>
        <w:t>s</w:t>
      </w:r>
      <w:r w:rsidRPr="00D92B5F" w:rsidR="00A31747">
        <w:rPr>
          <w:rFonts w:ascii="Aptos Narrow" w:hAnsi="Aptos Narrow" w:eastAsia="Aptos Narrow" w:cs="Aptos Narrow"/>
          <w:color w:val="000000" w:themeColor="text1"/>
        </w:rPr>
        <w:t xml:space="preserve">cale-up of evidence-based interventions to address the primary drivers of maternal mortality, stillbirths, and neonatal mortality </w:t>
      </w:r>
      <w:r w:rsidR="00415240">
        <w:rPr>
          <w:rFonts w:ascii="Aptos Narrow" w:hAnsi="Aptos Narrow" w:eastAsia="Aptos Narrow" w:cs="Aptos Narrow"/>
          <w:color w:val="000000" w:themeColor="text1"/>
        </w:rPr>
        <w:t xml:space="preserve">through review of </w:t>
      </w:r>
      <w:r w:rsidR="0022534B">
        <w:rPr>
          <w:rFonts w:ascii="Aptos Narrow" w:hAnsi="Aptos Narrow" w:eastAsia="Aptos Narrow" w:cs="Aptos Narrow"/>
          <w:color w:val="000000" w:themeColor="text1"/>
        </w:rPr>
        <w:t xml:space="preserve">annual </w:t>
      </w:r>
      <w:r w:rsidR="00415240">
        <w:rPr>
          <w:rFonts w:ascii="Aptos Narrow" w:hAnsi="Aptos Narrow" w:eastAsia="Aptos Narrow" w:cs="Aptos Narrow"/>
          <w:color w:val="000000" w:themeColor="text1"/>
        </w:rPr>
        <w:t>workplan</w:t>
      </w:r>
      <w:r w:rsidR="0022534B">
        <w:rPr>
          <w:rFonts w:ascii="Aptos Narrow" w:hAnsi="Aptos Narrow" w:eastAsia="Aptos Narrow" w:cs="Aptos Narrow"/>
          <w:color w:val="000000" w:themeColor="text1"/>
        </w:rPr>
        <w:t xml:space="preserve">s </w:t>
      </w:r>
      <w:r w:rsidR="00732A25">
        <w:rPr>
          <w:rFonts w:ascii="Aptos Narrow" w:hAnsi="Aptos Narrow" w:eastAsia="Aptos Narrow" w:cs="Aptos Narrow"/>
          <w:color w:val="000000" w:themeColor="text1"/>
        </w:rPr>
        <w:t>to inform their integration into county systems</w:t>
      </w:r>
      <w:r w:rsidRPr="004A32BE" w:rsidR="004A32BE">
        <w:rPr>
          <w:rFonts w:ascii="Aptos Narrow" w:hAnsi="Aptos Narrow" w:eastAsia="Aptos Narrow" w:cs="Aptos Narrow"/>
          <w:color w:val="000000" w:themeColor="text1"/>
        </w:rPr>
        <w:t>.</w:t>
      </w:r>
    </w:p>
    <w:p w:rsidRPr="00D92B5F" w:rsidR="0018649A" w:rsidP="0058648A" w:rsidRDefault="0018649A" w14:paraId="498DF84B" w14:textId="4D2F7BD3">
      <w:pPr>
        <w:pStyle w:val="ListParagraph"/>
        <w:numPr>
          <w:ilvl w:val="0"/>
          <w:numId w:val="21"/>
        </w:numPr>
        <w:tabs>
          <w:tab w:val="left" w:pos="2388"/>
        </w:tabs>
        <w:spacing w:after="0" w:line="240" w:lineRule="auto"/>
        <w:jc w:val="both"/>
        <w:rPr>
          <w:rFonts w:ascii="Aptos Narrow" w:hAnsi="Aptos Narrow" w:eastAsia="Aptos Narrow" w:cs="Aptos Narrow"/>
          <w:color w:val="000000"/>
          <w14:ligatures w14:val="none"/>
        </w:rPr>
      </w:pPr>
      <w:r w:rsidRPr="00D92B5F">
        <w:rPr>
          <w:rFonts w:ascii="Aptos Narrow" w:hAnsi="Aptos Narrow" w:eastAsia="Aptos Narrow" w:cs="Aptos Narrow"/>
          <w:b/>
          <w:bCs/>
          <w:color w:val="000000"/>
          <w14:ligatures w14:val="none"/>
        </w:rPr>
        <w:t>Kenya Medical Supplies Agency</w:t>
      </w:r>
      <w:r w:rsidR="009E6698">
        <w:rPr>
          <w:rFonts w:ascii="Aptos Narrow" w:hAnsi="Aptos Narrow" w:eastAsia="Aptos Narrow" w:cs="Aptos Narrow"/>
          <w:b/>
          <w:bCs/>
          <w:color w:val="000000"/>
          <w14:ligatures w14:val="none"/>
        </w:rPr>
        <w:t xml:space="preserve"> and </w:t>
      </w:r>
      <w:r w:rsidR="00A41BFF">
        <w:rPr>
          <w:rFonts w:ascii="Aptos Narrow" w:hAnsi="Aptos Narrow" w:eastAsia="Aptos Narrow" w:cs="Aptos Narrow"/>
          <w:b/>
          <w:bCs/>
          <w:color w:val="000000"/>
          <w14:ligatures w14:val="none"/>
        </w:rPr>
        <w:t>Mission for Essential Drugs and Supplies</w:t>
      </w:r>
      <w:r w:rsidRPr="00D92B5F">
        <w:rPr>
          <w:rFonts w:ascii="Aptos Narrow" w:hAnsi="Aptos Narrow" w:eastAsia="Aptos Narrow" w:cs="Aptos Narrow"/>
          <w:b/>
          <w:bCs/>
          <w:color w:val="000000" w:themeColor="text1"/>
        </w:rPr>
        <w:t xml:space="preserve"> </w:t>
      </w:r>
      <w:r w:rsidRPr="00D92B5F">
        <w:rPr>
          <w:rFonts w:ascii="Aptos Narrow" w:hAnsi="Aptos Narrow" w:eastAsia="Aptos Narrow" w:cs="Aptos Narrow"/>
          <w:color w:val="000000" w:themeColor="text1"/>
        </w:rPr>
        <w:t>for the procurement of essential MNH commodities</w:t>
      </w:r>
      <w:r w:rsidR="00732A25">
        <w:rPr>
          <w:rFonts w:ascii="Aptos Narrow" w:hAnsi="Aptos Narrow" w:eastAsia="Aptos Narrow" w:cs="Aptos Narrow"/>
          <w:color w:val="000000" w:themeColor="text1"/>
        </w:rPr>
        <w:t>, last mile delivery,</w:t>
      </w:r>
      <w:r w:rsidRPr="00D92B5F">
        <w:rPr>
          <w:rFonts w:ascii="Aptos Narrow" w:hAnsi="Aptos Narrow" w:eastAsia="Aptos Narrow" w:cs="Aptos Narrow"/>
          <w:color w:val="000000" w:themeColor="text1"/>
        </w:rPr>
        <w:t xml:space="preserve"> and strengthening </w:t>
      </w:r>
      <w:r w:rsidRPr="00D92B5F">
        <w:rPr>
          <w:rFonts w:ascii="Aptos Narrow" w:hAnsi="Aptos Narrow" w:eastAsia="Aptos Narrow" w:cs="Aptos Narrow"/>
          <w:color w:val="000000"/>
          <w14:ligatures w14:val="none"/>
        </w:rPr>
        <w:t xml:space="preserve">the supply chain of the same </w:t>
      </w:r>
      <w:r w:rsidRPr="00D92B5F">
        <w:rPr>
          <w:rFonts w:ascii="Aptos Narrow" w:hAnsi="Aptos Narrow" w:eastAsia="Aptos Narrow" w:cs="Aptos Narrow"/>
          <w:color w:val="000000" w:themeColor="text1"/>
        </w:rPr>
        <w:t>commodities.</w:t>
      </w:r>
    </w:p>
    <w:p w:rsidRPr="00D92B5F" w:rsidR="0018649A" w:rsidP="0058648A" w:rsidRDefault="0018649A" w14:paraId="667B36A7" w14:textId="1DC9DF61">
      <w:pPr>
        <w:pStyle w:val="ListParagraph"/>
        <w:numPr>
          <w:ilvl w:val="0"/>
          <w:numId w:val="21"/>
        </w:numPr>
        <w:tabs>
          <w:tab w:val="left" w:pos="2388"/>
        </w:tabs>
        <w:spacing w:after="0" w:line="240" w:lineRule="auto"/>
        <w:jc w:val="both"/>
        <w:rPr>
          <w:rFonts w:ascii="Aptos Narrow" w:hAnsi="Aptos Narrow" w:eastAsia="Aptos Narrow" w:cs="Aptos Narrow"/>
          <w:color w:val="000000"/>
          <w14:ligatures w14:val="none"/>
        </w:rPr>
      </w:pPr>
      <w:r w:rsidRPr="00D92B5F">
        <w:rPr>
          <w:rFonts w:ascii="Aptos Narrow" w:hAnsi="Aptos Narrow" w:eastAsia="Aptos Narrow" w:cs="Aptos Narrow"/>
          <w:b/>
          <w:bCs/>
          <w:color w:val="000000"/>
          <w14:ligatures w14:val="none"/>
        </w:rPr>
        <w:t xml:space="preserve">Kenya </w:t>
      </w:r>
      <w:r w:rsidR="004A0704">
        <w:rPr>
          <w:rFonts w:ascii="Aptos Narrow" w:hAnsi="Aptos Narrow" w:eastAsia="Aptos Narrow" w:cs="Aptos Narrow"/>
          <w:b/>
          <w:bCs/>
          <w:color w:val="000000"/>
          <w14:ligatures w14:val="none"/>
        </w:rPr>
        <w:t>National Blood Transfusion Services</w:t>
      </w:r>
      <w:r w:rsidRPr="00D92B5F">
        <w:rPr>
          <w:rFonts w:ascii="Aptos Narrow" w:hAnsi="Aptos Narrow" w:eastAsia="Aptos Narrow" w:cs="Aptos Narrow"/>
          <w:b/>
          <w:bCs/>
          <w:color w:val="000000"/>
          <w14:ligatures w14:val="none"/>
        </w:rPr>
        <w:t xml:space="preserve"> – </w:t>
      </w:r>
      <w:r w:rsidRPr="00D92B5F">
        <w:rPr>
          <w:rFonts w:ascii="Aptos Narrow" w:hAnsi="Aptos Narrow" w:eastAsia="Aptos Narrow" w:cs="Aptos Narrow"/>
          <w:color w:val="000000"/>
          <w14:ligatures w14:val="none"/>
        </w:rPr>
        <w:t>availability of quality blood and blood products through catalytic procurement of reagents and consumables for screening blood</w:t>
      </w:r>
    </w:p>
    <w:p w:rsidRPr="00D92B5F" w:rsidR="0018649A" w:rsidP="0058648A" w:rsidRDefault="0018649A" w14:paraId="1FEC839B" w14:textId="0177A7AF">
      <w:pPr>
        <w:pStyle w:val="ListParagraph"/>
        <w:numPr>
          <w:ilvl w:val="0"/>
          <w:numId w:val="21"/>
        </w:numPr>
        <w:tabs>
          <w:tab w:val="left" w:pos="2388"/>
        </w:tabs>
        <w:spacing w:after="0" w:line="240" w:lineRule="auto"/>
        <w:jc w:val="both"/>
        <w:rPr>
          <w:rFonts w:ascii="Aptos Narrow" w:hAnsi="Aptos Narrow" w:eastAsia="Aptos Narrow" w:cs="Aptos Narrow"/>
          <w:color w:val="000000"/>
          <w14:ligatures w14:val="none"/>
        </w:rPr>
      </w:pPr>
      <w:r w:rsidRPr="00D92B5F">
        <w:rPr>
          <w:rFonts w:ascii="Aptos Narrow" w:hAnsi="Aptos Narrow" w:eastAsia="Aptos Narrow" w:cs="Aptos Narrow"/>
          <w:b/>
          <w:bCs/>
          <w:color w:val="000000"/>
          <w14:ligatures w14:val="none"/>
        </w:rPr>
        <w:t xml:space="preserve">Digital Health Agency </w:t>
      </w:r>
      <w:r w:rsidR="002B4C93">
        <w:rPr>
          <w:rFonts w:ascii="Aptos Narrow" w:hAnsi="Aptos Narrow" w:eastAsia="Aptos Narrow" w:cs="Aptos Narrow"/>
          <w:color w:val="000000"/>
          <w14:ligatures w14:val="none"/>
        </w:rPr>
        <w:t xml:space="preserve">is the dedicated government </w:t>
      </w:r>
      <w:r w:rsidR="00FA59CE">
        <w:rPr>
          <w:rFonts w:ascii="Aptos Narrow" w:hAnsi="Aptos Narrow" w:eastAsia="Aptos Narrow" w:cs="Aptos Narrow"/>
          <w:color w:val="000000"/>
          <w14:ligatures w14:val="none"/>
        </w:rPr>
        <w:t>agency charged</w:t>
      </w:r>
      <w:r w:rsidR="002B4C93">
        <w:rPr>
          <w:rFonts w:ascii="Aptos Narrow" w:hAnsi="Aptos Narrow" w:eastAsia="Aptos Narrow" w:cs="Aptos Narrow"/>
          <w:color w:val="000000"/>
          <w14:ligatures w14:val="none"/>
        </w:rPr>
        <w:t xml:space="preserve"> to </w:t>
      </w:r>
      <w:r w:rsidRPr="002B4C93" w:rsidR="002B4C93">
        <w:rPr>
          <w:rFonts w:ascii="Aptos Narrow" w:hAnsi="Aptos Narrow" w:eastAsia="Aptos Narrow" w:cs="Aptos Narrow"/>
          <w:color w:val="000000"/>
          <w14:ligatures w14:val="none"/>
        </w:rPr>
        <w:t>deliver essential digital health services that support the entire healthcare ecosystem in Kenya through comprehensive integrated health information systems</w:t>
      </w:r>
      <w:r w:rsidR="002B4C93">
        <w:rPr>
          <w:rFonts w:ascii="Aptos Narrow" w:hAnsi="Aptos Narrow" w:eastAsia="Aptos Narrow" w:cs="Aptos Narrow"/>
          <w:color w:val="000000"/>
          <w14:ligatures w14:val="none"/>
        </w:rPr>
        <w:t xml:space="preserve">. They will </w:t>
      </w:r>
      <w:r w:rsidRPr="00D92B5F">
        <w:rPr>
          <w:rFonts w:ascii="Aptos Narrow" w:hAnsi="Aptos Narrow" w:eastAsia="Aptos Narrow" w:cs="Aptos Narrow"/>
          <w:color w:val="000000"/>
          <w14:ligatures w14:val="none"/>
        </w:rPr>
        <w:t xml:space="preserve">lead </w:t>
      </w:r>
      <w:r w:rsidR="00A65042">
        <w:rPr>
          <w:rFonts w:ascii="Aptos Narrow" w:hAnsi="Aptos Narrow" w:eastAsia="Aptos Narrow" w:cs="Aptos Narrow"/>
          <w:color w:val="000000"/>
          <w14:ligatures w14:val="none"/>
        </w:rPr>
        <w:t xml:space="preserve">alongside the </w:t>
      </w:r>
      <w:r w:rsidR="002B4C93">
        <w:rPr>
          <w:rFonts w:ascii="Aptos Narrow" w:hAnsi="Aptos Narrow" w:eastAsia="Aptos Narrow" w:cs="Aptos Narrow"/>
          <w:color w:val="000000"/>
          <w14:ligatures w14:val="none"/>
        </w:rPr>
        <w:t xml:space="preserve">programme M &amp;E </w:t>
      </w:r>
      <w:r w:rsidR="00A65042">
        <w:rPr>
          <w:rFonts w:ascii="Aptos Narrow" w:hAnsi="Aptos Narrow" w:eastAsia="Aptos Narrow" w:cs="Aptos Narrow"/>
          <w:color w:val="000000"/>
          <w14:ligatures w14:val="none"/>
        </w:rPr>
        <w:t xml:space="preserve">partner </w:t>
      </w:r>
      <w:r w:rsidR="002B4C93">
        <w:rPr>
          <w:rFonts w:ascii="Aptos Narrow" w:hAnsi="Aptos Narrow" w:eastAsia="Aptos Narrow" w:cs="Aptos Narrow"/>
          <w:color w:val="000000"/>
          <w14:ligatures w14:val="none"/>
        </w:rPr>
        <w:t xml:space="preserve">(ICHRK) </w:t>
      </w:r>
      <w:r w:rsidR="00A65042">
        <w:rPr>
          <w:rFonts w:ascii="Aptos Narrow" w:hAnsi="Aptos Narrow" w:eastAsia="Aptos Narrow" w:cs="Aptos Narrow"/>
          <w:color w:val="000000"/>
          <w14:ligatures w14:val="none"/>
        </w:rPr>
        <w:t xml:space="preserve">in the </w:t>
      </w:r>
      <w:r w:rsidRPr="00D92B5F">
        <w:rPr>
          <w:rFonts w:ascii="Aptos Narrow" w:hAnsi="Aptos Narrow" w:eastAsia="Aptos Narrow" w:cs="Aptos Narrow"/>
          <w:color w:val="000000"/>
          <w14:ligatures w14:val="none"/>
        </w:rPr>
        <w:t>development and integration of the maternal-newborn dataset into Taifa care (national EMR), develop county and national level dashboards, support data for QI, integration of eLIMS</w:t>
      </w:r>
    </w:p>
    <w:p w:rsidRPr="00D92B5F" w:rsidR="0018649A" w:rsidP="0058648A" w:rsidRDefault="006C3A76" w14:paraId="4F818A1B" w14:textId="273B82A0">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14:ligatures w14:val="none"/>
        </w:rPr>
      </w:pPr>
      <w:r>
        <w:rPr>
          <w:rFonts w:ascii="Aptos Narrow" w:hAnsi="Aptos Narrow" w:eastAsia="Aptos Narrow" w:cs="Aptos Narrow"/>
          <w:b/>
          <w:bCs/>
          <w:color w:val="000000"/>
          <w14:ligatures w14:val="none"/>
        </w:rPr>
        <w:t>Aga Khan University which implement</w:t>
      </w:r>
      <w:r w:rsidR="004074FD">
        <w:rPr>
          <w:rFonts w:ascii="Aptos Narrow" w:hAnsi="Aptos Narrow" w:eastAsia="Aptos Narrow" w:cs="Aptos Narrow"/>
          <w:b/>
          <w:bCs/>
          <w:color w:val="000000"/>
          <w14:ligatures w14:val="none"/>
        </w:rPr>
        <w:t>s</w:t>
      </w:r>
      <w:r>
        <w:rPr>
          <w:rFonts w:ascii="Aptos Narrow" w:hAnsi="Aptos Narrow" w:eastAsia="Aptos Narrow" w:cs="Aptos Narrow"/>
          <w:b/>
          <w:bCs/>
          <w:color w:val="000000"/>
          <w14:ligatures w14:val="none"/>
        </w:rPr>
        <w:t xml:space="preserve"> the </w:t>
      </w:r>
      <w:r w:rsidRPr="00D92B5F" w:rsidR="0018649A">
        <w:rPr>
          <w:rFonts w:ascii="Aptos Narrow" w:hAnsi="Aptos Narrow" w:eastAsia="Aptos Narrow" w:cs="Aptos Narrow"/>
          <w:b/>
          <w:bCs/>
          <w:color w:val="000000"/>
          <w14:ligatures w14:val="none"/>
        </w:rPr>
        <w:t>NEST</w:t>
      </w:r>
      <w:r>
        <w:rPr>
          <w:rFonts w:ascii="Aptos Narrow" w:hAnsi="Aptos Narrow" w:eastAsia="Aptos Narrow" w:cs="Aptos Narrow"/>
          <w:b/>
          <w:bCs/>
          <w:color w:val="000000"/>
          <w14:ligatures w14:val="none"/>
        </w:rPr>
        <w:t xml:space="preserve"> program in Keny</w:t>
      </w:r>
      <w:r w:rsidR="21242896">
        <w:rPr>
          <w:rFonts w:ascii="Aptos Narrow" w:hAnsi="Aptos Narrow" w:eastAsia="Aptos Narrow" w:cs="Aptos Narrow"/>
          <w:b/>
          <w:bCs/>
          <w:color w:val="000000"/>
          <w14:ligatures w14:val="none"/>
        </w:rPr>
        <w:t>a</w:t>
      </w:r>
      <w:r>
        <w:rPr>
          <w:rFonts w:ascii="Aptos Narrow" w:hAnsi="Aptos Narrow" w:eastAsia="Aptos Narrow" w:cs="Aptos Narrow"/>
          <w:b/>
          <w:bCs/>
          <w:color w:val="000000"/>
          <w14:ligatures w14:val="none"/>
        </w:rPr>
        <w:t xml:space="preserve"> will</w:t>
      </w:r>
      <w:r w:rsidRPr="00D92B5F" w:rsidR="0018649A">
        <w:rPr>
          <w:rFonts w:ascii="Aptos Narrow" w:hAnsi="Aptos Narrow" w:eastAsia="Aptos Narrow" w:cs="Aptos Narrow"/>
          <w:b/>
          <w:bCs/>
          <w:color w:val="000000"/>
          <w14:ligatures w14:val="none"/>
        </w:rPr>
        <w:t xml:space="preserve"> </w:t>
      </w:r>
      <w:r w:rsidRPr="00D92B5F" w:rsidR="0018649A">
        <w:rPr>
          <w:rFonts w:ascii="Aptos Narrow" w:hAnsi="Aptos Narrow" w:eastAsia="Aptos Narrow" w:cs="Aptos Narrow"/>
          <w:color w:val="000000"/>
          <w14:ligatures w14:val="none"/>
        </w:rPr>
        <w:t xml:space="preserve">lead with installation of </w:t>
      </w:r>
      <w:r w:rsidR="006A6DE1">
        <w:rPr>
          <w:rFonts w:ascii="Aptos Narrow" w:hAnsi="Aptos Narrow" w:eastAsia="Aptos Narrow" w:cs="Aptos Narrow"/>
          <w:color w:val="000000"/>
          <w14:ligatures w14:val="none"/>
        </w:rPr>
        <w:t xml:space="preserve">newborn </w:t>
      </w:r>
      <w:r w:rsidRPr="00D92B5F" w:rsidR="0018649A">
        <w:rPr>
          <w:rFonts w:ascii="Aptos Narrow" w:hAnsi="Aptos Narrow" w:eastAsia="Aptos Narrow" w:cs="Aptos Narrow"/>
          <w:color w:val="000000"/>
          <w14:ligatures w14:val="none"/>
        </w:rPr>
        <w:t>equipment and scale-up of evidence based SSNC interventions through training and mentorship for health workers and biomed</w:t>
      </w:r>
      <w:r w:rsidR="006A6DE1">
        <w:rPr>
          <w:rFonts w:ascii="Aptos Narrow" w:hAnsi="Aptos Narrow" w:eastAsia="Aptos Narrow" w:cs="Aptos Narrow"/>
          <w:color w:val="000000"/>
          <w14:ligatures w14:val="none"/>
        </w:rPr>
        <w:t>ical technician</w:t>
      </w:r>
      <w:r w:rsidRPr="00D92B5F" w:rsidR="0018649A">
        <w:rPr>
          <w:rFonts w:ascii="Aptos Narrow" w:hAnsi="Aptos Narrow" w:eastAsia="Aptos Narrow" w:cs="Aptos Narrow"/>
          <w:color w:val="000000"/>
          <w14:ligatures w14:val="none"/>
        </w:rPr>
        <w:t>s, use of data for QI</w:t>
      </w:r>
      <w:r w:rsidR="00F525FD">
        <w:rPr>
          <w:rFonts w:ascii="Aptos Narrow" w:hAnsi="Aptos Narrow" w:eastAsia="Aptos Narrow" w:cs="Aptos Narrow"/>
          <w:color w:val="000000"/>
          <w14:ligatures w14:val="none"/>
        </w:rPr>
        <w:t xml:space="preserve"> in </w:t>
      </w:r>
      <w:r w:rsidR="00CB0716">
        <w:rPr>
          <w:rFonts w:ascii="Aptos Narrow" w:hAnsi="Aptos Narrow" w:eastAsia="Aptos Narrow" w:cs="Aptos Narrow"/>
          <w:color w:val="000000"/>
          <w14:ligatures w14:val="none"/>
        </w:rPr>
        <w:t>newborn care</w:t>
      </w:r>
      <w:r w:rsidR="00F525FD">
        <w:rPr>
          <w:rFonts w:ascii="Aptos Narrow" w:hAnsi="Aptos Narrow" w:eastAsia="Aptos Narrow" w:cs="Aptos Narrow"/>
          <w:color w:val="000000"/>
          <w14:ligatures w14:val="none"/>
        </w:rPr>
        <w:t xml:space="preserve"> in 15 intensive counties and provide technical assistance </w:t>
      </w:r>
      <w:r w:rsidR="00972862">
        <w:rPr>
          <w:rFonts w:ascii="Aptos Narrow" w:hAnsi="Aptos Narrow" w:eastAsia="Aptos Narrow" w:cs="Aptos Narrow"/>
          <w:color w:val="000000"/>
          <w14:ligatures w14:val="none"/>
        </w:rPr>
        <w:t>on newborn care</w:t>
      </w:r>
      <w:r w:rsidR="00F525FD">
        <w:rPr>
          <w:rFonts w:ascii="Aptos Narrow" w:hAnsi="Aptos Narrow" w:eastAsia="Aptos Narrow" w:cs="Aptos Narrow"/>
          <w:color w:val="000000"/>
          <w14:ligatures w14:val="none"/>
        </w:rPr>
        <w:t xml:space="preserve"> to the maternal partners implementing in the </w:t>
      </w:r>
      <w:r w:rsidR="007941F6">
        <w:rPr>
          <w:rFonts w:ascii="Aptos Narrow" w:hAnsi="Aptos Narrow" w:eastAsia="Aptos Narrow" w:cs="Aptos Narrow"/>
          <w:color w:val="000000"/>
          <w14:ligatures w14:val="none"/>
        </w:rPr>
        <w:t xml:space="preserve">6 </w:t>
      </w:r>
      <w:r w:rsidR="00F525FD">
        <w:rPr>
          <w:rFonts w:ascii="Aptos Narrow" w:hAnsi="Aptos Narrow" w:eastAsia="Aptos Narrow" w:cs="Aptos Narrow"/>
          <w:color w:val="000000"/>
          <w14:ligatures w14:val="none"/>
        </w:rPr>
        <w:t>equity counties</w:t>
      </w:r>
      <w:r w:rsidR="00972862">
        <w:rPr>
          <w:rFonts w:ascii="Aptos Narrow" w:hAnsi="Aptos Narrow" w:eastAsia="Aptos Narrow" w:cs="Aptos Narrow"/>
          <w:color w:val="000000"/>
          <w14:ligatures w14:val="none"/>
        </w:rPr>
        <w:t xml:space="preserve"> </w:t>
      </w:r>
    </w:p>
    <w:p w:rsidR="0018649A" w:rsidP="0058648A" w:rsidRDefault="007941F6" w14:paraId="379BFB83" w14:textId="1802767C">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14:ligatures w14:val="none"/>
        </w:rPr>
      </w:pPr>
      <w:r w:rsidR="007941F6">
        <w:rPr>
          <w:rFonts w:ascii="Aptos Narrow" w:hAnsi="Aptos Narrow" w:eastAsia="Aptos Narrow" w:cs="Aptos Narrow"/>
          <w:b w:val="1"/>
          <w:bCs w:val="1"/>
          <w:color w:val="000000"/>
          <w14:ligatures w14:val="none"/>
        </w:rPr>
        <w:t>Jacara</w:t>
      </w:r>
      <w:r w:rsidR="00BB7C21">
        <w:rPr>
          <w:rFonts w:ascii="Aptos Narrow" w:hAnsi="Aptos Narrow" w:eastAsia="Aptos Narrow" w:cs="Aptos Narrow"/>
          <w:b w:val="1"/>
          <w:bCs w:val="1"/>
          <w:color w:val="000000"/>
          <w14:ligatures w14:val="none"/>
        </w:rPr>
        <w:t>n</w:t>
      </w:r>
      <w:r w:rsidR="007941F6">
        <w:rPr>
          <w:rFonts w:ascii="Aptos Narrow" w:hAnsi="Aptos Narrow" w:eastAsia="Aptos Narrow" w:cs="Aptos Narrow"/>
          <w:b w:val="1"/>
          <w:bCs w:val="1"/>
          <w:color w:val="000000"/>
          <w14:ligatures w14:val="none"/>
        </w:rPr>
        <w:t>da Health</w:t>
      </w:r>
      <w:r w:rsidRPr="00D92B5F" w:rsidR="0018649A">
        <w:rPr>
          <w:rFonts w:ascii="Aptos Narrow" w:hAnsi="Aptos Narrow" w:eastAsia="Aptos Narrow" w:cs="Aptos Narrow"/>
          <w:b w:val="1"/>
          <w:bCs w:val="1"/>
          <w:color w:val="000000"/>
          <w14:ligatures w14:val="none"/>
        </w:rPr>
        <w:t xml:space="preserve">- </w:t>
      </w:r>
      <w:r w:rsidRPr="00D92B5F" w:rsidR="0018649A">
        <w:rPr>
          <w:rFonts w:ascii="Aptos Narrow" w:hAnsi="Aptos Narrow" w:eastAsia="Aptos Narrow" w:cs="Aptos Narrow"/>
          <w:color w:val="000000"/>
          <w14:ligatures w14:val="none"/>
        </w:rPr>
        <w:t xml:space="preserve">lead with installation of equipment and scale-up of </w:t>
      </w:r>
      <w:commentRangeStart w:id="613505437"/>
      <w:r w:rsidRPr="00D92B5F" w:rsidR="0018649A">
        <w:rPr>
          <w:rFonts w:ascii="Aptos Narrow" w:hAnsi="Aptos Narrow" w:eastAsia="Aptos Narrow" w:cs="Aptos Narrow"/>
          <w:color w:val="000000"/>
          <w14:ligatures w14:val="none"/>
        </w:rPr>
        <w:t xml:space="preserve">evidence based </w:t>
      </w:r>
      <w:r w:rsidR="00FA59CE">
        <w:rPr>
          <w:rFonts w:ascii="Aptos Narrow" w:hAnsi="Aptos Narrow" w:eastAsia="Aptos Narrow" w:cs="Aptos Narrow"/>
          <w:color w:val="000000"/>
          <w14:ligatures w14:val="none"/>
        </w:rPr>
        <w:t>f</w:t>
      </w:r>
      <w:commentRangeEnd w:id="613505437"/>
      <w:r>
        <w:rPr>
          <w:rStyle w:val="CommentReference"/>
        </w:rPr>
        <w:commentReference w:id="613505437"/>
      </w:r>
      <w:r w:rsidR="00FA59CE">
        <w:rPr>
          <w:rFonts w:ascii="Aptos Narrow" w:hAnsi="Aptos Narrow" w:eastAsia="Aptos Narrow" w:cs="Aptos Narrow"/>
          <w:color w:val="000000"/>
          <w14:ligatures w14:val="none"/>
        </w:rPr>
        <w:t>or</w:t>
      </w:r>
      <w:r w:rsidRPr="00D92B5F" w:rsidR="0018649A">
        <w:rPr>
          <w:rFonts w:ascii="Aptos Narrow" w:hAnsi="Aptos Narrow" w:eastAsia="Aptos Narrow" w:cs="Aptos Narrow"/>
          <w:color w:val="000000"/>
          <w14:ligatures w14:val="none"/>
        </w:rPr>
        <w:t xml:space="preserve"> maternal (ANC, intrapartum, </w:t>
      </w:r>
      <w:r w:rsidRPr="00D92B5F" w:rsidR="0018649A">
        <w:rPr>
          <w:rFonts w:ascii="Aptos Narrow" w:hAnsi="Aptos Narrow" w:eastAsia="Aptos Narrow" w:cs="Aptos Narrow"/>
          <w:color w:val="000000"/>
          <w14:ligatures w14:val="none"/>
        </w:rPr>
        <w:t xml:space="preserve">labour</w:t>
      </w:r>
      <w:r w:rsidRPr="00D92B5F" w:rsidR="0018649A">
        <w:rPr>
          <w:rFonts w:ascii="Aptos Narrow" w:hAnsi="Aptos Narrow" w:eastAsia="Aptos Narrow" w:cs="Aptos Narrow"/>
          <w:color w:val="000000"/>
          <w14:ligatures w14:val="none"/>
        </w:rPr>
        <w:t xml:space="preserve">, </w:t>
      </w:r>
      <w:r w:rsidRPr="00D92B5F" w:rsidR="0018649A">
        <w:rPr>
          <w:rFonts w:ascii="Aptos Narrow" w:hAnsi="Aptos Narrow" w:eastAsia="Aptos Narrow" w:cs="Aptos Narrow"/>
          <w:color w:val="000000"/>
          <w14:ligatures w14:val="none"/>
        </w:rPr>
        <w:t xml:space="preserve">delivery</w:t>
      </w:r>
      <w:r w:rsidRPr="00D92B5F" w:rsidR="0018649A">
        <w:rPr>
          <w:rFonts w:ascii="Aptos Narrow" w:hAnsi="Aptos Narrow" w:eastAsia="Aptos Narrow" w:cs="Aptos Narrow"/>
          <w:color w:val="000000"/>
          <w14:ligatures w14:val="none"/>
        </w:rPr>
        <w:t xml:space="preserve"> and immediate post-partum) interventions through training and mentorship for health workers and </w:t>
      </w:r>
      <w:r w:rsidRPr="00D92B5F" w:rsidR="0018649A">
        <w:rPr>
          <w:rFonts w:ascii="Aptos Narrow" w:hAnsi="Aptos Narrow" w:eastAsia="Aptos Narrow" w:cs="Aptos Narrow"/>
          <w:color w:val="000000"/>
          <w14:ligatures w14:val="none"/>
        </w:rPr>
        <w:t xml:space="preserve">biomeds</w:t>
      </w:r>
      <w:r w:rsidRPr="00D92B5F" w:rsidR="0018649A">
        <w:rPr>
          <w:rFonts w:ascii="Aptos Narrow" w:hAnsi="Aptos Narrow" w:eastAsia="Aptos Narrow" w:cs="Aptos Narrow"/>
          <w:color w:val="000000"/>
          <w14:ligatures w14:val="none"/>
        </w:rPr>
        <w:t xml:space="preserve">, use of data for QI</w:t>
      </w:r>
      <w:r w:rsidR="007941F6">
        <w:rPr>
          <w:rFonts w:ascii="Aptos Narrow" w:hAnsi="Aptos Narrow" w:eastAsia="Aptos Narrow" w:cs="Aptos Narrow"/>
          <w:color w:val="000000"/>
          <w14:ligatures w14:val="none"/>
        </w:rPr>
        <w:t xml:space="preserve"> in </w:t>
      </w:r>
      <w:r w:rsidR="00DF137B">
        <w:rPr>
          <w:rFonts w:ascii="Aptos Narrow" w:hAnsi="Aptos Narrow" w:eastAsia="Aptos Narrow" w:cs="Aptos Narrow"/>
          <w:color w:val="000000"/>
          <w14:ligatures w14:val="none"/>
        </w:rPr>
        <w:t>nin</w:t>
      </w:r>
      <w:r w:rsidR="001A6B2C">
        <w:rPr>
          <w:rFonts w:ascii="Aptos Narrow" w:hAnsi="Aptos Narrow" w:eastAsia="Aptos Narrow" w:cs="Aptos Narrow"/>
          <w:color w:val="000000"/>
          <w14:ligatures w14:val="none"/>
        </w:rPr>
        <w:t>e</w:t>
      </w:r>
      <w:r w:rsidR="00E821DD">
        <w:rPr>
          <w:rFonts w:ascii="Aptos Narrow" w:hAnsi="Aptos Narrow" w:eastAsia="Aptos Narrow" w:cs="Aptos Narrow"/>
          <w:color w:val="000000"/>
          <w14:ligatures w14:val="none"/>
        </w:rPr>
        <w:t xml:space="preserve"> </w:t>
      </w:r>
      <w:r w:rsidR="000F5FDC">
        <w:rPr>
          <w:rFonts w:ascii="Aptos Narrow" w:hAnsi="Aptos Narrow" w:eastAsia="Aptos Narrow" w:cs="Aptos Narrow"/>
          <w:color w:val="000000"/>
          <w14:ligatures w14:val="none"/>
        </w:rPr>
        <w:t>intensive counties</w:t>
      </w:r>
      <w:r w:rsidR="00E821DD">
        <w:rPr>
          <w:rFonts w:ascii="Aptos Narrow" w:hAnsi="Aptos Narrow" w:eastAsia="Aptos Narrow" w:cs="Aptos Narrow"/>
          <w:color w:val="000000"/>
          <w14:ligatures w14:val="none"/>
        </w:rPr>
        <w:t xml:space="preserve"> </w:t>
      </w:r>
      <w:r w:rsidR="00045C86">
        <w:rPr>
          <w:rFonts w:ascii="Aptos Narrow" w:hAnsi="Aptos Narrow" w:eastAsia="Aptos Narrow" w:cs="Aptos Narrow"/>
          <w:color w:val="000000"/>
          <w14:ligatures w14:val="none"/>
        </w:rPr>
        <w:t xml:space="preserve">while prioritizing counties they already </w:t>
      </w:r>
      <w:r w:rsidR="00CD5344">
        <w:rPr>
          <w:rFonts w:ascii="Aptos Narrow" w:hAnsi="Aptos Narrow" w:eastAsia="Aptos Narrow" w:cs="Aptos Narrow"/>
          <w:color w:val="000000"/>
          <w14:ligatures w14:val="none"/>
        </w:rPr>
        <w:t xml:space="preserve">are implementing </w:t>
      </w:r>
      <w:r w:rsidR="00CD5344">
        <w:rPr>
          <w:rFonts w:ascii="Aptos Narrow" w:hAnsi="Aptos Narrow" w:eastAsia="Aptos Narrow" w:cs="Aptos Narrow"/>
          <w:color w:val="000000"/>
          <w14:ligatures w14:val="none"/>
        </w:rPr>
        <w:t>program</w:t>
      </w:r>
      <w:r w:rsidR="00E00B64">
        <w:rPr>
          <w:rFonts w:ascii="Aptos Narrow" w:hAnsi="Aptos Narrow" w:eastAsia="Aptos Narrow" w:cs="Aptos Narrow"/>
          <w:color w:val="000000"/>
          <w14:ligatures w14:val="none"/>
        </w:rPr>
        <w:t>mes</w:t>
      </w:r>
      <w:r w:rsidR="00E00B64">
        <w:rPr>
          <w:rFonts w:ascii="Aptos Narrow" w:hAnsi="Aptos Narrow" w:eastAsia="Aptos Narrow" w:cs="Aptos Narrow"/>
          <w:color w:val="000000"/>
          <w14:ligatures w14:val="none"/>
        </w:rPr>
        <w:t xml:space="preserve"> in.</w:t>
      </w:r>
    </w:p>
    <w:p w:rsidR="00993C10" w:rsidP="0058648A" w:rsidRDefault="00993C10" w14:paraId="3095CF1D" w14:textId="539A4777">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14:ligatures w14:val="none"/>
        </w:rPr>
      </w:pPr>
      <w:r>
        <w:rPr>
          <w:rFonts w:ascii="Aptos Narrow" w:hAnsi="Aptos Narrow" w:eastAsia="Aptos Narrow" w:cs="Aptos Narrow"/>
          <w:b/>
          <w:bCs/>
          <w:color w:val="000000"/>
          <w14:ligatures w14:val="none"/>
        </w:rPr>
        <w:t>Lwala Community Health Alliance</w:t>
      </w:r>
      <w:r w:rsidRPr="00D92B5F">
        <w:rPr>
          <w:rFonts w:ascii="Aptos Narrow" w:hAnsi="Aptos Narrow" w:eastAsia="Aptos Narrow" w:cs="Aptos Narrow"/>
          <w:b/>
          <w:bCs/>
          <w:color w:val="000000"/>
          <w14:ligatures w14:val="none"/>
        </w:rPr>
        <w:t xml:space="preserve">- </w:t>
      </w:r>
      <w:r w:rsidRPr="00D92B5F">
        <w:rPr>
          <w:rFonts w:ascii="Aptos Narrow" w:hAnsi="Aptos Narrow" w:eastAsia="Aptos Narrow" w:cs="Aptos Narrow"/>
          <w:color w:val="000000"/>
          <w14:ligatures w14:val="none"/>
        </w:rPr>
        <w:t xml:space="preserve">lead with installation of equipment and scale-up of evidence based </w:t>
      </w:r>
      <w:r>
        <w:rPr>
          <w:rFonts w:ascii="Aptos Narrow" w:hAnsi="Aptos Narrow" w:eastAsia="Aptos Narrow" w:cs="Aptos Narrow"/>
          <w:color w:val="000000"/>
          <w14:ligatures w14:val="none"/>
        </w:rPr>
        <w:t>for</w:t>
      </w:r>
      <w:r w:rsidRPr="00D92B5F">
        <w:rPr>
          <w:rFonts w:ascii="Aptos Narrow" w:hAnsi="Aptos Narrow" w:eastAsia="Aptos Narrow" w:cs="Aptos Narrow"/>
          <w:color w:val="000000"/>
          <w14:ligatures w14:val="none"/>
        </w:rPr>
        <w:t xml:space="preserve"> maternal (ANC, intrapartum, labour, delivery and immediate post-partum) interventions through training and mentorship for health workers and biomeds, use of data for QI</w:t>
      </w:r>
      <w:r>
        <w:rPr>
          <w:rFonts w:ascii="Aptos Narrow" w:hAnsi="Aptos Narrow" w:eastAsia="Aptos Narrow" w:cs="Aptos Narrow"/>
          <w:color w:val="000000"/>
          <w14:ligatures w14:val="none"/>
        </w:rPr>
        <w:t xml:space="preserve"> in five intensive counties while prioritizing counties they already are implementing programmes in.</w:t>
      </w:r>
    </w:p>
    <w:p w:rsidR="00045C86" w:rsidP="0058648A" w:rsidRDefault="00045C86" w14:paraId="5EE5E790" w14:textId="3B143198">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14:ligatures w14:val="none"/>
        </w:rPr>
      </w:pPr>
      <w:r>
        <w:rPr>
          <w:rFonts w:ascii="Aptos Narrow" w:hAnsi="Aptos Narrow" w:eastAsia="Aptos Narrow" w:cs="Aptos Narrow"/>
          <w:b/>
          <w:bCs/>
          <w:color w:val="000000"/>
          <w14:ligatures w14:val="none"/>
        </w:rPr>
        <w:t>Kenya</w:t>
      </w:r>
      <w:r w:rsidR="002B4C93">
        <w:rPr>
          <w:rFonts w:ascii="Aptos Narrow" w:hAnsi="Aptos Narrow" w:eastAsia="Aptos Narrow" w:cs="Aptos Narrow"/>
          <w:b/>
          <w:bCs/>
          <w:color w:val="000000"/>
          <w14:ligatures w14:val="none"/>
        </w:rPr>
        <w:t xml:space="preserve"> Red Cross</w:t>
      </w:r>
      <w:r w:rsidR="4216CD04">
        <w:rPr>
          <w:rFonts w:ascii="Aptos Narrow" w:hAnsi="Aptos Narrow" w:eastAsia="Aptos Narrow" w:cs="Aptos Narrow"/>
          <w:b/>
          <w:bCs/>
          <w:color w:val="000000"/>
          <w14:ligatures w14:val="none"/>
        </w:rPr>
        <w:t xml:space="preserve"> Society (KRCS)</w:t>
      </w:r>
      <w:r w:rsidR="00D477FB">
        <w:rPr>
          <w:rFonts w:ascii="Aptos Narrow" w:hAnsi="Aptos Narrow" w:eastAsia="Aptos Narrow" w:cs="Aptos Narrow"/>
          <w:b/>
          <w:bCs/>
          <w:color w:val="000000"/>
          <w14:ligatures w14:val="none"/>
        </w:rPr>
        <w:t xml:space="preserve"> -</w:t>
      </w:r>
      <w:r w:rsidRPr="00D92B5F">
        <w:rPr>
          <w:rFonts w:ascii="Aptos Narrow" w:hAnsi="Aptos Narrow" w:eastAsia="Aptos Narrow" w:cs="Aptos Narrow"/>
          <w:b/>
          <w:bCs/>
          <w:color w:val="000000"/>
          <w14:ligatures w14:val="none"/>
        </w:rPr>
        <w:t xml:space="preserve"> </w:t>
      </w:r>
      <w:r w:rsidRPr="00D92B5F">
        <w:rPr>
          <w:rFonts w:ascii="Aptos Narrow" w:hAnsi="Aptos Narrow" w:eastAsia="Aptos Narrow" w:cs="Aptos Narrow"/>
          <w:color w:val="000000"/>
          <w14:ligatures w14:val="none"/>
        </w:rPr>
        <w:t>lead with installation of equipment and scale-up of evidence based of maternal (ANC, intrapartum, labour, delivery and immediate post-partum)</w:t>
      </w:r>
      <w:r w:rsidR="00D477FB">
        <w:rPr>
          <w:rFonts w:ascii="Aptos Narrow" w:hAnsi="Aptos Narrow" w:eastAsia="Aptos Narrow" w:cs="Aptos Narrow"/>
          <w:color w:val="000000"/>
          <w14:ligatures w14:val="none"/>
        </w:rPr>
        <w:t xml:space="preserve"> and newborn</w:t>
      </w:r>
      <w:r w:rsidRPr="00D92B5F">
        <w:rPr>
          <w:rFonts w:ascii="Aptos Narrow" w:hAnsi="Aptos Narrow" w:eastAsia="Aptos Narrow" w:cs="Aptos Narrow"/>
          <w:color w:val="000000"/>
          <w14:ligatures w14:val="none"/>
        </w:rPr>
        <w:t xml:space="preserve"> interventions through training and mentorship for health workers and biomeds, use of data for QI</w:t>
      </w:r>
      <w:r>
        <w:rPr>
          <w:rFonts w:ascii="Aptos Narrow" w:hAnsi="Aptos Narrow" w:eastAsia="Aptos Narrow" w:cs="Aptos Narrow"/>
          <w:color w:val="000000"/>
          <w14:ligatures w14:val="none"/>
        </w:rPr>
        <w:t xml:space="preserve"> in </w:t>
      </w:r>
      <w:r w:rsidR="00D477FB">
        <w:rPr>
          <w:rFonts w:ascii="Aptos Narrow" w:hAnsi="Aptos Narrow" w:eastAsia="Aptos Narrow" w:cs="Aptos Narrow"/>
          <w:color w:val="000000"/>
          <w14:ligatures w14:val="none"/>
        </w:rPr>
        <w:t xml:space="preserve">the </w:t>
      </w:r>
      <w:r w:rsidR="00EA0A25">
        <w:rPr>
          <w:rFonts w:ascii="Aptos Narrow" w:hAnsi="Aptos Narrow" w:eastAsia="Aptos Narrow" w:cs="Aptos Narrow"/>
          <w:color w:val="000000"/>
          <w14:ligatures w14:val="none"/>
        </w:rPr>
        <w:t>seven counties</w:t>
      </w:r>
      <w:r w:rsidR="009944A7">
        <w:rPr>
          <w:rFonts w:ascii="Aptos Narrow" w:hAnsi="Aptos Narrow" w:eastAsia="Aptos Narrow" w:cs="Aptos Narrow"/>
          <w:color w:val="000000"/>
          <w14:ligatures w14:val="none"/>
        </w:rPr>
        <w:t xml:space="preserve"> (</w:t>
      </w:r>
      <w:r w:rsidR="00D477FB">
        <w:rPr>
          <w:rFonts w:ascii="Aptos Narrow" w:hAnsi="Aptos Narrow" w:eastAsia="Aptos Narrow" w:cs="Aptos Narrow"/>
          <w:color w:val="000000"/>
          <w14:ligatures w14:val="none"/>
        </w:rPr>
        <w:t xml:space="preserve">six </w:t>
      </w:r>
      <w:r w:rsidR="000F5FDC">
        <w:rPr>
          <w:rFonts w:ascii="Aptos Narrow" w:hAnsi="Aptos Narrow" w:eastAsia="Aptos Narrow" w:cs="Aptos Narrow"/>
          <w:color w:val="000000"/>
          <w14:ligatures w14:val="none"/>
        </w:rPr>
        <w:t>equity counties</w:t>
      </w:r>
      <w:r>
        <w:rPr>
          <w:rFonts w:ascii="Aptos Narrow" w:hAnsi="Aptos Narrow" w:eastAsia="Aptos Narrow" w:cs="Aptos Narrow"/>
          <w:color w:val="000000"/>
          <w14:ligatures w14:val="none"/>
        </w:rPr>
        <w:t xml:space="preserve"> </w:t>
      </w:r>
      <w:r w:rsidR="002B4C93">
        <w:rPr>
          <w:rFonts w:ascii="Aptos Narrow" w:hAnsi="Aptos Narrow" w:eastAsia="Aptos Narrow" w:cs="Aptos Narrow"/>
          <w:color w:val="000000"/>
          <w14:ligatures w14:val="none"/>
        </w:rPr>
        <w:t xml:space="preserve">and </w:t>
      </w:r>
      <w:r w:rsidR="00812686">
        <w:rPr>
          <w:rFonts w:ascii="Aptos Narrow" w:hAnsi="Aptos Narrow" w:eastAsia="Aptos Narrow" w:cs="Aptos Narrow"/>
          <w:color w:val="000000"/>
          <w14:ligatures w14:val="none"/>
        </w:rPr>
        <w:t xml:space="preserve">1 </w:t>
      </w:r>
      <w:r w:rsidR="002B4C93">
        <w:rPr>
          <w:rFonts w:ascii="Aptos Narrow" w:hAnsi="Aptos Narrow" w:eastAsia="Aptos Narrow" w:cs="Aptos Narrow"/>
          <w:color w:val="000000"/>
          <w14:ligatures w14:val="none"/>
        </w:rPr>
        <w:t>intensive count</w:t>
      </w:r>
      <w:r w:rsidR="00F70CD9">
        <w:rPr>
          <w:rFonts w:ascii="Aptos Narrow" w:hAnsi="Aptos Narrow" w:eastAsia="Aptos Narrow" w:cs="Aptos Narrow"/>
          <w:color w:val="000000"/>
          <w14:ligatures w14:val="none"/>
        </w:rPr>
        <w:t>y)</w:t>
      </w:r>
      <w:r w:rsidR="002B4C93">
        <w:rPr>
          <w:rFonts w:ascii="Aptos Narrow" w:hAnsi="Aptos Narrow" w:eastAsia="Aptos Narrow" w:cs="Aptos Narrow"/>
          <w:color w:val="000000"/>
          <w14:ligatures w14:val="none"/>
        </w:rPr>
        <w:t xml:space="preserve"> in Arid and Semi-Arid areas where they have strong </w:t>
      </w:r>
      <w:r w:rsidR="3890EFF2">
        <w:rPr>
          <w:rFonts w:ascii="Aptos Narrow" w:hAnsi="Aptos Narrow" w:eastAsia="Aptos Narrow" w:cs="Aptos Narrow"/>
          <w:color w:val="000000"/>
          <w14:ligatures w14:val="none"/>
        </w:rPr>
        <w:t>presence</w:t>
      </w:r>
      <w:r w:rsidR="002B4C93">
        <w:rPr>
          <w:rFonts w:ascii="Aptos Narrow" w:hAnsi="Aptos Narrow" w:eastAsia="Aptos Narrow" w:cs="Aptos Narrow"/>
          <w:color w:val="000000"/>
          <w14:ligatures w14:val="none"/>
        </w:rPr>
        <w:t xml:space="preserve"> and </w:t>
      </w:r>
      <w:r w:rsidR="00D477FB">
        <w:rPr>
          <w:rFonts w:ascii="Aptos Narrow" w:hAnsi="Aptos Narrow" w:eastAsia="Aptos Narrow" w:cs="Aptos Narrow"/>
          <w:color w:val="000000"/>
          <w14:ligatures w14:val="none"/>
        </w:rPr>
        <w:t>expertise working</w:t>
      </w:r>
      <w:r w:rsidR="002B4C93">
        <w:rPr>
          <w:rFonts w:ascii="Aptos Narrow" w:hAnsi="Aptos Narrow" w:eastAsia="Aptos Narrow" w:cs="Aptos Narrow"/>
          <w:color w:val="000000"/>
          <w14:ligatures w14:val="none"/>
        </w:rPr>
        <w:t xml:space="preserve"> in these counties</w:t>
      </w:r>
      <w:r w:rsidR="00FA59CE">
        <w:rPr>
          <w:rFonts w:ascii="Aptos Narrow" w:hAnsi="Aptos Narrow" w:eastAsia="Aptos Narrow" w:cs="Aptos Narrow"/>
          <w:color w:val="000000"/>
          <w14:ligatures w14:val="none"/>
        </w:rPr>
        <w:t>.</w:t>
      </w:r>
      <w:r w:rsidR="00492757">
        <w:rPr>
          <w:rFonts w:ascii="Aptos Narrow" w:hAnsi="Aptos Narrow" w:eastAsia="Aptos Narrow" w:cs="Aptos Narrow"/>
          <w:color w:val="000000"/>
          <w14:ligatures w14:val="none"/>
        </w:rPr>
        <w:t xml:space="preserve"> </w:t>
      </w:r>
      <w:r w:rsidR="009D3F5D">
        <w:rPr>
          <w:rFonts w:ascii="Aptos Narrow" w:hAnsi="Aptos Narrow" w:eastAsia="Aptos Narrow" w:cs="Aptos Narrow"/>
          <w:color w:val="000000"/>
          <w14:ligatures w14:val="none"/>
        </w:rPr>
        <w:t>At the national level</w:t>
      </w:r>
      <w:r w:rsidR="008C1F16">
        <w:rPr>
          <w:rFonts w:ascii="Aptos Narrow" w:hAnsi="Aptos Narrow" w:eastAsia="Aptos Narrow" w:cs="Aptos Narrow"/>
          <w:color w:val="000000"/>
          <w14:ligatures w14:val="none"/>
        </w:rPr>
        <w:t>, t</w:t>
      </w:r>
      <w:r w:rsidR="00492757">
        <w:rPr>
          <w:rFonts w:ascii="Aptos Narrow" w:hAnsi="Aptos Narrow" w:eastAsia="Aptos Narrow" w:cs="Aptos Narrow"/>
          <w:color w:val="000000"/>
          <w14:ligatures w14:val="none"/>
        </w:rPr>
        <w:t xml:space="preserve">hey will support strategic </w:t>
      </w:r>
      <w:r w:rsidR="008C1F16">
        <w:rPr>
          <w:rFonts w:ascii="Aptos Narrow" w:hAnsi="Aptos Narrow" w:eastAsia="Aptos Narrow" w:cs="Aptos Narrow"/>
          <w:color w:val="000000"/>
          <w14:ligatures w14:val="none"/>
        </w:rPr>
        <w:t xml:space="preserve">leadership </w:t>
      </w:r>
      <w:r w:rsidR="00492757">
        <w:rPr>
          <w:rFonts w:ascii="Aptos Narrow" w:hAnsi="Aptos Narrow" w:eastAsia="Aptos Narrow" w:cs="Aptos Narrow"/>
          <w:color w:val="000000"/>
          <w14:ligatures w14:val="none"/>
        </w:rPr>
        <w:t>engagement</w:t>
      </w:r>
      <w:r w:rsidR="006D6DD3">
        <w:rPr>
          <w:rFonts w:ascii="Aptos Narrow" w:hAnsi="Aptos Narrow" w:eastAsia="Aptos Narrow" w:cs="Aptos Narrow"/>
          <w:color w:val="000000"/>
          <w14:ligatures w14:val="none"/>
        </w:rPr>
        <w:t xml:space="preserve">, advocacy and </w:t>
      </w:r>
      <w:r w:rsidR="00064955">
        <w:rPr>
          <w:rFonts w:ascii="Aptos Narrow" w:hAnsi="Aptos Narrow" w:eastAsia="Aptos Narrow" w:cs="Aptos Narrow"/>
          <w:color w:val="000000"/>
          <w14:ligatures w14:val="none"/>
        </w:rPr>
        <w:t>policy alignment</w:t>
      </w:r>
      <w:r w:rsidR="00872AFC">
        <w:rPr>
          <w:rFonts w:ascii="Aptos Narrow" w:hAnsi="Aptos Narrow" w:eastAsia="Aptos Narrow" w:cs="Aptos Narrow"/>
          <w:color w:val="000000"/>
          <w14:ligatures w14:val="none"/>
        </w:rPr>
        <w:t>, and the procurement of bloo</w:t>
      </w:r>
      <w:r w:rsidR="009D3F5D">
        <w:rPr>
          <w:rFonts w:ascii="Aptos Narrow" w:hAnsi="Aptos Narrow" w:eastAsia="Aptos Narrow" w:cs="Aptos Narrow"/>
          <w:color w:val="000000"/>
          <w14:ligatures w14:val="none"/>
        </w:rPr>
        <w:t>d reagents</w:t>
      </w:r>
      <w:r w:rsidR="0049242D">
        <w:rPr>
          <w:rFonts w:ascii="Aptos Narrow" w:hAnsi="Aptos Narrow" w:eastAsia="Aptos Narrow" w:cs="Aptos Narrow"/>
          <w:color w:val="000000"/>
          <w14:ligatures w14:val="none"/>
        </w:rPr>
        <w:t xml:space="preserve"> and blood logistics in</w:t>
      </w:r>
      <w:r w:rsidR="00D706E5">
        <w:rPr>
          <w:rFonts w:ascii="Aptos Narrow" w:hAnsi="Aptos Narrow" w:eastAsia="Aptos Narrow" w:cs="Aptos Narrow"/>
          <w:color w:val="000000"/>
          <w14:ligatures w14:val="none"/>
        </w:rPr>
        <w:t xml:space="preserve"> seven counties</w:t>
      </w:r>
      <w:r w:rsidR="009D3F5D">
        <w:rPr>
          <w:rFonts w:ascii="Aptos Narrow" w:hAnsi="Aptos Narrow" w:eastAsia="Aptos Narrow" w:cs="Aptos Narrow"/>
          <w:color w:val="000000"/>
          <w14:ligatures w14:val="none"/>
        </w:rPr>
        <w:t>.</w:t>
      </w:r>
      <w:r w:rsidR="00FA59CE">
        <w:rPr>
          <w:rFonts w:ascii="Aptos Narrow" w:hAnsi="Aptos Narrow" w:eastAsia="Aptos Narrow" w:cs="Aptos Narrow"/>
          <w:color w:val="000000"/>
          <w14:ligatures w14:val="none"/>
        </w:rPr>
        <w:t xml:space="preserve"> </w:t>
      </w:r>
      <w:r w:rsidR="4F89898D">
        <w:rPr>
          <w:rFonts w:ascii="Aptos Narrow" w:hAnsi="Aptos Narrow" w:eastAsia="Aptos Narrow" w:cs="Aptos Narrow"/>
          <w:color w:val="000000"/>
          <w14:ligatures w14:val="none"/>
        </w:rPr>
        <w:t>KRCS</w:t>
      </w:r>
      <w:r w:rsidRPr="33605971" w:rsidR="69A6F2E0">
        <w:rPr>
          <w:rFonts w:ascii="Aptos Narrow" w:hAnsi="Aptos Narrow" w:eastAsia="Aptos Narrow" w:cs="Aptos Narrow"/>
          <w:color w:val="000000" w:themeColor="text1"/>
        </w:rPr>
        <w:t>operates under a formal, long-standing auxiliary framework with the MoH and the Government of Kenya, established by an Act of Parliament (Cap 256) in 1965. This partnership positions KRCS as a key partner in implementing national health strategies, particularly in emergency response, community health, and Universal Health Coverage (UHC) recently updated 2025.</w:t>
      </w:r>
    </w:p>
    <w:p w:rsidRPr="00D92B5F" w:rsidR="0018649A" w:rsidP="0058648A" w:rsidRDefault="00D477FB" w14:paraId="760C91ED" w14:textId="4A65B493">
      <w:pPr>
        <w:pStyle w:val="ListParagraph"/>
        <w:numPr>
          <w:ilvl w:val="0"/>
          <w:numId w:val="2"/>
        </w:numPr>
        <w:tabs>
          <w:tab w:val="left" w:pos="2388"/>
        </w:tabs>
        <w:spacing w:after="0" w:line="240" w:lineRule="auto"/>
        <w:ind w:left="360"/>
        <w:jc w:val="both"/>
        <w:rPr>
          <w:rFonts w:ascii="Aptos Narrow" w:hAnsi="Aptos Narrow" w:eastAsia="Calibri" w:cs="Arial"/>
        </w:rPr>
      </w:pPr>
      <w:r>
        <w:rPr>
          <w:rFonts w:ascii="Aptos Narrow" w:hAnsi="Aptos Narrow" w:eastAsia="Aptos Narrow" w:cs="Aptos Narrow"/>
          <w:b/>
          <w:bCs/>
          <w:color w:val="000000"/>
          <w14:ligatures w14:val="none"/>
        </w:rPr>
        <w:t>InSupply</w:t>
      </w:r>
      <w:r w:rsidRPr="00D92B5F" w:rsidR="0018649A">
        <w:rPr>
          <w:rFonts w:ascii="Aptos Narrow" w:hAnsi="Aptos Narrow" w:eastAsia="Aptos Narrow" w:cs="Aptos Narrow"/>
          <w:b/>
          <w:bCs/>
          <w:color w:val="000000"/>
          <w14:ligatures w14:val="none"/>
        </w:rPr>
        <w:t xml:space="preserve"> </w:t>
      </w:r>
      <w:r w:rsidRPr="3BB71573" w:rsidR="0018649A">
        <w:rPr>
          <w:rFonts w:eastAsiaTheme="minorEastAsia"/>
          <w:color w:val="000000" w:themeColor="text1"/>
        </w:rPr>
        <w:t xml:space="preserve">– </w:t>
      </w:r>
      <w:r w:rsidRPr="3BB71573" w:rsidR="4ED055EC">
        <w:rPr>
          <w:rFonts w:eastAsiaTheme="minorEastAsia"/>
          <w:color w:val="000000" w:themeColor="text1"/>
        </w:rPr>
        <w:t>will strengthen MNH commodity security by supporting data-driven forecasting and quantification, establishing multidisciplinary county planning teams (procurement, finance, pharmacy, and RMNCH leads), and building frontline capacity in supply chain and procurement management. This will improve budget execution beyond 85% and support progressive domestic financing as Beginnings Fund support tapers over five years.</w:t>
      </w:r>
    </w:p>
    <w:p w:rsidR="0018649A" w:rsidP="0058648A" w:rsidRDefault="00C57D80" w14:paraId="5B4719EC" w14:textId="72F12A25">
      <w:pPr>
        <w:pStyle w:val="ListParagraph"/>
        <w:numPr>
          <w:ilvl w:val="0"/>
          <w:numId w:val="2"/>
        </w:numPr>
        <w:tabs>
          <w:tab w:val="left" w:pos="2388"/>
        </w:tabs>
        <w:spacing w:after="0" w:line="240" w:lineRule="auto"/>
        <w:ind w:left="360"/>
        <w:jc w:val="both"/>
        <w:rPr>
          <w:rFonts w:ascii="Aptos Narrow" w:hAnsi="Aptos Narrow" w:eastAsia="Calibri" w:cs="Arial"/>
        </w:rPr>
      </w:pPr>
      <w:r>
        <w:rPr>
          <w:rFonts w:ascii="Aptos Narrow" w:hAnsi="Aptos Narrow" w:eastAsia="Aptos Narrow" w:cs="Aptos Narrow"/>
          <w:b/>
          <w:bCs/>
          <w:color w:val="000000"/>
          <w14:ligatures w14:val="none"/>
        </w:rPr>
        <w:t>CHAI</w:t>
      </w:r>
      <w:r w:rsidR="00A4037E">
        <w:rPr>
          <w:rFonts w:ascii="Aptos Narrow" w:hAnsi="Aptos Narrow" w:eastAsia="Aptos Narrow" w:cs="Aptos Narrow"/>
          <w:b/>
          <w:bCs/>
          <w:color w:val="000000"/>
          <w14:ligatures w14:val="none"/>
        </w:rPr>
        <w:t xml:space="preserve"> Kenya</w:t>
      </w:r>
      <w:r>
        <w:rPr>
          <w:rFonts w:ascii="Aptos Narrow" w:hAnsi="Aptos Narrow" w:eastAsia="Aptos Narrow" w:cs="Aptos Narrow"/>
          <w:b/>
          <w:bCs/>
          <w:color w:val="000000"/>
          <w14:ligatures w14:val="none"/>
        </w:rPr>
        <w:t xml:space="preserve"> </w:t>
      </w:r>
      <w:r w:rsidR="00BF799B">
        <w:rPr>
          <w:rFonts w:ascii="Aptos Narrow" w:hAnsi="Aptos Narrow" w:eastAsia="Aptos Narrow" w:cs="Aptos Narrow"/>
          <w:b/>
          <w:bCs/>
          <w:color w:val="000000"/>
          <w14:ligatures w14:val="none"/>
        </w:rPr>
        <w:t xml:space="preserve">- </w:t>
      </w:r>
      <w:r w:rsidRPr="00BF799B" w:rsidR="00BF799B">
        <w:rPr>
          <w:rFonts w:ascii="Aptos Narrow" w:hAnsi="Aptos Narrow" w:eastAsia="Aptos Narrow" w:cs="Aptos Narrow"/>
          <w:color w:val="000000"/>
          <w14:ligatures w14:val="none"/>
        </w:rPr>
        <w:t xml:space="preserve">coordinating partner for the Kenya Paediatric Fellowship </w:t>
      </w:r>
      <w:r w:rsidRPr="00BF799B" w:rsidR="00A44C65">
        <w:rPr>
          <w:rFonts w:ascii="Aptos Narrow" w:hAnsi="Aptos Narrow" w:eastAsia="Aptos Narrow" w:cs="Aptos Narrow"/>
          <w:color w:val="000000"/>
          <w14:ligatures w14:val="none"/>
        </w:rPr>
        <w:t xml:space="preserve">Programme </w:t>
      </w:r>
      <w:r w:rsidR="00A44C65">
        <w:rPr>
          <w:rFonts w:ascii="Aptos Narrow" w:hAnsi="Aptos Narrow" w:eastAsia="Aptos Narrow" w:cs="Aptos Narrow"/>
          <w:color w:val="000000"/>
          <w14:ligatures w14:val="none"/>
        </w:rPr>
        <w:t>consortium</w:t>
      </w:r>
      <w:r w:rsidR="00BF799B">
        <w:rPr>
          <w:rFonts w:ascii="Aptos Narrow" w:hAnsi="Aptos Narrow" w:eastAsia="Aptos Narrow" w:cs="Aptos Narrow"/>
          <w:color w:val="000000"/>
          <w14:ligatures w14:val="none"/>
        </w:rPr>
        <w:t xml:space="preserve"> members </w:t>
      </w:r>
      <w:r w:rsidR="00E20E86">
        <w:rPr>
          <w:rFonts w:ascii="Aptos Narrow" w:hAnsi="Aptos Narrow" w:eastAsia="Aptos Narrow" w:cs="Aptos Narrow"/>
          <w:color w:val="000000"/>
          <w14:ligatures w14:val="none"/>
        </w:rPr>
        <w:t xml:space="preserve">comprised of </w:t>
      </w:r>
      <w:r w:rsidR="006156CA">
        <w:rPr>
          <w:rFonts w:ascii="Aptos Narrow" w:hAnsi="Aptos Narrow" w:eastAsia="Aptos Narrow" w:cs="Aptos Narrow"/>
          <w:color w:val="000000"/>
          <w14:ligatures w14:val="none"/>
        </w:rPr>
        <w:t xml:space="preserve">Moi </w:t>
      </w:r>
      <w:r w:rsidR="00E20E86">
        <w:rPr>
          <w:rFonts w:ascii="Aptos Narrow" w:hAnsi="Aptos Narrow" w:eastAsia="Aptos Narrow" w:cs="Aptos Narrow"/>
          <w:color w:val="000000"/>
          <w14:ligatures w14:val="none"/>
        </w:rPr>
        <w:t>universi</w:t>
      </w:r>
      <w:r w:rsidR="006156CA">
        <w:rPr>
          <w:rFonts w:ascii="Aptos Narrow" w:hAnsi="Aptos Narrow" w:eastAsia="Aptos Narrow" w:cs="Aptos Narrow"/>
          <w:color w:val="000000"/>
          <w14:ligatures w14:val="none"/>
        </w:rPr>
        <w:t>ty, Nairobi University, Aga Khan University, Kenyatta National Hospital Nurse training school,</w:t>
      </w:r>
      <w:r w:rsidR="00E20E86">
        <w:rPr>
          <w:rFonts w:ascii="Aptos Narrow" w:hAnsi="Aptos Narrow" w:eastAsia="Aptos Narrow" w:cs="Aptos Narrow"/>
          <w:color w:val="000000"/>
          <w14:ligatures w14:val="none"/>
        </w:rPr>
        <w:t xml:space="preserve"> medical training colleges</w:t>
      </w:r>
      <w:r w:rsidR="00350277">
        <w:rPr>
          <w:rFonts w:ascii="Aptos Narrow" w:hAnsi="Aptos Narrow" w:eastAsia="Aptos Narrow" w:cs="Aptos Narrow"/>
          <w:color w:val="000000"/>
          <w14:ligatures w14:val="none"/>
        </w:rPr>
        <w:t xml:space="preserve">, </w:t>
      </w:r>
      <w:r w:rsidR="00C24068">
        <w:rPr>
          <w:rFonts w:ascii="Aptos Narrow" w:hAnsi="Aptos Narrow" w:eastAsia="Aptos Narrow" w:cs="Aptos Narrow"/>
          <w:color w:val="000000"/>
          <w14:ligatures w14:val="none"/>
        </w:rPr>
        <w:t>Professional</w:t>
      </w:r>
      <w:r w:rsidR="00F12BD1">
        <w:rPr>
          <w:rFonts w:ascii="Aptos Narrow" w:hAnsi="Aptos Narrow" w:eastAsia="Aptos Narrow" w:cs="Aptos Narrow"/>
          <w:color w:val="000000"/>
          <w14:ligatures w14:val="none"/>
        </w:rPr>
        <w:t xml:space="preserve"> associations</w:t>
      </w:r>
      <w:r w:rsidR="00AC210C">
        <w:rPr>
          <w:rFonts w:ascii="Aptos Narrow" w:hAnsi="Aptos Narrow" w:eastAsia="Aptos Narrow" w:cs="Aptos Narrow"/>
          <w:color w:val="000000"/>
          <w14:ligatures w14:val="none"/>
        </w:rPr>
        <w:t xml:space="preserve">, </w:t>
      </w:r>
      <w:r w:rsidR="00350277">
        <w:rPr>
          <w:rFonts w:ascii="Aptos Narrow" w:hAnsi="Aptos Narrow" w:eastAsia="Aptos Narrow" w:cs="Aptos Narrow"/>
          <w:color w:val="000000"/>
          <w14:ligatures w14:val="none"/>
        </w:rPr>
        <w:t>and Strathmore Business School</w:t>
      </w:r>
      <w:r w:rsidR="00E20E86">
        <w:rPr>
          <w:rFonts w:ascii="Aptos Narrow" w:hAnsi="Aptos Narrow" w:eastAsia="Aptos Narrow" w:cs="Aptos Narrow"/>
          <w:color w:val="000000"/>
          <w14:ligatures w14:val="none"/>
        </w:rPr>
        <w:t xml:space="preserve"> </w:t>
      </w:r>
      <w:r w:rsidRPr="00BF799B" w:rsidR="00BF799B">
        <w:rPr>
          <w:rFonts w:ascii="Aptos Narrow" w:hAnsi="Aptos Narrow" w:eastAsia="Aptos Narrow" w:cs="Aptos Narrow"/>
          <w:color w:val="000000"/>
          <w14:ligatures w14:val="none"/>
        </w:rPr>
        <w:t>to support</w:t>
      </w:r>
      <w:r w:rsidR="00BF799B">
        <w:rPr>
          <w:rFonts w:ascii="Aptos Narrow" w:hAnsi="Aptos Narrow" w:eastAsia="Aptos Narrow" w:cs="Aptos Narrow"/>
          <w:b/>
          <w:bCs/>
          <w:color w:val="000000"/>
          <w14:ligatures w14:val="none"/>
        </w:rPr>
        <w:t xml:space="preserve"> h</w:t>
      </w:r>
      <w:r w:rsidRPr="00D92B5F" w:rsidR="0018649A">
        <w:rPr>
          <w:rFonts w:ascii="Aptos Narrow" w:hAnsi="Aptos Narrow" w:eastAsia="Calibri" w:cs="Arial"/>
        </w:rPr>
        <w:t>ealth workforce training scholarships, professional associations coordination for advocacy</w:t>
      </w:r>
      <w:r w:rsidRPr="00D92B5F" w:rsidR="1999AC0D">
        <w:rPr>
          <w:rFonts w:ascii="Aptos Narrow" w:hAnsi="Aptos Narrow" w:eastAsia="Calibri" w:cs="Arial"/>
        </w:rPr>
        <w:t>. CHAI Kenya will also</w:t>
      </w:r>
      <w:r w:rsidRPr="00D92B5F" w:rsidR="59D99E71">
        <w:rPr>
          <w:rFonts w:ascii="Aptos Narrow" w:hAnsi="Aptos Narrow" w:eastAsia="Calibri" w:cs="Arial"/>
        </w:rPr>
        <w:t xml:space="preserve"> </w:t>
      </w:r>
      <w:r w:rsidRPr="768BE193" w:rsidR="64873C3D">
        <w:rPr>
          <w:rFonts w:ascii="Aptos Narrow" w:hAnsi="Aptos Narrow" w:eastAsia="Calibri" w:cs="Arial"/>
        </w:rPr>
        <w:t>collaborate with the CoG to institutionalise inter-county MPDSR coordination, facilitating structured peer learning, cross-county exchange, and collective action to strengthen implementation of the response component of MPDSR.</w:t>
      </w:r>
    </w:p>
    <w:p w:rsidRPr="0031074C" w:rsidR="004E2AC0" w:rsidP="0058648A" w:rsidRDefault="004E2AC0" w14:paraId="1A8A8BC2" w14:textId="2C95BF2E">
      <w:pPr>
        <w:pStyle w:val="ListParagraph"/>
        <w:numPr>
          <w:ilvl w:val="0"/>
          <w:numId w:val="2"/>
        </w:numPr>
        <w:tabs>
          <w:tab w:val="left" w:pos="2388"/>
        </w:tabs>
        <w:spacing w:after="0" w:line="240" w:lineRule="auto"/>
        <w:ind w:left="360"/>
        <w:jc w:val="both"/>
        <w:rPr>
          <w:rFonts w:ascii="Aptos Narrow" w:hAnsi="Aptos Narrow" w:eastAsia="Aptos Narrow" w:cs="Aptos Narrow"/>
          <w:color w:val="000000" w:themeColor="text1"/>
        </w:rPr>
      </w:pPr>
      <w:r>
        <w:rPr>
          <w:rFonts w:ascii="Aptos Narrow" w:hAnsi="Aptos Narrow" w:eastAsia="Aptos Narrow" w:cs="Aptos Narrow"/>
          <w:b/>
          <w:bCs/>
          <w:color w:val="000000"/>
          <w14:ligatures w14:val="none"/>
        </w:rPr>
        <w:t xml:space="preserve">International Centre for Reproductive Health Kenya </w:t>
      </w:r>
      <w:r w:rsidR="0031074C">
        <w:rPr>
          <w:rFonts w:ascii="Aptos Narrow" w:hAnsi="Aptos Narrow" w:eastAsia="Aptos Narrow" w:cs="Aptos Narrow"/>
          <w:b/>
          <w:bCs/>
          <w:color w:val="000000"/>
          <w14:ligatures w14:val="none"/>
        </w:rPr>
        <w:t xml:space="preserve">- </w:t>
      </w:r>
      <w:r w:rsidRPr="0031074C" w:rsidR="0031074C">
        <w:rPr>
          <w:rFonts w:ascii="Aptos Narrow" w:hAnsi="Aptos Narrow" w:eastAsia="Aptos Narrow" w:cs="Aptos Narrow"/>
          <w:color w:val="000000"/>
          <w14:ligatures w14:val="none"/>
        </w:rPr>
        <w:t>overall programme coordination</w:t>
      </w:r>
      <w:r w:rsidR="00C42BB8">
        <w:rPr>
          <w:rFonts w:ascii="Aptos Narrow" w:hAnsi="Aptos Narrow" w:eastAsia="Aptos Narrow" w:cs="Aptos Narrow"/>
          <w:color w:val="000000"/>
          <w14:ligatures w14:val="none"/>
        </w:rPr>
        <w:t xml:space="preserve"> including monitoring and </w:t>
      </w:r>
      <w:r w:rsidR="000F5FDC">
        <w:rPr>
          <w:rFonts w:ascii="Aptos Narrow" w:hAnsi="Aptos Narrow" w:eastAsia="Aptos Narrow" w:cs="Aptos Narrow"/>
          <w:color w:val="000000"/>
          <w14:ligatures w14:val="none"/>
        </w:rPr>
        <w:t xml:space="preserve">evaluation, </w:t>
      </w:r>
      <w:r w:rsidRPr="0031074C" w:rsidR="000F5FDC">
        <w:rPr>
          <w:rFonts w:ascii="Aptos Narrow" w:hAnsi="Aptos Narrow" w:eastAsia="Aptos Narrow" w:cs="Aptos Narrow"/>
          <w:color w:val="000000"/>
          <w14:ligatures w14:val="none"/>
        </w:rPr>
        <w:t>and</w:t>
      </w:r>
      <w:r w:rsidRPr="0031074C" w:rsidR="373D3068">
        <w:rPr>
          <w:rFonts w:ascii="Aptos Narrow" w:hAnsi="Aptos Narrow" w:eastAsia="Aptos Narrow" w:cs="Aptos Narrow"/>
          <w:color w:val="000000"/>
          <w14:ligatures w14:val="none"/>
        </w:rPr>
        <w:t xml:space="preserve"> implementation learning </w:t>
      </w:r>
      <w:r w:rsidRPr="0031074C" w:rsidR="0031074C">
        <w:rPr>
          <w:rFonts w:ascii="Aptos Narrow" w:hAnsi="Aptos Narrow" w:eastAsia="Aptos Narrow" w:cs="Aptos Narrow"/>
          <w:color w:val="000000"/>
          <w14:ligatures w14:val="none"/>
        </w:rPr>
        <w:t>across partners</w:t>
      </w:r>
      <w:r w:rsidR="00392A79">
        <w:rPr>
          <w:rFonts w:ascii="Aptos Narrow" w:hAnsi="Aptos Narrow" w:eastAsia="Aptos Narrow" w:cs="Aptos Narrow"/>
          <w:color w:val="000000"/>
          <w14:ligatures w14:val="none"/>
        </w:rPr>
        <w:t>,</w:t>
      </w:r>
      <w:r w:rsidRPr="0031074C" w:rsidR="0031074C">
        <w:rPr>
          <w:rFonts w:ascii="Aptos Narrow" w:hAnsi="Aptos Narrow" w:eastAsia="Aptos Narrow" w:cs="Aptos Narrow"/>
          <w:color w:val="000000"/>
          <w14:ligatures w14:val="none"/>
        </w:rPr>
        <w:t xml:space="preserve"> strengthen leadership and governance through advocacy support with the strong use of data analytics </w:t>
      </w:r>
      <w:r w:rsidR="000F5FDC">
        <w:rPr>
          <w:rFonts w:ascii="Aptos Narrow" w:hAnsi="Aptos Narrow" w:eastAsia="Aptos Narrow" w:cs="Aptos Narrow"/>
          <w:color w:val="000000"/>
          <w14:ligatures w14:val="none"/>
        </w:rPr>
        <w:t xml:space="preserve">and health financing performance management data </w:t>
      </w:r>
      <w:r w:rsidRPr="0031074C" w:rsidR="0031074C">
        <w:rPr>
          <w:rFonts w:ascii="Aptos Narrow" w:hAnsi="Aptos Narrow" w:eastAsia="Aptos Narrow" w:cs="Aptos Narrow"/>
          <w:color w:val="000000"/>
          <w14:ligatures w14:val="none"/>
        </w:rPr>
        <w:t>for strategic advocacy to influence domestic resource mobilization, increased efficiency and improved coordination of partners</w:t>
      </w:r>
      <w:r w:rsidR="00A4037E">
        <w:rPr>
          <w:rFonts w:ascii="Aptos Narrow" w:hAnsi="Aptos Narrow" w:eastAsia="Aptos Narrow" w:cs="Aptos Narrow"/>
          <w:color w:val="000000"/>
          <w14:ligatures w14:val="none"/>
        </w:rPr>
        <w:t xml:space="preserve">. They will also serve as the fiscal agent for the </w:t>
      </w:r>
      <w:r w:rsidR="00B1235C">
        <w:rPr>
          <w:rFonts w:ascii="Aptos Narrow" w:hAnsi="Aptos Narrow" w:eastAsia="Aptos Narrow" w:cs="Aptos Narrow"/>
          <w:color w:val="000000"/>
          <w14:ligatures w14:val="none"/>
        </w:rPr>
        <w:t>milestone-based</w:t>
      </w:r>
      <w:r w:rsidR="00A4037E">
        <w:rPr>
          <w:rFonts w:ascii="Aptos Narrow" w:hAnsi="Aptos Narrow" w:eastAsia="Aptos Narrow" w:cs="Aptos Narrow"/>
          <w:color w:val="000000"/>
          <w14:ligatures w14:val="none"/>
        </w:rPr>
        <w:t xml:space="preserve"> grants on HRH and medical commodities.</w:t>
      </w:r>
    </w:p>
    <w:p w:rsidRPr="00D13E92" w:rsidR="00D073BD" w:rsidP="0058648A" w:rsidRDefault="0031074C" w14:paraId="677C5A9B" w14:textId="413B9E91">
      <w:pPr>
        <w:pStyle w:val="ListParagraph"/>
        <w:numPr>
          <w:ilvl w:val="0"/>
          <w:numId w:val="2"/>
        </w:numPr>
        <w:tabs>
          <w:tab w:val="left" w:pos="2388"/>
        </w:tabs>
        <w:spacing w:after="0" w:line="240" w:lineRule="auto"/>
        <w:ind w:left="360"/>
        <w:jc w:val="both"/>
        <w:rPr>
          <w:rFonts w:ascii="Aptos Narrow" w:hAnsi="Aptos Narrow" w:eastAsia="Calibri" w:cs="Arial"/>
        </w:rPr>
      </w:pPr>
      <w:r w:rsidRPr="00D13E92">
        <w:rPr>
          <w:rFonts w:ascii="Aptos Narrow" w:hAnsi="Aptos Narrow" w:eastAsia="Aptos Narrow" w:cs="Aptos Narrow"/>
          <w:b/>
          <w:bCs/>
          <w:color w:val="000000"/>
          <w14:ligatures w14:val="none"/>
        </w:rPr>
        <w:t>Referral</w:t>
      </w:r>
      <w:r w:rsidRPr="00D13E92" w:rsidR="00DC2B29">
        <w:rPr>
          <w:rFonts w:ascii="Aptos Narrow" w:hAnsi="Aptos Narrow" w:eastAsia="Aptos Narrow" w:cs="Aptos Narrow"/>
          <w:b/>
          <w:bCs/>
          <w:color w:val="000000"/>
          <w14:ligatures w14:val="none"/>
        </w:rPr>
        <w:t xml:space="preserve"> systems</w:t>
      </w:r>
      <w:r w:rsidRPr="00D13E92" w:rsidR="009D5DC1">
        <w:rPr>
          <w:rFonts w:ascii="Aptos Narrow" w:hAnsi="Aptos Narrow" w:eastAsia="Aptos Narrow" w:cs="Aptos Narrow"/>
          <w:b/>
          <w:bCs/>
          <w:color w:val="000000"/>
          <w14:ligatures w14:val="none"/>
        </w:rPr>
        <w:t xml:space="preserve"> </w:t>
      </w:r>
      <w:r w:rsidRPr="00D13E92" w:rsidR="009D5DC1">
        <w:rPr>
          <w:rFonts w:ascii="Aptos Narrow" w:hAnsi="Aptos Narrow" w:eastAsia="Aptos Narrow" w:cs="Aptos Narrow"/>
          <w:bCs/>
          <w:color w:val="000000"/>
          <w14:ligatures w14:val="none"/>
        </w:rPr>
        <w:t>– (Partner TBD)</w:t>
      </w:r>
      <w:r w:rsidRPr="00D13E92" w:rsidR="00CD4258">
        <w:rPr>
          <w:rFonts w:ascii="Aptos Narrow" w:hAnsi="Aptos Narrow" w:eastAsia="Aptos Narrow" w:cs="Aptos Narrow"/>
          <w:bCs/>
          <w:color w:val="000000"/>
          <w14:ligatures w14:val="none"/>
        </w:rPr>
        <w:t xml:space="preserve"> </w:t>
      </w:r>
      <w:r w:rsidRPr="00D13E92" w:rsidR="00A02FB0">
        <w:rPr>
          <w:rFonts w:ascii="Aptos Narrow" w:hAnsi="Aptos Narrow" w:eastAsia="Aptos Narrow" w:cs="Aptos Narrow"/>
          <w:bCs/>
          <w:color w:val="000000"/>
          <w14:ligatures w14:val="none"/>
        </w:rPr>
        <w:t xml:space="preserve">The Ministry of Health, through the Digital Health Authority, </w:t>
      </w:r>
      <w:r w:rsidR="00034E27">
        <w:rPr>
          <w:rFonts w:ascii="Aptos Narrow" w:hAnsi="Aptos Narrow" w:eastAsia="Aptos Narrow" w:cs="Aptos Narrow"/>
          <w:bCs/>
          <w:color w:val="000000"/>
          <w14:ligatures w14:val="none"/>
        </w:rPr>
        <w:t>is developing</w:t>
      </w:r>
      <w:r w:rsidRPr="00D13E92" w:rsidR="00A02FB0">
        <w:rPr>
          <w:rFonts w:ascii="Aptos Narrow" w:hAnsi="Aptos Narrow" w:eastAsia="Aptos Narrow" w:cs="Aptos Narrow"/>
          <w:bCs/>
          <w:color w:val="000000"/>
          <w14:ligatures w14:val="none"/>
        </w:rPr>
        <w:t xml:space="preserve"> a digitally enabled emergency referral system</w:t>
      </w:r>
      <w:r w:rsidR="00965DDD">
        <w:rPr>
          <w:rFonts w:ascii="Aptos Narrow" w:hAnsi="Aptos Narrow" w:eastAsia="Aptos Narrow" w:cs="Aptos Narrow"/>
          <w:bCs/>
          <w:color w:val="000000"/>
          <w14:ligatures w14:val="none"/>
        </w:rPr>
        <w:t xml:space="preserve"> (expected in Q2 2026)</w:t>
      </w:r>
      <w:r w:rsidRPr="00D13E92" w:rsidR="00A02FB0">
        <w:rPr>
          <w:rFonts w:ascii="Aptos Narrow" w:hAnsi="Aptos Narrow" w:eastAsia="Aptos Narrow" w:cs="Aptos Narrow"/>
          <w:bCs/>
          <w:color w:val="000000"/>
          <w14:ligatures w14:val="none"/>
        </w:rPr>
        <w:t xml:space="preserve">. The Ministry will establish a centralized dispatch centre to host and operate this system. The platform is designed to maintain real time data on available responders, including ambulances and aircraft. Dispatchers will triage incoming calls by assessing the urgency and care needs of each incident, identifying the closest and best equipped response team, estimating arrival times using real time mapping and traffic data, and coordinating the responder’s route to the scene. Ambulance service providers will be empaneled by the Social Health Authority (SHA) and reimbursed in accordance with SHA rates. </w:t>
      </w:r>
      <w:r w:rsidRPr="00D13E92" w:rsidR="00D13E92">
        <w:rPr>
          <w:rFonts w:ascii="Aptos Narrow" w:hAnsi="Aptos Narrow" w:eastAsia="Aptos Narrow" w:cs="Aptos Narrow"/>
          <w:bCs/>
          <w:color w:val="000000"/>
          <w14:ligatures w14:val="none"/>
        </w:rPr>
        <w:t xml:space="preserve">Beginnings Fund will </w:t>
      </w:r>
      <w:r w:rsidR="00D13E92">
        <w:rPr>
          <w:rFonts w:ascii="Aptos Narrow" w:hAnsi="Aptos Narrow" w:eastAsia="Aptos Narrow" w:cs="Aptos Narrow"/>
          <w:bCs/>
          <w:color w:val="000000"/>
          <w14:ligatures w14:val="none"/>
        </w:rPr>
        <w:t>l</w:t>
      </w:r>
      <w:r w:rsidRPr="00D13E92" w:rsidR="009D5DC1">
        <w:rPr>
          <w:rFonts w:ascii="Aptos Narrow" w:hAnsi="Aptos Narrow" w:eastAsia="Aptos Narrow" w:cs="Aptos Narrow"/>
          <w:bCs/>
          <w:color w:val="000000"/>
          <w14:ligatures w14:val="none"/>
        </w:rPr>
        <w:t xml:space="preserve">everage </w:t>
      </w:r>
      <w:r w:rsidR="00D13E92">
        <w:rPr>
          <w:rFonts w:ascii="Aptos Narrow" w:hAnsi="Aptos Narrow" w:eastAsia="Aptos Narrow" w:cs="Aptos Narrow"/>
          <w:bCs/>
          <w:color w:val="000000"/>
          <w14:ligatures w14:val="none"/>
        </w:rPr>
        <w:t xml:space="preserve">this </w:t>
      </w:r>
      <w:r w:rsidRPr="00D13E92" w:rsidR="009D5DC1">
        <w:rPr>
          <w:rFonts w:ascii="Aptos Narrow" w:hAnsi="Aptos Narrow" w:eastAsia="Aptos Narrow" w:cs="Aptos Narrow"/>
          <w:bCs/>
          <w:color w:val="000000"/>
          <w14:ligatures w14:val="none"/>
        </w:rPr>
        <w:t xml:space="preserve">national referral systems </w:t>
      </w:r>
      <w:r w:rsidR="00D13E92">
        <w:rPr>
          <w:rFonts w:ascii="Aptos Narrow" w:hAnsi="Aptos Narrow" w:eastAsia="Aptos Narrow" w:cs="Aptos Narrow"/>
          <w:bCs/>
          <w:color w:val="000000"/>
          <w14:ligatures w14:val="none"/>
        </w:rPr>
        <w:t>and support counties optimize their</w:t>
      </w:r>
      <w:r w:rsidRPr="00D13E92" w:rsidR="009D5DC1">
        <w:rPr>
          <w:rFonts w:ascii="Aptos Narrow" w:hAnsi="Aptos Narrow" w:eastAsia="Aptos Narrow" w:cs="Aptos Narrow"/>
          <w:bCs/>
          <w:color w:val="000000"/>
          <w14:ligatures w14:val="none"/>
        </w:rPr>
        <w:t xml:space="preserve"> MNH referral</w:t>
      </w:r>
      <w:r w:rsidR="00D13E92">
        <w:rPr>
          <w:rFonts w:ascii="Aptos Narrow" w:hAnsi="Aptos Narrow" w:eastAsia="Aptos Narrow" w:cs="Aptos Narrow"/>
          <w:bCs/>
          <w:color w:val="000000"/>
          <w14:ligatures w14:val="none"/>
        </w:rPr>
        <w:t xml:space="preserve"> mode</w:t>
      </w:r>
      <w:r w:rsidR="00F02E31">
        <w:rPr>
          <w:rFonts w:ascii="Aptos Narrow" w:hAnsi="Aptos Narrow" w:eastAsia="Aptos Narrow" w:cs="Aptos Narrow"/>
          <w:bCs/>
          <w:color w:val="000000"/>
          <w14:ligatures w14:val="none"/>
        </w:rPr>
        <w:t>l</w:t>
      </w:r>
      <w:r w:rsidR="00123FC2">
        <w:rPr>
          <w:rFonts w:ascii="Aptos Narrow" w:hAnsi="Aptos Narrow" w:eastAsia="Aptos Narrow" w:cs="Aptos Narrow"/>
          <w:bCs/>
          <w:color w:val="000000"/>
          <w14:ligatures w14:val="none"/>
        </w:rPr>
        <w:t>.</w:t>
      </w:r>
    </w:p>
    <w:p w:rsidRPr="0003202D" w:rsidR="00B234EE" w:rsidP="0058648A" w:rsidRDefault="00B234EE" w14:paraId="0D86E510" w14:textId="11579713">
      <w:pPr>
        <w:pStyle w:val="ListParagraph"/>
        <w:numPr>
          <w:ilvl w:val="0"/>
          <w:numId w:val="2"/>
        </w:numPr>
        <w:tabs>
          <w:tab w:val="left" w:pos="2388"/>
        </w:tabs>
        <w:spacing w:after="0" w:line="240" w:lineRule="auto"/>
        <w:ind w:left="360"/>
        <w:jc w:val="both"/>
        <w:rPr>
          <w:rFonts w:ascii="Aptos Narrow" w:hAnsi="Aptos Narrow" w:eastAsia="Calibri" w:cs="Arial"/>
        </w:rPr>
      </w:pPr>
      <w:r w:rsidRPr="0003202D">
        <w:rPr>
          <w:rFonts w:ascii="Aptos Narrow" w:hAnsi="Aptos Narrow" w:eastAsia="Aptos Narrow" w:cs="Aptos Narrow"/>
          <w:b/>
          <w:bCs/>
          <w:color w:val="000000" w:themeColor="text1"/>
        </w:rPr>
        <w:t>Hatch</w:t>
      </w:r>
      <w:r w:rsidRPr="0003202D" w:rsidR="0001513D">
        <w:rPr>
          <w:rFonts w:ascii="Aptos Narrow" w:hAnsi="Aptos Narrow" w:eastAsia="Calibri" w:cs="Arial"/>
        </w:rPr>
        <w:t xml:space="preserve"> – will support procurement installation and </w:t>
      </w:r>
      <w:r w:rsidRPr="0003202D" w:rsidR="008270B9">
        <w:rPr>
          <w:rFonts w:ascii="Aptos Narrow" w:hAnsi="Aptos Narrow" w:eastAsia="Calibri" w:cs="Arial"/>
        </w:rPr>
        <w:t>maint</w:t>
      </w:r>
      <w:r w:rsidR="0003202D">
        <w:rPr>
          <w:rFonts w:ascii="Aptos Narrow" w:hAnsi="Aptos Narrow" w:eastAsia="Calibri" w:cs="Arial"/>
        </w:rPr>
        <w:t>ena</w:t>
      </w:r>
      <w:r w:rsidRPr="0003202D" w:rsidR="008270B9">
        <w:rPr>
          <w:rFonts w:ascii="Aptos Narrow" w:hAnsi="Aptos Narrow" w:eastAsia="Calibri" w:cs="Arial"/>
        </w:rPr>
        <w:t xml:space="preserve">nce of maternal and newborn medical equipment  </w:t>
      </w:r>
    </w:p>
    <w:p w:rsidRPr="0003202D" w:rsidR="3E91672B" w:rsidP="0058648A" w:rsidRDefault="3E91672B" w14:paraId="5755EB84" w14:textId="37E4A920">
      <w:pPr>
        <w:pStyle w:val="ListParagraph"/>
        <w:numPr>
          <w:ilvl w:val="0"/>
          <w:numId w:val="2"/>
        </w:numPr>
        <w:tabs>
          <w:tab w:val="left" w:pos="2388"/>
        </w:tabs>
        <w:spacing w:after="0" w:line="240" w:lineRule="auto"/>
        <w:ind w:left="360"/>
        <w:jc w:val="both"/>
        <w:rPr>
          <w:rFonts w:ascii="Aptos Narrow" w:hAnsi="Aptos Narrow" w:eastAsia="Calibri" w:cs="Arial"/>
        </w:rPr>
      </w:pPr>
      <w:r w:rsidRPr="0003202D">
        <w:rPr>
          <w:rFonts w:ascii="Aptos Narrow" w:hAnsi="Aptos Narrow" w:eastAsia="Calibri" w:cs="Arial"/>
        </w:rPr>
        <w:t>Infrastructure partner</w:t>
      </w:r>
      <w:r w:rsidRPr="0003202D" w:rsidR="008270B9">
        <w:rPr>
          <w:rFonts w:ascii="Aptos Narrow" w:hAnsi="Aptos Narrow" w:eastAsia="Calibri" w:cs="Arial"/>
        </w:rPr>
        <w:t xml:space="preserve"> (TBD)</w:t>
      </w:r>
      <w:r w:rsidRPr="0003202D" w:rsidR="00B832D3">
        <w:rPr>
          <w:rFonts w:ascii="Aptos Narrow" w:hAnsi="Aptos Narrow" w:eastAsia="Calibri" w:cs="Arial"/>
        </w:rPr>
        <w:t xml:space="preserve"> working together with </w:t>
      </w:r>
      <w:r w:rsidRPr="004A0704" w:rsidR="00B832D3">
        <w:rPr>
          <w:rFonts w:ascii="Aptos Narrow" w:hAnsi="Aptos Narrow" w:eastAsia="Calibri" w:cs="Arial"/>
          <w:b/>
          <w:bCs/>
        </w:rPr>
        <w:t>MASS design</w:t>
      </w:r>
      <w:r w:rsidR="003652B2">
        <w:rPr>
          <w:rFonts w:ascii="Aptos Narrow" w:hAnsi="Aptos Narrow" w:eastAsia="Calibri" w:cs="Arial"/>
        </w:rPr>
        <w:t xml:space="preserve"> will</w:t>
      </w:r>
      <w:r w:rsidRPr="0003202D" w:rsidR="00B832D3">
        <w:rPr>
          <w:rFonts w:ascii="Aptos Narrow" w:hAnsi="Aptos Narrow" w:eastAsia="Calibri" w:cs="Arial"/>
        </w:rPr>
        <w:t xml:space="preserve"> support the </w:t>
      </w:r>
      <w:r w:rsidRPr="0003202D" w:rsidR="0003202D">
        <w:rPr>
          <w:rFonts w:ascii="Aptos Narrow" w:hAnsi="Aptos Narrow" w:eastAsia="Calibri" w:cs="Arial"/>
        </w:rPr>
        <w:t>renovation of maternal, newborn and operating theatres</w:t>
      </w:r>
      <w:r w:rsidRPr="0A3A4081" w:rsidR="13E19569">
        <w:rPr>
          <w:rFonts w:ascii="Aptos Narrow" w:hAnsi="Aptos Narrow" w:eastAsia="Calibri" w:cs="Arial"/>
        </w:rPr>
        <w:t>.</w:t>
      </w:r>
    </w:p>
    <w:p w:rsidRPr="0018649A" w:rsidR="0018649A" w:rsidP="0058648A" w:rsidRDefault="0018649A" w14:paraId="15838804" w14:textId="77777777">
      <w:pPr>
        <w:tabs>
          <w:tab w:val="left" w:pos="2388"/>
        </w:tabs>
        <w:spacing w:after="0" w:line="240" w:lineRule="auto"/>
        <w:jc w:val="both"/>
        <w:rPr>
          <w:rFonts w:ascii="Aptos Narrow" w:hAnsi="Aptos Narrow" w:eastAsia="Times New Roman" w:cs="Times New Roman"/>
          <w:color w:val="000000"/>
          <w14:ligatures w14:val="non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4B083" w:themeFill="accent2" w:themeFillTint="99"/>
        <w:tblLook w:val="04A0" w:firstRow="1" w:lastRow="0" w:firstColumn="1" w:lastColumn="0" w:noHBand="0" w:noVBand="1"/>
      </w:tblPr>
      <w:tblGrid>
        <w:gridCol w:w="9360"/>
      </w:tblGrid>
      <w:tr w:rsidRPr="001239B4" w:rsidR="00246376" w:rsidTr="00251FC3" w14:paraId="40350A82" w14:textId="77777777">
        <w:trPr>
          <w:trHeight w:val="360" w:hRule="exact"/>
        </w:trPr>
        <w:tc>
          <w:tcPr>
            <w:tcW w:w="9360" w:type="dxa"/>
            <w:shd w:val="clear" w:color="auto" w:fill="FBE4D5" w:themeFill="accent2" w:themeFillTint="33"/>
            <w:vAlign w:val="center"/>
          </w:tcPr>
          <w:bookmarkEnd w:id="1"/>
          <w:p w:rsidRPr="001239B4" w:rsidR="00246376" w:rsidP="0058648A" w:rsidRDefault="4597998E" w14:paraId="1D1B6D19" w14:textId="0704543E">
            <w:pPr>
              <w:jc w:val="both"/>
              <w:rPr>
                <w:rFonts w:ascii="Aptos Narrow" w:hAnsi="Aptos Narrow" w:cs="Arial"/>
                <w:b/>
                <w:bCs/>
                <w:color w:val="44546A" w:themeColor="text2"/>
              </w:rPr>
            </w:pPr>
            <w:r w:rsidRPr="07A914E4">
              <w:rPr>
                <w:rFonts w:ascii="Aptos Narrow" w:hAnsi="Aptos Narrow" w:cs="Arial"/>
                <w:b/>
                <w:bCs/>
                <w:color w:val="44546A" w:themeColor="text2"/>
              </w:rPr>
              <w:t>Operatio</w:t>
            </w:r>
            <w:r w:rsidRPr="07A914E4" w:rsidR="2E54CFA8">
              <w:rPr>
                <w:rFonts w:ascii="Aptos Narrow" w:hAnsi="Aptos Narrow" w:cs="Arial"/>
                <w:b/>
                <w:bCs/>
                <w:color w:val="44546A" w:themeColor="text2"/>
              </w:rPr>
              <w:t>nal Plan</w:t>
            </w:r>
          </w:p>
        </w:tc>
      </w:tr>
    </w:tbl>
    <w:p w:rsidR="00ED27D7" w:rsidP="0058648A" w:rsidRDefault="00ED27D7" w14:paraId="3A2B4BF5" w14:textId="77777777">
      <w:pPr>
        <w:spacing w:after="0" w:line="240" w:lineRule="auto"/>
        <w:jc w:val="both"/>
        <w:rPr>
          <w:rFonts w:ascii="Aptos Narrow" w:hAnsi="Aptos Narrow" w:cs="Arial"/>
        </w:rPr>
      </w:pPr>
    </w:p>
    <w:p w:rsidRPr="00D92B5F" w:rsidR="0018649A" w:rsidP="0058648A" w:rsidRDefault="0018649A" w14:paraId="5E26C901" w14:textId="77777777">
      <w:pPr>
        <w:spacing w:after="0" w:line="240" w:lineRule="auto"/>
        <w:jc w:val="both"/>
        <w:rPr>
          <w:rFonts w:ascii="Aptos Narrow" w:hAnsi="Aptos Narrow" w:cs="Arial"/>
        </w:rPr>
      </w:pPr>
      <w:r w:rsidRPr="00D92B5F">
        <w:rPr>
          <w:rFonts w:ascii="Aptos Narrow" w:hAnsi="Aptos Narrow" w:cs="Arial"/>
        </w:rPr>
        <w:t>The following objectives and activities will be supported directly through Beginnings Fund investments in the Government of Kenya and key implementing agencies (see investment memos for detailed plans). Outlined below against each objective, are a) government policy alignment, b) the amount of Beginnings Fund investment, c) government co-investment and commitments, and e) complementary investments that will advance planned support.</w:t>
      </w:r>
    </w:p>
    <w:p w:rsidRPr="00D92B5F" w:rsidR="0018649A" w:rsidP="0058648A" w:rsidRDefault="0018649A" w14:paraId="10FA1AB6" w14:textId="77777777">
      <w:pPr>
        <w:spacing w:after="0" w:line="240" w:lineRule="auto"/>
        <w:jc w:val="both"/>
        <w:rPr>
          <w:rFonts w:ascii="Aptos Narrow" w:hAnsi="Aptos Narrow" w:eastAsia="Calibri" w:cs="Times New Roman"/>
          <w:b/>
          <w:bCs/>
          <w:color w:val="000000"/>
          <w:lang w:val="en-GB"/>
        </w:rPr>
      </w:pPr>
    </w:p>
    <w:p w:rsidRPr="00D92B5F" w:rsidR="0018649A" w:rsidP="0018649A" w:rsidRDefault="0018649A" w14:paraId="65DF6872" w14:textId="77777777">
      <w:pPr>
        <w:spacing w:after="0" w:line="240" w:lineRule="auto"/>
        <w:rPr>
          <w:rFonts w:ascii="Aptos Narrow" w:hAnsi="Aptos Narrow" w:eastAsia="Calibri" w:cs="Times New Roman"/>
          <w:b/>
          <w:bCs/>
          <w:color w:val="000000"/>
          <w:lang w:val="en-GB"/>
        </w:rPr>
      </w:pPr>
      <w:r w:rsidRPr="00D92B5F">
        <w:rPr>
          <w:rFonts w:ascii="Aptos Narrow" w:hAnsi="Aptos Narrow" w:eastAsia="Calibri" w:cs="Times New Roman"/>
          <w:b/>
          <w:bCs/>
          <w:color w:val="000000"/>
          <w:lang w:val="en-GB"/>
        </w:rPr>
        <w:t xml:space="preserve">Objective 1: Scale-up of evidence-based interventions to address the primary drivers of maternal mortality, stillbirths, and neonatal mortality </w:t>
      </w:r>
    </w:p>
    <w:p w:rsidRPr="00D92B5F" w:rsidR="0018649A" w:rsidP="0018649A" w:rsidRDefault="0018649A" w14:paraId="46B6BD52" w14:textId="77777777">
      <w:pPr>
        <w:spacing w:after="0" w:line="240" w:lineRule="auto"/>
        <w:rPr>
          <w:rFonts w:ascii="Aptos Narrow" w:hAnsi="Aptos Narrow" w:eastAsia="Calibri" w:cs="Arial"/>
          <w:color w:val="000000"/>
          <w:lang w:val="en-GB"/>
        </w:rPr>
      </w:pPr>
    </w:p>
    <w:tbl>
      <w:tblPr>
        <w:tblStyle w:val="TableGrid"/>
        <w:tblW w:w="0" w:type="auto"/>
        <w:tblLayout w:type="fixed"/>
        <w:tblLook w:val="06A0" w:firstRow="1" w:lastRow="0" w:firstColumn="1" w:lastColumn="0" w:noHBand="1" w:noVBand="1"/>
      </w:tblPr>
      <w:tblGrid>
        <w:gridCol w:w="9360"/>
      </w:tblGrid>
      <w:tr w:rsidRPr="00D92B5F" w:rsidR="0018649A" w:rsidTr="00A260E7" w14:paraId="6C5D17BD" w14:textId="77777777">
        <w:trPr>
          <w:trHeight w:val="1800"/>
        </w:trPr>
        <w:tc>
          <w:tcPr>
            <w:tcW w:w="9360" w:type="dxa"/>
            <w:tcBorders>
              <w:top w:val="single" w:color="auto" w:sz="4" w:space="0"/>
              <w:left w:val="single" w:color="auto" w:sz="4" w:space="0"/>
              <w:bottom w:val="single" w:color="auto" w:sz="4" w:space="0"/>
              <w:right w:val="single" w:color="auto" w:sz="4" w:space="0"/>
            </w:tcBorders>
            <w:hideMark/>
          </w:tcPr>
          <w:p w:rsidRPr="00F4038E" w:rsidR="0018649A" w:rsidP="00A260E7" w:rsidRDefault="0018649A" w14:paraId="6B89DFCF" w14:textId="11D6606C">
            <w:pPr>
              <w:tabs>
                <w:tab w:val="left" w:pos="2388"/>
              </w:tabs>
              <w:rPr>
                <w:rFonts w:ascii="Aptos Narrow" w:hAnsi="Aptos Narrow" w:eastAsia="Aptos Narrow" w:cs="Aptos Narrow"/>
                <w:color w:val="000000"/>
                <w:u w:val="single"/>
                <w:lang w:val="en-GB"/>
              </w:rPr>
            </w:pPr>
            <w:r w:rsidRPr="00D92B5F">
              <w:rPr>
                <w:rFonts w:ascii="Aptos Narrow" w:hAnsi="Aptos Narrow" w:eastAsia="Aptos Narrow" w:cs="Aptos Narrow"/>
                <w:color w:val="000000"/>
                <w:u w:val="single"/>
                <w:lang w:val="en-GB"/>
              </w:rPr>
              <w:t>Policy Alignment</w:t>
            </w:r>
            <w:r w:rsidRPr="00D92B5F">
              <w:rPr>
                <w:rFonts w:ascii="Aptos Narrow" w:hAnsi="Aptos Narrow" w:eastAsia="Aptos Narrow" w:cs="Aptos Narrow"/>
                <w:color w:val="000000"/>
                <w:lang w:val="en-GB"/>
              </w:rPr>
              <w:t xml:space="preserve">: </w:t>
            </w:r>
            <w:r w:rsidR="001347EF">
              <w:rPr>
                <w:rFonts w:ascii="Aptos Narrow" w:hAnsi="Aptos Narrow" w:eastAsia="Aptos Narrow" w:cs="Aptos Narrow"/>
                <w:color w:val="000000"/>
                <w:lang w:val="en-GB"/>
              </w:rPr>
              <w:t>National Reproductive Health Policy 2022-2032, Kenya Health Sector Strategic and Investment Plan 2023-2027, Kenya RMNCAH Investment Framework 2025-2030</w:t>
            </w:r>
            <w:r w:rsidR="00C76C41">
              <w:rPr>
                <w:rFonts w:ascii="Aptos Narrow" w:hAnsi="Aptos Narrow" w:eastAsia="Aptos Narrow" w:cs="Aptos Narrow"/>
                <w:color w:val="000000"/>
                <w:lang w:val="en-GB"/>
              </w:rPr>
              <w:t xml:space="preserve">, </w:t>
            </w:r>
            <w:r w:rsidRPr="00C76C41" w:rsidR="00C76C41">
              <w:rPr>
                <w:rFonts w:ascii="Aptos Narrow" w:hAnsi="Aptos Narrow" w:eastAsia="Aptos Narrow" w:cs="Aptos Narrow"/>
                <w:color w:val="000000"/>
                <w:lang w:val="en-GB"/>
              </w:rPr>
              <w:t xml:space="preserve">National Guidelines on Quality Obstetrics and </w:t>
            </w:r>
            <w:r w:rsidRPr="00F4038E" w:rsidR="00C76C41">
              <w:rPr>
                <w:rFonts w:ascii="Aptos Narrow" w:hAnsi="Aptos Narrow" w:eastAsia="Aptos Narrow" w:cs="Aptos Narrow"/>
                <w:color w:val="000000"/>
                <w:lang w:val="en-GB"/>
              </w:rPr>
              <w:t>Perinatal Care 2024</w:t>
            </w:r>
          </w:p>
          <w:p w:rsidRPr="00F4038E" w:rsidR="0018649A" w:rsidP="00A260E7" w:rsidRDefault="0018649A" w14:paraId="235BED0E" w14:textId="0931C139">
            <w:pPr>
              <w:tabs>
                <w:tab w:val="left" w:pos="2388"/>
              </w:tabs>
              <w:rPr>
                <w:rFonts w:ascii="Aptos Narrow" w:hAnsi="Aptos Narrow" w:eastAsia="Aptos Narrow" w:cs="Aptos Narrow"/>
                <w:color w:val="000000"/>
                <w:lang w:val="en-GB"/>
              </w:rPr>
            </w:pPr>
            <w:r w:rsidRPr="00F4038E">
              <w:rPr>
                <w:rFonts w:ascii="Aptos Narrow" w:hAnsi="Aptos Narrow" w:eastAsia="Aptos Narrow" w:cs="Aptos Narrow"/>
                <w:color w:val="000000" w:themeColor="text1"/>
                <w:u w:val="single"/>
                <w:lang w:val="en-GB"/>
              </w:rPr>
              <w:t>Beginnings Fund Investment</w:t>
            </w:r>
            <w:r w:rsidRPr="00F4038E">
              <w:rPr>
                <w:rFonts w:ascii="Aptos Narrow" w:hAnsi="Aptos Narrow" w:eastAsia="Aptos Narrow" w:cs="Aptos Narrow"/>
                <w:color w:val="000000" w:themeColor="text1"/>
                <w:lang w:val="en-GB"/>
              </w:rPr>
              <w:t>: USD</w:t>
            </w:r>
            <w:r w:rsidRPr="00F4038E" w:rsidR="00B52C1F">
              <w:rPr>
                <w:rFonts w:ascii="Aptos Narrow" w:hAnsi="Aptos Narrow" w:eastAsia="Aptos Narrow" w:cs="Aptos Narrow"/>
                <w:color w:val="000000" w:themeColor="text1"/>
                <w:lang w:val="en-GB"/>
              </w:rPr>
              <w:t xml:space="preserve"> </w:t>
            </w:r>
            <w:r w:rsidR="001C30D8">
              <w:rPr>
                <w:rFonts w:ascii="Aptos Narrow" w:hAnsi="Aptos Narrow" w:eastAsia="Aptos Narrow" w:cs="Aptos Narrow"/>
                <w:color w:val="000000" w:themeColor="text1"/>
                <w:lang w:val="en-GB"/>
              </w:rPr>
              <w:t>15.9</w:t>
            </w:r>
            <w:r w:rsidRPr="00F4038E">
              <w:rPr>
                <w:rFonts w:ascii="Aptos Narrow" w:hAnsi="Aptos Narrow" w:eastAsia="Aptos Narrow" w:cs="Aptos Narrow"/>
                <w:color w:val="000000" w:themeColor="text1"/>
                <w:lang w:val="en-GB"/>
              </w:rPr>
              <w:t>million</w:t>
            </w:r>
          </w:p>
          <w:p w:rsidRPr="00F4038E" w:rsidR="0018649A" w:rsidP="00A260E7" w:rsidRDefault="0018649A" w14:paraId="18A1F872" w14:textId="613C8C90">
            <w:pPr>
              <w:rPr>
                <w:rFonts w:ascii="Aptos Narrow" w:hAnsi="Aptos Narrow" w:eastAsia="Aptos Narrow" w:cs="Aptos Narrow"/>
                <w:color w:val="000000"/>
                <w:lang w:val="en-GB"/>
              </w:rPr>
            </w:pPr>
            <w:r w:rsidRPr="00F4038E">
              <w:rPr>
                <w:rFonts w:ascii="Aptos Narrow" w:hAnsi="Aptos Narrow" w:eastAsia="Aptos Narrow" w:cs="Aptos Narrow"/>
                <w:color w:val="000000" w:themeColor="text1"/>
                <w:u w:val="single"/>
                <w:lang w:val="en-GB"/>
              </w:rPr>
              <w:t>Government Commitment</w:t>
            </w:r>
            <w:r w:rsidRPr="00F4038E">
              <w:rPr>
                <w:rFonts w:ascii="Aptos Narrow" w:hAnsi="Aptos Narrow" w:eastAsia="Aptos Narrow" w:cs="Aptos Narrow"/>
                <w:color w:val="000000" w:themeColor="text1"/>
                <w:lang w:val="en-GB"/>
              </w:rPr>
              <w:t xml:space="preserve">: </w:t>
            </w:r>
            <w:r w:rsidRPr="00F4038E" w:rsidR="58AD51EB">
              <w:rPr>
                <w:rFonts w:ascii="Aptos Narrow" w:hAnsi="Aptos Narrow" w:eastAsia="Aptos Narrow" w:cs="Aptos Narrow"/>
                <w:color w:val="000000" w:themeColor="text1"/>
                <w:lang w:val="en-GB"/>
              </w:rPr>
              <w:t>USD</w:t>
            </w:r>
            <w:r w:rsidRPr="00F4038E" w:rsidR="5C4C1DA9">
              <w:rPr>
                <w:rFonts w:ascii="Aptos Narrow" w:hAnsi="Aptos Narrow" w:eastAsia="Aptos Narrow" w:cs="Aptos Narrow"/>
                <w:color w:val="000000" w:themeColor="text1"/>
                <w:lang w:val="en-GB"/>
              </w:rPr>
              <w:t xml:space="preserve"> </w:t>
            </w:r>
            <w:r w:rsidRPr="00F4038E" w:rsidR="29DB649E">
              <w:rPr>
                <w:rFonts w:ascii="Aptos Narrow" w:hAnsi="Aptos Narrow" w:eastAsia="Aptos Narrow" w:cs="Aptos Narrow"/>
                <w:color w:val="000000" w:themeColor="text1"/>
                <w:lang w:val="en-GB"/>
              </w:rPr>
              <w:t>2</w:t>
            </w:r>
            <w:r w:rsidRPr="00F4038E" w:rsidR="00EB79FB">
              <w:rPr>
                <w:rFonts w:ascii="Aptos Narrow" w:hAnsi="Aptos Narrow" w:eastAsia="Aptos Narrow" w:cs="Aptos Narrow"/>
                <w:color w:val="000000" w:themeColor="text1"/>
                <w:lang w:val="en-GB"/>
              </w:rPr>
              <w:t>3.1</w:t>
            </w:r>
            <w:r w:rsidRPr="00F4038E" w:rsidR="29DB649E">
              <w:rPr>
                <w:rFonts w:ascii="Aptos Narrow" w:hAnsi="Aptos Narrow" w:eastAsia="Aptos Narrow" w:cs="Aptos Narrow"/>
                <w:color w:val="000000" w:themeColor="text1"/>
                <w:lang w:val="en-GB"/>
              </w:rPr>
              <w:t xml:space="preserve"> </w:t>
            </w:r>
            <w:r w:rsidRPr="00F4038E">
              <w:rPr>
                <w:rFonts w:ascii="Aptos Narrow" w:hAnsi="Aptos Narrow" w:eastAsia="Aptos Narrow" w:cs="Aptos Narrow"/>
                <w:color w:val="000000" w:themeColor="text1"/>
                <w:lang w:val="en-GB"/>
              </w:rPr>
              <w:t>million</w:t>
            </w:r>
            <w:r w:rsidRPr="00F4038E" w:rsidR="00CE243A">
              <w:rPr>
                <w:rFonts w:ascii="Aptos Narrow" w:hAnsi="Aptos Narrow" w:eastAsia="Aptos Narrow" w:cs="Aptos Narrow"/>
                <w:color w:val="000000" w:themeColor="text1"/>
                <w:lang w:val="en-GB"/>
              </w:rPr>
              <w:t xml:space="preserve"> </w:t>
            </w:r>
            <w:r w:rsidRPr="00145292" w:rsidR="00145292">
              <w:rPr>
                <w:rFonts w:ascii="Aptos Narrow" w:hAnsi="Aptos Narrow" w:eastAsia="Aptos Narrow" w:cs="Aptos Narrow"/>
                <w:color w:val="000000" w:themeColor="text1"/>
                <w:lang w:val="en-GB"/>
              </w:rPr>
              <w:t xml:space="preserve">(GOK and </w:t>
            </w:r>
            <w:r w:rsidR="00145292">
              <w:rPr>
                <w:rFonts w:ascii="Aptos Narrow" w:hAnsi="Aptos Narrow" w:eastAsia="Aptos Narrow" w:cs="Aptos Narrow"/>
                <w:color w:val="000000" w:themeColor="text1"/>
                <w:lang w:val="en-GB"/>
              </w:rPr>
              <w:t>bilateral</w:t>
            </w:r>
            <w:r w:rsidRPr="00145292" w:rsidR="00145292">
              <w:rPr>
                <w:rFonts w:ascii="Aptos Narrow" w:hAnsi="Aptos Narrow" w:eastAsia="Aptos Narrow" w:cs="Aptos Narrow"/>
                <w:color w:val="000000" w:themeColor="text1"/>
                <w:lang w:val="en-GB"/>
              </w:rPr>
              <w:t xml:space="preserve"> funds channelled through Treasury)</w:t>
            </w:r>
          </w:p>
          <w:p w:rsidRPr="00F4038E" w:rsidR="0018649A" w:rsidP="00A260E7" w:rsidRDefault="0018649A" w14:paraId="18C4F666" w14:textId="683DC93A">
            <w:pPr>
              <w:tabs>
                <w:tab w:val="left" w:pos="2388"/>
              </w:tabs>
              <w:rPr>
                <w:rFonts w:ascii="Aptos Narrow" w:hAnsi="Aptos Narrow" w:eastAsia="Aptos Narrow" w:cs="Aptos Narrow"/>
                <w:color w:val="000000"/>
                <w:lang w:val="en-GB"/>
              </w:rPr>
            </w:pPr>
            <w:r w:rsidRPr="00F4038E">
              <w:rPr>
                <w:rFonts w:ascii="Aptos Narrow" w:hAnsi="Aptos Narrow" w:eastAsia="Aptos Narrow" w:cs="Aptos Narrow"/>
                <w:color w:val="000000"/>
                <w:u w:val="single"/>
                <w:lang w:val="en-GB"/>
              </w:rPr>
              <w:t>Government Lead</w:t>
            </w:r>
            <w:r w:rsidRPr="00F4038E">
              <w:rPr>
                <w:rFonts w:ascii="Aptos Narrow" w:hAnsi="Aptos Narrow" w:eastAsia="Aptos Narrow" w:cs="Aptos Narrow"/>
                <w:color w:val="000000"/>
                <w:lang w:val="en-GB"/>
              </w:rPr>
              <w:t>: MOH-</w:t>
            </w:r>
            <w:r w:rsidRPr="00F4038E" w:rsidR="001347EF">
              <w:rPr>
                <w:rFonts w:ascii="Aptos Narrow" w:hAnsi="Aptos Narrow" w:eastAsia="Aptos Narrow" w:cs="Aptos Narrow"/>
                <w:color w:val="000000"/>
                <w:lang w:val="en-GB"/>
              </w:rPr>
              <w:t xml:space="preserve"> Director of Family Health</w:t>
            </w:r>
            <w:r w:rsidRPr="00F4038E" w:rsidR="00C76C41">
              <w:rPr>
                <w:rFonts w:ascii="Aptos Narrow" w:hAnsi="Aptos Narrow" w:eastAsia="Aptos Narrow" w:cs="Aptos Narrow"/>
                <w:color w:val="000000"/>
                <w:lang w:val="en-GB"/>
              </w:rPr>
              <w:t>, Council of Governors</w:t>
            </w:r>
          </w:p>
          <w:p w:rsidRPr="00F4038E" w:rsidR="0018649A" w:rsidP="00A260E7" w:rsidRDefault="58AD51EB" w14:paraId="572D5762" w14:textId="4BAE5D25">
            <w:pPr>
              <w:tabs>
                <w:tab w:val="left" w:pos="2388"/>
              </w:tabs>
              <w:rPr>
                <w:rFonts w:ascii="Aptos Narrow" w:hAnsi="Aptos Narrow" w:eastAsia="Aptos Narrow" w:cs="Aptos Narrow"/>
                <w:color w:val="000000"/>
                <w:lang w:val="en-GB"/>
              </w:rPr>
            </w:pPr>
            <w:r w:rsidRPr="00F4038E">
              <w:rPr>
                <w:rFonts w:ascii="Aptos Narrow" w:hAnsi="Aptos Narrow" w:eastAsia="Aptos Narrow" w:cs="Aptos Narrow"/>
                <w:color w:val="000000" w:themeColor="text1"/>
                <w:u w:val="single"/>
                <w:lang w:val="en-GB"/>
              </w:rPr>
              <w:t>Technical Support Partners</w:t>
            </w:r>
            <w:r w:rsidRPr="00F4038E">
              <w:rPr>
                <w:rFonts w:ascii="Aptos Narrow" w:hAnsi="Aptos Narrow" w:eastAsia="Aptos Narrow" w:cs="Aptos Narrow"/>
                <w:color w:val="000000" w:themeColor="text1"/>
                <w:lang w:val="en-GB"/>
              </w:rPr>
              <w:t xml:space="preserve">: </w:t>
            </w:r>
            <w:r w:rsidRPr="00F4038E" w:rsidR="1F76F955">
              <w:rPr>
                <w:rFonts w:ascii="Aptos Narrow" w:hAnsi="Aptos Narrow" w:eastAsia="Aptos Narrow" w:cs="Aptos Narrow"/>
                <w:color w:val="000000" w:themeColor="text1"/>
                <w:lang w:val="en-GB"/>
              </w:rPr>
              <w:t xml:space="preserve">Jacaranda Health, </w:t>
            </w:r>
            <w:r w:rsidRPr="00F4038E" w:rsidR="00BC04AF">
              <w:rPr>
                <w:rFonts w:ascii="Aptos Narrow" w:hAnsi="Aptos Narrow" w:eastAsia="Aptos Narrow" w:cs="Aptos Narrow"/>
                <w:color w:val="000000" w:themeColor="text1"/>
                <w:lang w:val="en-GB"/>
              </w:rPr>
              <w:t xml:space="preserve">Lwala Community Alliance, </w:t>
            </w:r>
            <w:r w:rsidRPr="00F4038E" w:rsidR="00BC42E5">
              <w:rPr>
                <w:rFonts w:ascii="Aptos Narrow" w:hAnsi="Aptos Narrow" w:eastAsia="Aptos Narrow" w:cs="Aptos Narrow"/>
                <w:color w:val="000000" w:themeColor="text1"/>
                <w:lang w:val="en-GB"/>
              </w:rPr>
              <w:t xml:space="preserve">Kenya Red Cross Society and </w:t>
            </w:r>
            <w:r w:rsidRPr="00F4038E" w:rsidR="1F76F955">
              <w:rPr>
                <w:rFonts w:ascii="Aptos Narrow" w:hAnsi="Aptos Narrow" w:eastAsia="Aptos Narrow" w:cs="Aptos Narrow"/>
                <w:color w:val="000000" w:themeColor="text1"/>
                <w:lang w:val="en-GB"/>
              </w:rPr>
              <w:t>NEST 360</w:t>
            </w:r>
          </w:p>
          <w:p w:rsidRPr="00F4038E" w:rsidR="0018649A" w:rsidP="00F4038E" w:rsidRDefault="0018649A" w14:paraId="017E2A84" w14:textId="7A985216">
            <w:pPr>
              <w:tabs>
                <w:tab w:val="left" w:pos="2388"/>
              </w:tabs>
              <w:rPr>
                <w:rFonts w:ascii="Aptos Narrow" w:hAnsi="Aptos Narrow" w:eastAsia="Aptos Narrow" w:cs="Aptos Narrow"/>
                <w:color w:val="000000" w:themeColor="text1"/>
                <w:lang w:val="en-GB"/>
              </w:rPr>
            </w:pPr>
            <w:r w:rsidRPr="00F4038E">
              <w:rPr>
                <w:rFonts w:ascii="Aptos Narrow" w:hAnsi="Aptos Narrow" w:eastAsia="Aptos Narrow" w:cs="Aptos Narrow"/>
                <w:color w:val="000000" w:themeColor="text1"/>
                <w:u w:val="single"/>
                <w:lang w:val="en-GB"/>
              </w:rPr>
              <w:t>Technical Support Partner Co-Investment</w:t>
            </w:r>
            <w:r w:rsidRPr="00F4038E">
              <w:rPr>
                <w:rFonts w:ascii="Aptos Narrow" w:hAnsi="Aptos Narrow" w:eastAsia="Aptos Narrow" w:cs="Aptos Narrow"/>
                <w:color w:val="000000" w:themeColor="text1"/>
                <w:lang w:val="en-GB"/>
              </w:rPr>
              <w:t>: USD</w:t>
            </w:r>
            <w:r w:rsidRPr="00F4038E" w:rsidR="1FF57FCB">
              <w:rPr>
                <w:rFonts w:ascii="Aptos Narrow" w:hAnsi="Aptos Narrow" w:eastAsia="Aptos Narrow" w:cs="Aptos Narrow"/>
                <w:color w:val="000000" w:themeColor="text1"/>
                <w:lang w:val="en-GB"/>
              </w:rPr>
              <w:t xml:space="preserve"> </w:t>
            </w:r>
            <w:r w:rsidRPr="00F4038E" w:rsidR="004A20CC">
              <w:rPr>
                <w:rFonts w:ascii="Aptos Narrow" w:hAnsi="Aptos Narrow" w:eastAsia="Aptos Narrow" w:cs="Aptos Narrow"/>
                <w:color w:val="000000" w:themeColor="text1"/>
                <w:lang w:val="en-GB"/>
              </w:rPr>
              <w:t>2</w:t>
            </w:r>
            <w:r w:rsidRPr="00F4038E">
              <w:rPr>
                <w:rFonts w:ascii="Aptos Narrow" w:hAnsi="Aptos Narrow" w:eastAsia="Aptos Narrow" w:cs="Aptos Narrow"/>
                <w:color w:val="000000" w:themeColor="text1"/>
                <w:lang w:val="en-GB"/>
              </w:rPr>
              <w:t xml:space="preserve">million </w:t>
            </w:r>
            <w:r w:rsidRPr="00F4038E" w:rsidR="41F9C94D">
              <w:rPr>
                <w:rFonts w:ascii="Aptos Narrow" w:hAnsi="Aptos Narrow" w:eastAsia="Aptos Narrow" w:cs="Aptos Narrow"/>
                <w:color w:val="000000" w:themeColor="text1"/>
                <w:lang w:val="en-GB"/>
              </w:rPr>
              <w:t>(</w:t>
            </w:r>
            <w:r w:rsidRPr="00F4038E" w:rsidR="00B20D98">
              <w:rPr>
                <w:rFonts w:ascii="Aptos Narrow" w:hAnsi="Aptos Narrow" w:eastAsia="Aptos Narrow" w:cs="Aptos Narrow"/>
                <w:color w:val="000000" w:themeColor="text1"/>
                <w:lang w:val="en-GB"/>
              </w:rPr>
              <w:t>UNFA</w:t>
            </w:r>
            <w:r w:rsidRPr="00F4038E" w:rsidR="41F9C94D">
              <w:rPr>
                <w:rFonts w:ascii="Aptos Narrow" w:hAnsi="Aptos Narrow" w:eastAsia="Aptos Narrow" w:cs="Aptos Narrow"/>
                <w:color w:val="000000" w:themeColor="text1"/>
                <w:lang w:val="en-GB"/>
              </w:rPr>
              <w:t>)/ USD</w:t>
            </w:r>
            <w:r w:rsidRPr="00F4038E" w:rsidR="00F4038E">
              <w:rPr>
                <w:rFonts w:ascii="Aptos Narrow" w:hAnsi="Aptos Narrow" w:eastAsia="Aptos Narrow" w:cs="Aptos Narrow"/>
                <w:color w:val="000000" w:themeColor="text1"/>
                <w:lang w:val="en-GB"/>
              </w:rPr>
              <w:t>5</w:t>
            </w:r>
            <w:r w:rsidRPr="00F4038E" w:rsidR="41F9C94D">
              <w:rPr>
                <w:rFonts w:ascii="Aptos Narrow" w:hAnsi="Aptos Narrow" w:eastAsia="Aptos Narrow" w:cs="Aptos Narrow"/>
                <w:color w:val="000000" w:themeColor="text1"/>
                <w:lang w:val="en-GB"/>
              </w:rPr>
              <w:t>million</w:t>
            </w:r>
            <w:r w:rsidRPr="00F4038E" w:rsidR="00F4038E">
              <w:rPr>
                <w:rFonts w:ascii="Aptos Narrow" w:hAnsi="Aptos Narrow" w:eastAsia="Aptos Narrow" w:cs="Aptos Narrow"/>
                <w:color w:val="000000" w:themeColor="text1"/>
                <w:lang w:val="en-GB"/>
              </w:rPr>
              <w:t xml:space="preserve"> (UNICEF)</w:t>
            </w:r>
          </w:p>
          <w:p w:rsidRPr="00D92B5F" w:rsidR="0018649A" w:rsidP="00A260E7" w:rsidRDefault="0018649A" w14:paraId="6031AA3F" w14:textId="409219A4">
            <w:pPr>
              <w:tabs>
                <w:tab w:val="left" w:pos="2388"/>
              </w:tabs>
              <w:rPr>
                <w:rFonts w:ascii="Aptos Narrow" w:hAnsi="Aptos Narrow" w:eastAsia="Aptos Narrow" w:cs="Aptos Narrow"/>
                <w:color w:val="000000"/>
                <w:lang w:val="en-GB"/>
              </w:rPr>
            </w:pPr>
            <w:r w:rsidRPr="7446AF62">
              <w:rPr>
                <w:rFonts w:ascii="Aptos Narrow" w:hAnsi="Aptos Narrow" w:eastAsia="Aptos Narrow" w:cs="Aptos Narrow"/>
                <w:color w:val="000000" w:themeColor="text1"/>
                <w:u w:val="single"/>
                <w:lang w:val="en-GB"/>
              </w:rPr>
              <w:t>Complementary Investments</w:t>
            </w:r>
            <w:r w:rsidRPr="7446AF62">
              <w:rPr>
                <w:rFonts w:ascii="Aptos Narrow" w:hAnsi="Aptos Narrow" w:eastAsia="Aptos Narrow" w:cs="Aptos Narrow"/>
                <w:color w:val="000000" w:themeColor="text1"/>
                <w:lang w:val="en-GB"/>
              </w:rPr>
              <w:t xml:space="preserve">:  </w:t>
            </w:r>
          </w:p>
        </w:tc>
      </w:tr>
    </w:tbl>
    <w:p w:rsidRPr="00D92B5F" w:rsidR="0018649A" w:rsidP="0018649A" w:rsidRDefault="0018649A" w14:paraId="4A64A5B2" w14:textId="77777777">
      <w:pPr>
        <w:tabs>
          <w:tab w:val="left" w:pos="2388"/>
        </w:tabs>
        <w:spacing w:after="0" w:line="240" w:lineRule="auto"/>
        <w:rPr>
          <w:rFonts w:ascii="Aptos Narrow" w:hAnsi="Aptos Narrow" w:eastAsia="Aptos Narrow" w:cs="Aptos Narrow"/>
          <w:color w:val="000000"/>
          <w:u w:val="single"/>
          <w:lang w:val="en-GB"/>
        </w:rPr>
      </w:pPr>
    </w:p>
    <w:p w:rsidRPr="00D92B5F" w:rsidR="0018649A" w:rsidP="0018649A" w:rsidRDefault="0018649A" w14:paraId="12357735" w14:textId="6ECB9004">
      <w:pPr>
        <w:tabs>
          <w:tab w:val="left" w:pos="2388"/>
        </w:tabs>
        <w:spacing w:after="0" w:line="240" w:lineRule="auto"/>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 xml:space="preserve">Beginnings Fund will provide support for the following activities in </w:t>
      </w:r>
      <w:r w:rsidR="001C50EE">
        <w:rPr>
          <w:rFonts w:ascii="Aptos Narrow" w:hAnsi="Aptos Narrow" w:eastAsia="Aptos Narrow" w:cs="Aptos Narrow"/>
          <w:color w:val="000000"/>
          <w:u w:val="single"/>
          <w:lang w:val="en-GB"/>
        </w:rPr>
        <w:t>200</w:t>
      </w:r>
      <w:r w:rsidRPr="00D92B5F">
        <w:rPr>
          <w:rFonts w:ascii="Aptos Narrow" w:hAnsi="Aptos Narrow" w:eastAsia="Aptos Narrow" w:cs="Aptos Narrow"/>
          <w:color w:val="000000"/>
          <w:u w:val="single"/>
          <w:lang w:val="en-GB"/>
        </w:rPr>
        <w:t xml:space="preserve"> high-volume facilities in 21 counties</w:t>
      </w:r>
      <w:r w:rsidRPr="00D92B5F">
        <w:rPr>
          <w:rFonts w:ascii="Aptos Narrow" w:hAnsi="Aptos Narrow" w:eastAsia="Aptos Narrow" w:cs="Aptos Narrow"/>
          <w:b/>
          <w:bCs/>
          <w:color w:val="000000"/>
          <w:lang w:val="en-GB"/>
        </w:rPr>
        <w:t>:</w:t>
      </w:r>
    </w:p>
    <w:p w:rsidRPr="00D92B5F" w:rsidR="0018649A" w:rsidP="0018649A" w:rsidRDefault="0018649A" w14:paraId="282AE20E" w14:textId="77777777">
      <w:pPr>
        <w:tabs>
          <w:tab w:val="left" w:pos="2388"/>
        </w:tabs>
        <w:spacing w:after="0" w:line="240" w:lineRule="auto"/>
        <w:rPr>
          <w:rFonts w:ascii="Aptos Narrow" w:hAnsi="Aptos Narrow" w:eastAsia="Noto Sans" w:cs="Noto Sans"/>
          <w:lang w:val="en-GB"/>
        </w:rPr>
      </w:pPr>
    </w:p>
    <w:p w:rsidRPr="00D92B5F" w:rsidR="0018649A" w:rsidP="0018649A" w:rsidRDefault="0018649A" w14:paraId="102EF699" w14:textId="77777777">
      <w:pPr>
        <w:tabs>
          <w:tab w:val="left" w:pos="2388"/>
        </w:tabs>
        <w:spacing w:after="0" w:line="240" w:lineRule="auto"/>
        <w:rPr>
          <w:rFonts w:ascii="Aptos Narrow" w:hAnsi="Aptos Narrow" w:eastAsia="Noto Sans" w:cs="Noto Sans"/>
          <w:lang w:val="en-GB"/>
        </w:rPr>
      </w:pPr>
      <w:r w:rsidRPr="00D92B5F">
        <w:rPr>
          <w:rFonts w:ascii="Aptos Narrow" w:hAnsi="Aptos Narrow" w:eastAsia="Noto Sans" w:cs="Noto Sans"/>
          <w:lang w:val="en-GB"/>
        </w:rPr>
        <w:t>Antenatal Care:</w:t>
      </w:r>
    </w:p>
    <w:p w:rsidRPr="00D92B5F" w:rsidR="0018649A" w:rsidP="008C7823" w:rsidRDefault="0018649A" w14:paraId="74B7184E" w14:textId="77777777">
      <w:pPr>
        <w:numPr>
          <w:ilvl w:val="1"/>
          <w:numId w:val="6"/>
        </w:numPr>
        <w:tabs>
          <w:tab w:val="left" w:pos="2388"/>
        </w:tabs>
        <w:spacing w:after="0" w:line="240" w:lineRule="auto"/>
        <w:ind w:left="540" w:hanging="180"/>
        <w:contextualSpacing/>
        <w:rPr>
          <w:rFonts w:ascii="Aptos Narrow" w:hAnsi="Aptos Narrow" w:eastAsia="Noto Sans" w:cs="Noto Sans"/>
          <w:lang w:val="en-GB"/>
        </w:rPr>
      </w:pPr>
      <w:r w:rsidRPr="00D92B5F">
        <w:rPr>
          <w:rFonts w:ascii="Aptos Narrow" w:hAnsi="Aptos Narrow" w:eastAsia="Noto Sans" w:cs="Noto Sans"/>
          <w:lang w:val="en-GB"/>
        </w:rPr>
        <w:t xml:space="preserve">Procure complementary point-of-care </w:t>
      </w:r>
      <w:r w:rsidRPr="00D92B5F">
        <w:rPr>
          <w:rFonts w:ascii="Aptos Narrow" w:hAnsi="Aptos Narrow" w:eastAsia="Noto Sans" w:cs="Noto Sans"/>
          <w:b/>
          <w:bCs/>
          <w:lang w:val="en-GB"/>
        </w:rPr>
        <w:t>antenatal care diagnostics</w:t>
      </w:r>
      <w:r w:rsidRPr="00D92B5F">
        <w:rPr>
          <w:rFonts w:ascii="Aptos Narrow" w:hAnsi="Aptos Narrow" w:eastAsia="Noto Sans" w:cs="Noto Sans"/>
          <w:lang w:val="en-GB"/>
        </w:rPr>
        <w:t xml:space="preserve">, including reagents and facilitate uptake for early identification and management of infections, anaemia, hypertension, diabetes. </w:t>
      </w:r>
    </w:p>
    <w:p w:rsidRPr="00D92B5F" w:rsidR="0018649A" w:rsidP="008C7823" w:rsidRDefault="6E801E70" w14:paraId="2F2C688A" w14:textId="5836A266">
      <w:pPr>
        <w:numPr>
          <w:ilvl w:val="1"/>
          <w:numId w:val="6"/>
        </w:numPr>
        <w:tabs>
          <w:tab w:val="left" w:pos="2388"/>
        </w:tabs>
        <w:spacing w:after="0" w:line="240" w:lineRule="auto"/>
        <w:ind w:left="540" w:hanging="180"/>
        <w:contextualSpacing/>
        <w:rPr>
          <w:rFonts w:ascii="Aptos Narrow" w:hAnsi="Aptos Narrow" w:eastAsia="Noto Sans" w:cs="Noto Sans"/>
          <w:lang w:val="en-GB"/>
        </w:rPr>
      </w:pPr>
      <w:r w:rsidRPr="7446AF62">
        <w:rPr>
          <w:rFonts w:ascii="Aptos Narrow" w:hAnsi="Aptos Narrow" w:eastAsia="Noto Sans" w:cs="Noto Sans"/>
          <w:lang w:val="en-GB"/>
        </w:rPr>
        <w:t xml:space="preserve">Scale up of </w:t>
      </w:r>
      <w:r w:rsidRPr="00D92B5F" w:rsidR="0018649A">
        <w:rPr>
          <w:rFonts w:ascii="Aptos Narrow" w:hAnsi="Aptos Narrow" w:eastAsia="Noto Sans" w:cs="Noto Sans"/>
          <w:b/>
          <w:bCs/>
          <w:lang w:val="en-GB"/>
        </w:rPr>
        <w:t>p</w:t>
      </w:r>
      <w:r w:rsidRPr="00D92B5F" w:rsidR="0018649A">
        <w:rPr>
          <w:rFonts w:ascii="Aptos Narrow" w:hAnsi="Aptos Narrow" w:eastAsia="Times New Roman" w:cs="Times New Roman"/>
          <w:b/>
          <w:bCs/>
          <w:lang w:val="en-GB"/>
        </w:rPr>
        <w:t xml:space="preserve">oint-of-care ultrasound (POCUS) </w:t>
      </w:r>
      <w:r w:rsidRPr="00D92B5F" w:rsidR="0018649A">
        <w:rPr>
          <w:rFonts w:ascii="Aptos Narrow" w:hAnsi="Aptos Narrow" w:eastAsia="Times New Roman" w:cs="Times New Roman"/>
          <w:lang w:val="en-GB"/>
        </w:rPr>
        <w:t xml:space="preserve">to improve gestational age dating, identify high-risk pregnancies and improve risk-differentiated care through regulatory approval and mentorship </w:t>
      </w:r>
      <w:r w:rsidRPr="00D92B5F" w:rsidR="0018649A">
        <w:rPr>
          <w:rFonts w:ascii="Aptos Narrow" w:hAnsi="Aptos Narrow" w:eastAsia="Noto Sans" w:cs="Noto Sans"/>
          <w:lang w:val="en-GB"/>
        </w:rPr>
        <w:t xml:space="preserve"> </w:t>
      </w:r>
    </w:p>
    <w:p w:rsidRPr="00D92B5F" w:rsidR="0018649A" w:rsidP="008C7823" w:rsidRDefault="24A3500E" w14:paraId="55B347E1" w14:textId="3058BFED">
      <w:pPr>
        <w:numPr>
          <w:ilvl w:val="1"/>
          <w:numId w:val="6"/>
        </w:numPr>
        <w:tabs>
          <w:tab w:val="left" w:pos="2388"/>
        </w:tabs>
        <w:spacing w:after="0" w:line="240" w:lineRule="auto"/>
        <w:ind w:left="540" w:hanging="180"/>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Strengthen </w:t>
      </w:r>
      <w:r w:rsidRPr="00D92B5F" w:rsidR="002B4C93">
        <w:rPr>
          <w:rFonts w:ascii="Aptos Narrow" w:hAnsi="Aptos Narrow" w:eastAsia="Times New Roman" w:cs="Times New Roman"/>
          <w:color w:val="000000"/>
          <w:kern w:val="0"/>
          <w:lang w:val="en-GB"/>
          <w14:ligatures w14:val="none"/>
        </w:rPr>
        <w:t>the uptake</w:t>
      </w:r>
      <w:r w:rsidRPr="00D92B5F" w:rsidR="0018649A">
        <w:rPr>
          <w:rFonts w:ascii="Aptos Narrow" w:hAnsi="Aptos Narrow" w:eastAsia="Times New Roman" w:cs="Times New Roman"/>
          <w:color w:val="000000"/>
          <w:kern w:val="0"/>
          <w:lang w:val="en-GB"/>
          <w14:ligatures w14:val="none"/>
        </w:rPr>
        <w:t xml:space="preserve"> </w:t>
      </w:r>
      <w:r w:rsidRPr="00D92B5F" w:rsidR="0018649A">
        <w:rPr>
          <w:rFonts w:ascii="Aptos Narrow" w:hAnsi="Aptos Narrow" w:eastAsia="Times New Roman" w:cs="Times New Roman"/>
          <w:b/>
          <w:bCs/>
          <w:color w:val="3B3838"/>
          <w:kern w:val="0"/>
          <w:lang w:val="en-GB"/>
          <w14:ligatures w14:val="none"/>
        </w:rPr>
        <w:t xml:space="preserve">of </w:t>
      </w:r>
      <w:r w:rsidRPr="00D92B5F" w:rsidR="0018649A">
        <w:rPr>
          <w:rFonts w:ascii="Aptos Narrow" w:hAnsi="Aptos Narrow" w:eastAsia="Times New Roman" w:cs="Times New Roman"/>
          <w:b/>
          <w:bCs/>
          <w:kern w:val="0"/>
          <w:lang w:val="en-GB"/>
          <w14:ligatures w14:val="none"/>
        </w:rPr>
        <w:t xml:space="preserve">antenatal corticosteroids </w:t>
      </w:r>
      <w:r w:rsidRPr="00D92B5F" w:rsidR="0018649A">
        <w:rPr>
          <w:rFonts w:ascii="Aptos Narrow" w:hAnsi="Aptos Narrow" w:eastAsia="Times New Roman" w:cs="Times New Roman"/>
          <w:color w:val="3B3838"/>
          <w:kern w:val="0"/>
          <w:lang w:val="en-GB"/>
          <w14:ligatures w14:val="none"/>
        </w:rPr>
        <w:t xml:space="preserve">for </w:t>
      </w:r>
      <w:r w:rsidRPr="00D92B5F" w:rsidR="0018649A">
        <w:rPr>
          <w:rFonts w:ascii="Aptos Narrow" w:hAnsi="Aptos Narrow" w:eastAsia="Times New Roman" w:cs="Times New Roman"/>
          <w:color w:val="000000"/>
          <w:kern w:val="0"/>
          <w:lang w:val="en-GB"/>
          <w14:ligatures w14:val="none"/>
        </w:rPr>
        <w:t xml:space="preserve">premature </w:t>
      </w:r>
      <w:r w:rsidRPr="00D92B5F" w:rsidR="58AD51EB">
        <w:rPr>
          <w:rFonts w:ascii="Aptos Narrow" w:hAnsi="Aptos Narrow" w:eastAsia="Times New Roman" w:cs="Times New Roman"/>
          <w:color w:val="000000"/>
          <w:kern w:val="0"/>
          <w:lang w:val="en-GB"/>
          <w14:ligatures w14:val="none"/>
        </w:rPr>
        <w:t>labo</w:t>
      </w:r>
      <w:r w:rsidRPr="00D92B5F" w:rsidR="30799DBC">
        <w:rPr>
          <w:rFonts w:ascii="Aptos Narrow" w:hAnsi="Aptos Narrow" w:eastAsia="Times New Roman" w:cs="Times New Roman"/>
          <w:color w:val="000000"/>
          <w:kern w:val="0"/>
          <w:lang w:val="en-GB"/>
          <w14:ligatures w14:val="none"/>
        </w:rPr>
        <w:t>u</w:t>
      </w:r>
      <w:r w:rsidRPr="00D92B5F" w:rsidR="58AD51EB">
        <w:rPr>
          <w:rFonts w:ascii="Aptos Narrow" w:hAnsi="Aptos Narrow" w:eastAsia="Times New Roman" w:cs="Times New Roman"/>
          <w:color w:val="000000"/>
          <w:kern w:val="0"/>
          <w:lang w:val="en-GB"/>
          <w14:ligatures w14:val="none"/>
        </w:rPr>
        <w:t>r</w:t>
      </w:r>
      <w:r w:rsidRPr="00D92B5F" w:rsidR="0018649A">
        <w:rPr>
          <w:rFonts w:ascii="Aptos Narrow" w:hAnsi="Aptos Narrow" w:eastAsia="Times New Roman" w:cs="Times New Roman"/>
          <w:color w:val="000000"/>
          <w:kern w:val="0"/>
          <w:lang w:val="en-GB"/>
          <w14:ligatures w14:val="none"/>
        </w:rPr>
        <w:t xml:space="preserve"> </w:t>
      </w:r>
    </w:p>
    <w:p w:rsidRPr="00D92B5F" w:rsidR="0018649A" w:rsidP="0018649A" w:rsidRDefault="0018649A" w14:paraId="59D96318" w14:textId="77777777">
      <w:pPr>
        <w:tabs>
          <w:tab w:val="left" w:pos="2388"/>
        </w:tabs>
        <w:spacing w:after="0" w:line="240" w:lineRule="auto"/>
        <w:rPr>
          <w:rFonts w:ascii="Aptos Narrow" w:hAnsi="Aptos Narrow" w:eastAsia="Noto Sans" w:cs="Noto Sans"/>
          <w:lang w:val="en-GB"/>
        </w:rPr>
      </w:pPr>
      <w:r w:rsidRPr="00D92B5F">
        <w:rPr>
          <w:rFonts w:ascii="Aptos Narrow" w:hAnsi="Aptos Narrow" w:eastAsia="Noto Sans" w:cs="Noto Sans"/>
          <w:lang w:val="en-GB"/>
        </w:rPr>
        <w:t>Labour and Delivery:</w:t>
      </w:r>
    </w:p>
    <w:p w:rsidRPr="00D92B5F" w:rsidR="0018649A" w:rsidP="008C7823" w:rsidRDefault="0018649A" w14:paraId="03BB8031" w14:textId="15A0990B">
      <w:pPr>
        <w:numPr>
          <w:ilvl w:val="1"/>
          <w:numId w:val="6"/>
        </w:numPr>
        <w:tabs>
          <w:tab w:val="left" w:pos="2388"/>
        </w:tabs>
        <w:spacing w:after="0" w:line="240" w:lineRule="auto"/>
        <w:ind w:left="630" w:hanging="270"/>
        <w:contextualSpacing/>
        <w:rPr>
          <w:rFonts w:ascii="Aptos Narrow" w:hAnsi="Aptos Narrow" w:eastAsia="Noto Sans" w:cs="Noto Sans"/>
          <w:lang w:val="en-GB"/>
        </w:rPr>
      </w:pPr>
      <w:r w:rsidRPr="00D92B5F">
        <w:rPr>
          <w:rFonts w:ascii="Aptos Narrow" w:hAnsi="Aptos Narrow" w:eastAsia="Noto Sans" w:cs="Noto Sans"/>
          <w:lang w:val="en-GB"/>
        </w:rPr>
        <w:t xml:space="preserve">Introduce </w:t>
      </w:r>
      <w:r w:rsidRPr="00D92B5F">
        <w:rPr>
          <w:rFonts w:ascii="Aptos Narrow" w:hAnsi="Aptos Narrow" w:eastAsia="Noto Sans" w:cs="Noto Sans"/>
          <w:b/>
          <w:bCs/>
          <w:lang w:val="en-GB"/>
        </w:rPr>
        <w:t xml:space="preserve">digital intrapartum and foetal monitoring technologies </w:t>
      </w:r>
      <w:r w:rsidRPr="00D92B5F">
        <w:rPr>
          <w:rFonts w:ascii="Aptos Narrow" w:hAnsi="Aptos Narrow" w:eastAsia="Noto Sans" w:cs="Noto Sans"/>
          <w:lang w:val="en-GB"/>
        </w:rPr>
        <w:t xml:space="preserve">at all target facilities </w:t>
      </w:r>
      <w:r w:rsidR="0058534A">
        <w:rPr>
          <w:rFonts w:ascii="Aptos Narrow" w:hAnsi="Aptos Narrow" w:eastAsia="Noto Sans" w:cs="Noto Sans"/>
          <w:lang w:val="en-GB"/>
        </w:rPr>
        <w:t>(</w:t>
      </w:r>
      <w:r w:rsidRPr="00D92B5F">
        <w:rPr>
          <w:rFonts w:ascii="Aptos Narrow" w:hAnsi="Aptos Narrow" w:eastAsia="Noto Sans" w:cs="Noto Sans"/>
          <w:lang w:val="en-GB"/>
        </w:rPr>
        <w:t>CTG at high-volume sub-county and county referral hospitals</w:t>
      </w:r>
      <w:r w:rsidR="00433788">
        <w:rPr>
          <w:rFonts w:ascii="Aptos Narrow" w:hAnsi="Aptos Narrow" w:eastAsia="Noto Sans" w:cs="Noto Sans"/>
          <w:lang w:val="en-GB"/>
        </w:rPr>
        <w:t>)</w:t>
      </w:r>
      <w:r w:rsidRPr="00D92B5F">
        <w:rPr>
          <w:rFonts w:ascii="Aptos Narrow" w:hAnsi="Aptos Narrow" w:eastAsia="Noto Sans" w:cs="Noto Sans"/>
          <w:lang w:val="en-GB"/>
        </w:rPr>
        <w:t xml:space="preserve"> </w:t>
      </w:r>
    </w:p>
    <w:p w:rsidRPr="00DE78B9" w:rsidR="0018649A" w:rsidP="008C7823" w:rsidRDefault="0018649A" w14:paraId="44AAEC22" w14:textId="7CF8BC3A">
      <w:pPr>
        <w:numPr>
          <w:ilvl w:val="0"/>
          <w:numId w:val="7"/>
        </w:numPr>
        <w:tabs>
          <w:tab w:val="left" w:pos="2388"/>
        </w:tabs>
        <w:spacing w:after="0" w:line="240" w:lineRule="auto"/>
        <w:ind w:left="630" w:hanging="270"/>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Roll out the </w:t>
      </w:r>
      <w:r w:rsidRPr="00D92B5F">
        <w:rPr>
          <w:rFonts w:ascii="Aptos Narrow" w:hAnsi="Aptos Narrow" w:eastAsia="Times New Roman" w:cs="Times New Roman"/>
          <w:b/>
          <w:bCs/>
          <w:color w:val="3B3838"/>
          <w:kern w:val="0"/>
          <w:lang w:val="en-GB"/>
          <w14:ligatures w14:val="none"/>
        </w:rPr>
        <w:t>PPH bundle</w:t>
      </w:r>
      <w:r w:rsidRPr="00D92B5F">
        <w:rPr>
          <w:rFonts w:ascii="Aptos Narrow" w:hAnsi="Aptos Narrow" w:eastAsia="Times New Roman" w:cs="Times New Roman"/>
          <w:color w:val="3B3838"/>
          <w:kern w:val="0"/>
          <w:lang w:val="en-GB"/>
          <w14:ligatures w14:val="none"/>
        </w:rPr>
        <w:t xml:space="preserve"> </w:t>
      </w:r>
      <w:r w:rsidRPr="00D92B5F">
        <w:rPr>
          <w:rFonts w:ascii="Aptos Narrow" w:hAnsi="Aptos Narrow" w:eastAsia="Times New Roman" w:cs="Times New Roman"/>
          <w:color w:val="000000"/>
          <w:kern w:val="0"/>
          <w:lang w:val="en-GB"/>
          <w14:ligatures w14:val="none"/>
        </w:rPr>
        <w:t xml:space="preserve">to prevent and treat post-partum </w:t>
      </w:r>
      <w:r w:rsidRPr="00D92B5F" w:rsidR="097441CA">
        <w:rPr>
          <w:rFonts w:ascii="Aptos Narrow" w:hAnsi="Aptos Narrow" w:eastAsia="Times New Roman" w:cs="Times New Roman"/>
          <w:color w:val="000000"/>
          <w:kern w:val="0"/>
          <w:lang w:val="en-GB"/>
          <w14:ligatures w14:val="none"/>
        </w:rPr>
        <w:t>haemorrhage</w:t>
      </w:r>
      <w:r w:rsidRPr="00D92B5F">
        <w:rPr>
          <w:rFonts w:ascii="Aptos Narrow" w:hAnsi="Aptos Narrow" w:eastAsia="Times New Roman" w:cs="Times New Roman"/>
          <w:color w:val="000000"/>
          <w:kern w:val="0"/>
          <w:lang w:val="en-GB"/>
          <w14:ligatures w14:val="none"/>
        </w:rPr>
        <w:t xml:space="preserve"> through training of trainers and on-</w:t>
      </w:r>
      <w:r w:rsidRPr="00DE78B9">
        <w:rPr>
          <w:rFonts w:ascii="Aptos Narrow" w:hAnsi="Aptos Narrow" w:eastAsia="Times New Roman" w:cs="Times New Roman"/>
          <w:color w:val="000000"/>
          <w:kern w:val="0"/>
          <w:lang w:val="en-GB"/>
          <w14:ligatures w14:val="none"/>
        </w:rPr>
        <w:t xml:space="preserve">site mentorship  </w:t>
      </w:r>
    </w:p>
    <w:p w:rsidRPr="00DE78B9" w:rsidR="0018649A" w:rsidP="008C7823" w:rsidRDefault="0018649A" w14:paraId="6C31A0A0" w14:textId="391CEA52">
      <w:pPr>
        <w:numPr>
          <w:ilvl w:val="0"/>
          <w:numId w:val="7"/>
        </w:numPr>
        <w:tabs>
          <w:tab w:val="left" w:pos="2388"/>
        </w:tabs>
        <w:spacing w:after="0" w:line="240" w:lineRule="auto"/>
        <w:ind w:left="630" w:hanging="270"/>
        <w:contextualSpacing/>
        <w:rPr>
          <w:rFonts w:ascii="Aptos Narrow" w:hAnsi="Aptos Narrow" w:eastAsia="Noto Sans" w:cs="Noto Sans"/>
          <w:lang w:val="en-GB"/>
        </w:rPr>
      </w:pPr>
      <w:r w:rsidRPr="00DE78B9">
        <w:rPr>
          <w:rFonts w:ascii="Aptos Narrow" w:hAnsi="Aptos Narrow" w:eastAsia="Times New Roman" w:cs="Times New Roman"/>
          <w:color w:val="000000"/>
          <w:kern w:val="0"/>
          <w:lang w:val="en-GB"/>
          <w14:ligatures w14:val="none"/>
        </w:rPr>
        <w:t xml:space="preserve">Improve </w:t>
      </w:r>
      <w:r w:rsidRPr="00DE78B9" w:rsidR="00504218">
        <w:rPr>
          <w:rFonts w:ascii="Aptos Narrow" w:hAnsi="Aptos Narrow" w:eastAsia="Times New Roman" w:cs="Times New Roman"/>
          <w:color w:val="000000"/>
          <w:kern w:val="0"/>
          <w:lang w:val="en-GB"/>
          <w14:ligatures w14:val="none"/>
        </w:rPr>
        <w:t xml:space="preserve">safe </w:t>
      </w:r>
      <w:r w:rsidRPr="00DE78B9">
        <w:rPr>
          <w:rFonts w:ascii="Aptos Narrow" w:hAnsi="Aptos Narrow" w:eastAsia="Times New Roman" w:cs="Times New Roman"/>
          <w:b/>
          <w:bCs/>
          <w:color w:val="000000"/>
          <w:kern w:val="0"/>
          <w:lang w:val="en-GB"/>
          <w14:ligatures w14:val="none"/>
        </w:rPr>
        <w:t>obstetric surg</w:t>
      </w:r>
      <w:r w:rsidRPr="00DE78B9" w:rsidR="00504218">
        <w:rPr>
          <w:rFonts w:ascii="Aptos Narrow" w:hAnsi="Aptos Narrow" w:eastAsia="Times New Roman" w:cs="Times New Roman"/>
          <w:b/>
          <w:bCs/>
          <w:color w:val="000000"/>
          <w:kern w:val="0"/>
          <w:lang w:val="en-GB"/>
          <w14:ligatures w14:val="none"/>
        </w:rPr>
        <w:t>ical</w:t>
      </w:r>
      <w:r w:rsidRPr="00DE78B9">
        <w:rPr>
          <w:rFonts w:ascii="Aptos Narrow" w:hAnsi="Aptos Narrow" w:eastAsia="Times New Roman" w:cs="Times New Roman"/>
          <w:b/>
          <w:bCs/>
          <w:color w:val="000000"/>
          <w:kern w:val="0"/>
          <w:lang w:val="en-GB"/>
          <w14:ligatures w14:val="none"/>
        </w:rPr>
        <w:t xml:space="preserve"> and anaesthesia</w:t>
      </w:r>
      <w:r w:rsidRPr="00DE78B9">
        <w:rPr>
          <w:rFonts w:ascii="Aptos Narrow" w:hAnsi="Aptos Narrow" w:eastAsia="Times New Roman" w:cs="Times New Roman"/>
          <w:color w:val="000000"/>
          <w:kern w:val="0"/>
          <w:lang w:val="en-GB"/>
          <w14:ligatures w14:val="none"/>
        </w:rPr>
        <w:t xml:space="preserve"> skills through</w:t>
      </w:r>
      <w:r w:rsidRPr="00DE78B9" w:rsidR="00BA4F21">
        <w:rPr>
          <w:rFonts w:ascii="Aptos Narrow" w:hAnsi="Aptos Narrow" w:eastAsia="Times New Roman" w:cs="Times New Roman"/>
          <w:color w:val="000000"/>
          <w:kern w:val="0"/>
          <w:lang w:val="en-GB"/>
          <w14:ligatures w14:val="none"/>
        </w:rPr>
        <w:t xml:space="preserve"> training on Safe Surgery and</w:t>
      </w:r>
      <w:r w:rsidRPr="00DE78B9">
        <w:rPr>
          <w:rFonts w:ascii="Aptos Narrow" w:hAnsi="Aptos Narrow" w:eastAsia="Times New Roman" w:cs="Times New Roman"/>
          <w:color w:val="000000"/>
          <w:kern w:val="0"/>
          <w:lang w:val="en-GB"/>
          <w14:ligatures w14:val="none"/>
        </w:rPr>
        <w:t xml:space="preserve"> quality improvement approach</w:t>
      </w:r>
      <w:r w:rsidRPr="00DE78B9" w:rsidR="00BA4F21">
        <w:rPr>
          <w:rFonts w:ascii="Aptos Narrow" w:hAnsi="Aptos Narrow" w:eastAsia="Times New Roman" w:cs="Times New Roman"/>
          <w:color w:val="000000"/>
          <w:kern w:val="0"/>
          <w:lang w:val="en-GB"/>
          <w14:ligatures w14:val="none"/>
        </w:rPr>
        <w:t>es</w:t>
      </w:r>
      <w:r w:rsidRPr="00DE78B9">
        <w:rPr>
          <w:rFonts w:ascii="Aptos Narrow" w:hAnsi="Aptos Narrow" w:eastAsia="Times New Roman" w:cs="Times New Roman"/>
          <w:color w:val="000000"/>
          <w:kern w:val="0"/>
          <w:lang w:val="en-GB"/>
          <w14:ligatures w14:val="none"/>
        </w:rPr>
        <w:t xml:space="preserve"> utilising the safe surgical checklist and team-based methods, in all CeMONC</w:t>
      </w:r>
      <w:r w:rsidRPr="00DE78B9" w:rsidR="00BA4F21">
        <w:rPr>
          <w:rFonts w:ascii="Aptos Narrow" w:hAnsi="Aptos Narrow" w:eastAsia="Times New Roman" w:cs="Times New Roman"/>
          <w:color w:val="000000"/>
          <w:kern w:val="0"/>
          <w:lang w:val="en-GB"/>
          <w14:ligatures w14:val="none"/>
        </w:rPr>
        <w:t xml:space="preserve"> with a </w:t>
      </w:r>
      <w:r w:rsidRPr="00DE78B9" w:rsidR="00DE78B9">
        <w:rPr>
          <w:rFonts w:ascii="Aptos Narrow" w:hAnsi="Aptos Narrow" w:eastAsia="Times New Roman" w:cs="Times New Roman"/>
          <w:color w:val="000000"/>
          <w:kern w:val="0"/>
          <w:lang w:val="en-GB"/>
          <w14:ligatures w14:val="none"/>
        </w:rPr>
        <w:t>focus</w:t>
      </w:r>
      <w:r w:rsidRPr="00DE78B9" w:rsidR="00BA4F21">
        <w:rPr>
          <w:rFonts w:ascii="Aptos Narrow" w:hAnsi="Aptos Narrow" w:eastAsia="Times New Roman" w:cs="Times New Roman"/>
          <w:color w:val="000000"/>
          <w:kern w:val="0"/>
          <w:lang w:val="en-GB"/>
          <w14:ligatures w14:val="none"/>
        </w:rPr>
        <w:t xml:space="preserve"> on</w:t>
      </w:r>
      <w:r w:rsidRPr="00DE78B9" w:rsidR="00FD672C">
        <w:rPr>
          <w:rFonts w:ascii="Aptos Narrow" w:hAnsi="Aptos Narrow" w:eastAsia="Times New Roman" w:cs="Times New Roman"/>
          <w:color w:val="000000"/>
          <w:kern w:val="0"/>
          <w:lang w:val="en-GB"/>
          <w14:ligatures w14:val="none"/>
        </w:rPr>
        <w:t xml:space="preserve"> </w:t>
      </w:r>
      <w:r w:rsidRPr="00DE78B9">
        <w:rPr>
          <w:rFonts w:ascii="Aptos Narrow" w:hAnsi="Aptos Narrow" w:eastAsia="Times New Roman" w:cs="Times New Roman"/>
          <w:color w:val="000000"/>
          <w:kern w:val="0"/>
          <w:lang w:val="en-GB"/>
          <w14:ligatures w14:val="none"/>
        </w:rPr>
        <w:t>creat</w:t>
      </w:r>
      <w:r w:rsidRPr="00DE78B9" w:rsidR="00BA4F21">
        <w:rPr>
          <w:rFonts w:ascii="Aptos Narrow" w:hAnsi="Aptos Narrow" w:eastAsia="Times New Roman" w:cs="Times New Roman"/>
          <w:color w:val="000000"/>
          <w:kern w:val="0"/>
          <w:lang w:val="en-GB"/>
          <w14:ligatures w14:val="none"/>
        </w:rPr>
        <w:t>ing</w:t>
      </w:r>
      <w:r w:rsidRPr="00DE78B9">
        <w:rPr>
          <w:rFonts w:ascii="Aptos Narrow" w:hAnsi="Aptos Narrow" w:eastAsia="Times New Roman" w:cs="Times New Roman"/>
          <w:color w:val="000000"/>
          <w:kern w:val="0"/>
          <w:lang w:val="en-GB"/>
          <w14:ligatures w14:val="none"/>
        </w:rPr>
        <w:t xml:space="preserve"> </w:t>
      </w:r>
      <w:r w:rsidR="00956F92">
        <w:rPr>
          <w:rFonts w:ascii="Aptos Narrow" w:hAnsi="Aptos Narrow" w:eastAsia="Times New Roman" w:cs="Times New Roman"/>
          <w:color w:val="000000"/>
          <w:kern w:val="0"/>
          <w:lang w:val="en-GB"/>
          <w14:ligatures w14:val="none"/>
        </w:rPr>
        <w:t>centres of excellence</w:t>
      </w:r>
      <w:r w:rsidRPr="00DE78B9">
        <w:rPr>
          <w:rFonts w:ascii="Aptos Narrow" w:hAnsi="Aptos Narrow" w:eastAsia="Times New Roman" w:cs="Times New Roman"/>
          <w:color w:val="000000"/>
          <w:kern w:val="0"/>
          <w:lang w:val="en-GB"/>
          <w14:ligatures w14:val="none"/>
        </w:rPr>
        <w:t xml:space="preserve"> at county referral hospitals and hospitals serving as internship centres that are hubs for learning, upskilling and dissemination.  </w:t>
      </w:r>
    </w:p>
    <w:p w:rsidRPr="00D92B5F" w:rsidR="0018649A" w:rsidP="0018649A" w:rsidRDefault="0018649A" w14:paraId="46EC16E1" w14:textId="77777777">
      <w:p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Noto Sans" w:cs="Noto Sans"/>
          <w:lang w:val="en-GB"/>
        </w:rPr>
        <w:t>Newborn Care:</w:t>
      </w:r>
    </w:p>
    <w:p w:rsidRPr="00D92B5F" w:rsidR="0018649A" w:rsidP="008C7823" w:rsidRDefault="0018649A" w14:paraId="6A36A036" w14:textId="11C39624">
      <w:pPr>
        <w:numPr>
          <w:ilvl w:val="0"/>
          <w:numId w:val="7"/>
        </w:numPr>
        <w:tabs>
          <w:tab w:val="left" w:pos="2388"/>
        </w:tabs>
        <w:spacing w:after="0" w:line="240" w:lineRule="auto"/>
        <w:ind w:left="630" w:hanging="270"/>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Establish </w:t>
      </w:r>
      <w:r w:rsidRPr="00D92B5F">
        <w:rPr>
          <w:rFonts w:ascii="Aptos Narrow" w:hAnsi="Aptos Narrow" w:eastAsia="Times New Roman" w:cs="Times New Roman"/>
          <w:b/>
          <w:bCs/>
          <w:color w:val="000000"/>
          <w:kern w:val="0"/>
          <w:lang w:val="en-GB"/>
          <w14:ligatures w14:val="none"/>
        </w:rPr>
        <w:t>newborn corners</w:t>
      </w:r>
      <w:r w:rsidRPr="00D92B5F">
        <w:rPr>
          <w:rFonts w:ascii="Aptos Narrow" w:hAnsi="Aptos Narrow" w:eastAsia="Times New Roman" w:cs="Times New Roman"/>
          <w:color w:val="000000"/>
          <w:kern w:val="0"/>
          <w:lang w:val="en-GB"/>
          <w14:ligatures w14:val="none"/>
        </w:rPr>
        <w:t xml:space="preserve"> in all labo</w:t>
      </w:r>
      <w:r w:rsidR="00BA4F21">
        <w:rPr>
          <w:rFonts w:ascii="Aptos Narrow" w:hAnsi="Aptos Narrow" w:eastAsia="Times New Roman" w:cs="Times New Roman"/>
          <w:color w:val="000000"/>
          <w:kern w:val="0"/>
          <w:lang w:val="en-GB"/>
          <w14:ligatures w14:val="none"/>
        </w:rPr>
        <w:t>u</w:t>
      </w:r>
      <w:r w:rsidRPr="00D92B5F">
        <w:rPr>
          <w:rFonts w:ascii="Aptos Narrow" w:hAnsi="Aptos Narrow" w:eastAsia="Times New Roman" w:cs="Times New Roman"/>
          <w:color w:val="000000"/>
          <w:kern w:val="0"/>
          <w:lang w:val="en-GB"/>
          <w14:ligatures w14:val="none"/>
        </w:rPr>
        <w:t>r and delivery rooms and operating theatres to improve essential newborn care, iKMC, neonatal resuscitation and stab</w:t>
      </w:r>
      <w:r w:rsidR="00BA4F21">
        <w:rPr>
          <w:rFonts w:ascii="Aptos Narrow" w:hAnsi="Aptos Narrow" w:eastAsia="Times New Roman" w:cs="Times New Roman"/>
          <w:color w:val="000000"/>
          <w:kern w:val="0"/>
          <w:lang w:val="en-GB"/>
          <w14:ligatures w14:val="none"/>
        </w:rPr>
        <w:t>i</w:t>
      </w:r>
      <w:r w:rsidRPr="00D92B5F">
        <w:rPr>
          <w:rFonts w:ascii="Aptos Narrow" w:hAnsi="Aptos Narrow" w:eastAsia="Times New Roman" w:cs="Times New Roman"/>
          <w:color w:val="000000"/>
          <w:kern w:val="0"/>
          <w:lang w:val="en-GB"/>
          <w14:ligatures w14:val="none"/>
        </w:rPr>
        <w:t>lization</w:t>
      </w:r>
    </w:p>
    <w:p w:rsidRPr="00D92B5F" w:rsidR="0018649A" w:rsidP="008C7823" w:rsidRDefault="0018649A" w14:paraId="784A28D8" w14:textId="77777777">
      <w:pPr>
        <w:numPr>
          <w:ilvl w:val="0"/>
          <w:numId w:val="7"/>
        </w:numPr>
        <w:tabs>
          <w:tab w:val="left" w:pos="2388"/>
        </w:tabs>
        <w:spacing w:after="0" w:line="240" w:lineRule="auto"/>
        <w:ind w:left="630" w:hanging="270"/>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Expand </w:t>
      </w:r>
      <w:r w:rsidRPr="00D92B5F">
        <w:rPr>
          <w:rFonts w:ascii="Aptos Narrow" w:hAnsi="Aptos Narrow" w:eastAsia="Times New Roman" w:cs="Times New Roman"/>
          <w:b/>
          <w:bCs/>
          <w:color w:val="000000"/>
          <w:kern w:val="0"/>
          <w:lang w:val="en-GB"/>
          <w14:ligatures w14:val="none"/>
        </w:rPr>
        <w:t>Level 2 newborn care</w:t>
      </w:r>
      <w:r w:rsidRPr="00D92B5F">
        <w:rPr>
          <w:rFonts w:ascii="Aptos Narrow" w:hAnsi="Aptos Narrow" w:eastAsia="Times New Roman" w:cs="Times New Roman"/>
          <w:color w:val="000000"/>
          <w:kern w:val="0"/>
          <w:lang w:val="en-GB"/>
          <w14:ligatures w14:val="none"/>
        </w:rPr>
        <w:t xml:space="preserve"> in county referral and sub-county hospitals and high-volume CEmONC health centers, train </w:t>
      </w:r>
      <w:r w:rsidRPr="00D92B5F">
        <w:rPr>
          <w:rFonts w:ascii="Aptos Narrow" w:hAnsi="Aptos Narrow" w:eastAsia="Times New Roman" w:cs="Times New Roman"/>
          <w:lang w:val="en-GB"/>
        </w:rPr>
        <w:t>clinical and biomedical staff, improve d</w:t>
      </w:r>
      <w:r w:rsidRPr="00D92B5F">
        <w:rPr>
          <w:rFonts w:ascii="Aptos Narrow" w:hAnsi="Aptos Narrow" w:eastAsia="Times New Roman" w:cs="Times New Roman"/>
          <w:kern w:val="0"/>
          <w:lang w:val="en-GB"/>
          <w14:ligatures w14:val="none"/>
        </w:rPr>
        <w:t xml:space="preserve">ata management and use through QI cycles. </w:t>
      </w:r>
    </w:p>
    <w:p w:rsidRPr="00C71BDD" w:rsidR="00C71BDD" w:rsidP="00D44EC8" w:rsidRDefault="00C71BDD" w14:paraId="37C1A02A" w14:textId="10FDEBC2">
      <w:pPr>
        <w:tabs>
          <w:tab w:val="left" w:pos="2388"/>
        </w:tabs>
        <w:spacing w:after="0" w:line="240" w:lineRule="auto"/>
        <w:contextualSpacing/>
        <w:rPr>
          <w:rFonts w:ascii="Aptos Narrow" w:hAnsi="Aptos Narrow" w:eastAsia="Noto Sans" w:cs="Noto Sans"/>
          <w:lang w:val="en-GB"/>
        </w:rPr>
      </w:pPr>
      <w:r w:rsidRPr="00C71BDD">
        <w:rPr>
          <w:rFonts w:ascii="Aptos Narrow" w:hAnsi="Aptos Narrow" w:eastAsia="Noto Sans" w:cs="Noto Sans"/>
          <w:lang w:val="en-GB"/>
        </w:rPr>
        <w:t>Cross cutting implementation approach to scale-up priority MNH interventions:</w:t>
      </w:r>
    </w:p>
    <w:p w:rsidRPr="00406D83" w:rsidR="0018649A" w:rsidP="008C7823" w:rsidRDefault="0018649A" w14:paraId="27275FCE" w14:textId="77777777">
      <w:pPr>
        <w:pStyle w:val="ListParagraph"/>
        <w:numPr>
          <w:ilvl w:val="1"/>
          <w:numId w:val="3"/>
        </w:numPr>
        <w:spacing w:after="0" w:line="240" w:lineRule="auto"/>
        <w:rPr>
          <w:rFonts w:ascii="Aptos Narrow" w:hAnsi="Aptos Narrow" w:eastAsia="Aptos" w:cs="Aptos"/>
        </w:rPr>
      </w:pPr>
      <w:r w:rsidRPr="00D92B5F">
        <w:rPr>
          <w:rFonts w:ascii="Aptos Narrow" w:hAnsi="Aptos Narrow" w:eastAsia="Aptos" w:cs="Aptos"/>
        </w:rPr>
        <w:t xml:space="preserve">Through a training of trainers model, provide orientation on the delivery of ANC, intrapartum, and SSNC </w:t>
      </w:r>
      <w:r w:rsidRPr="00406D83">
        <w:rPr>
          <w:rFonts w:ascii="Aptos Narrow" w:hAnsi="Aptos Narrow" w:eastAsia="Aptos" w:cs="Aptos"/>
        </w:rPr>
        <w:t xml:space="preserve">bundles to hospitals which will cascade training and provide supportive supervision to sub-county and health centres in their referral network.  </w:t>
      </w:r>
    </w:p>
    <w:p w:rsidRPr="00D92B5F" w:rsidR="004727BD" w:rsidP="008C7823" w:rsidRDefault="004727BD" w14:paraId="5912E1E9" w14:textId="77777777">
      <w:pPr>
        <w:numPr>
          <w:ilvl w:val="1"/>
          <w:numId w:val="3"/>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Noto Sans" w:cs="Noto Sans"/>
          <w:lang w:val="en-GB"/>
        </w:rPr>
        <w:t xml:space="preserve">Provide simulation-based mentorship </w:t>
      </w:r>
      <w:r w:rsidRPr="00D92B5F">
        <w:rPr>
          <w:rFonts w:ascii="Aptos Narrow" w:hAnsi="Aptos Narrow" w:eastAsia="Times New Roman" w:cs="Times New Roman"/>
          <w:color w:val="000000"/>
          <w:kern w:val="0"/>
          <w:lang w:val="en-GB"/>
          <w14:ligatures w14:val="none"/>
        </w:rPr>
        <w:t>and equip sites to increase performance of signal functions and reduce prolonged labour and poor outcomes</w:t>
      </w:r>
    </w:p>
    <w:p w:rsidRPr="00406D83" w:rsidR="0018649A" w:rsidP="008C7823" w:rsidRDefault="0018649A" w14:paraId="2C933682" w14:textId="4EABDDF6">
      <w:pPr>
        <w:pStyle w:val="ListParagraph"/>
        <w:numPr>
          <w:ilvl w:val="1"/>
          <w:numId w:val="3"/>
        </w:numPr>
        <w:spacing w:after="0" w:line="240" w:lineRule="auto"/>
        <w:rPr>
          <w:rFonts w:ascii="Aptos Narrow" w:hAnsi="Aptos Narrow" w:eastAsia="Aptos" w:cs="Aptos"/>
        </w:rPr>
      </w:pPr>
      <w:r w:rsidRPr="00406D83">
        <w:rPr>
          <w:rFonts w:ascii="Aptos Narrow" w:hAnsi="Aptos Narrow" w:eastAsia="Aptos" w:cs="Aptos"/>
        </w:rPr>
        <w:t>Provide practical skills training on optimized/integrated EmONC (including delivery of the PPH bundle, safe cesarean section techniques, and care and use of technologies for small and sick newborns) and establish peer-to-peer hospital-based mentorship of new nurses, midwives and general practitioners by experienced staff</w:t>
      </w:r>
      <w:r w:rsidR="00DB462E">
        <w:rPr>
          <w:rFonts w:ascii="Aptos Narrow" w:hAnsi="Aptos Narrow" w:eastAsia="Aptos" w:cs="Aptos"/>
        </w:rPr>
        <w:t xml:space="preserve"> and facility champions</w:t>
      </w:r>
      <w:r w:rsidRPr="00406D83">
        <w:rPr>
          <w:rFonts w:ascii="Aptos Narrow" w:hAnsi="Aptos Narrow" w:eastAsia="Aptos" w:cs="Aptos"/>
        </w:rPr>
        <w:t xml:space="preserve">. </w:t>
      </w:r>
    </w:p>
    <w:p w:rsidRPr="00D92B5F" w:rsidR="0018649A" w:rsidP="008C7823" w:rsidRDefault="0018649A" w14:paraId="269ED672" w14:textId="77777777">
      <w:pPr>
        <w:pStyle w:val="ListParagraph"/>
        <w:numPr>
          <w:ilvl w:val="1"/>
          <w:numId w:val="3"/>
        </w:numPr>
        <w:spacing w:after="0" w:line="240" w:lineRule="auto"/>
        <w:rPr>
          <w:rFonts w:ascii="Aptos Narrow" w:hAnsi="Aptos Narrow" w:eastAsia="Noto Sans" w:cs="Noto Sans"/>
        </w:rPr>
      </w:pPr>
      <w:r w:rsidRPr="00D92B5F">
        <w:rPr>
          <w:rFonts w:ascii="Aptos Narrow" w:hAnsi="Aptos Narrow" w:eastAsia="Noto Sans" w:cs="Noto Sans"/>
        </w:rPr>
        <w:t>Deploy county-based mentors to monitor progress on implementation of interventions to improve healthy pregnancy, intrapartum care, and SSNC.</w:t>
      </w:r>
    </w:p>
    <w:p w:rsidRPr="00D92B5F" w:rsidR="0018649A" w:rsidP="008C7823" w:rsidRDefault="0018649A" w14:paraId="36959640" w14:textId="23165E98">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Train 40 </w:t>
      </w:r>
      <w:r>
        <w:rPr>
          <w:rFonts w:ascii="Aptos Narrow" w:hAnsi="Aptos Narrow" w:eastAsia="Times New Roman" w:cs="Times New Roman"/>
          <w:color w:val="000000"/>
          <w:kern w:val="0"/>
          <w:lang w:val="en-GB"/>
          <w14:ligatures w14:val="none"/>
        </w:rPr>
        <w:t>n</w:t>
      </w:r>
      <w:r w:rsidRPr="00D92B5F">
        <w:rPr>
          <w:rFonts w:ascii="Aptos Narrow" w:hAnsi="Aptos Narrow" w:eastAsia="Times New Roman" w:cs="Times New Roman"/>
          <w:color w:val="000000"/>
          <w:kern w:val="0"/>
          <w:lang w:val="en-GB"/>
          <w14:ligatures w14:val="none"/>
        </w:rPr>
        <w:t xml:space="preserve">ational </w:t>
      </w:r>
      <w:r>
        <w:rPr>
          <w:rFonts w:ascii="Aptos Narrow" w:hAnsi="Aptos Narrow" w:eastAsia="Times New Roman" w:cs="Times New Roman"/>
          <w:color w:val="000000"/>
          <w:kern w:val="0"/>
          <w:lang w:val="en-GB"/>
          <w14:ligatures w14:val="none"/>
        </w:rPr>
        <w:t>t</w:t>
      </w:r>
      <w:r w:rsidRPr="00D92B5F">
        <w:rPr>
          <w:rFonts w:ascii="Aptos Narrow" w:hAnsi="Aptos Narrow" w:eastAsia="Times New Roman" w:cs="Times New Roman"/>
          <w:color w:val="000000"/>
          <w:kern w:val="0"/>
          <w:lang w:val="en-GB"/>
          <w14:ligatures w14:val="none"/>
        </w:rPr>
        <w:t>rainers</w:t>
      </w:r>
      <w:r w:rsidR="00C62092">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color w:val="000000"/>
          <w:kern w:val="0"/>
          <w:lang w:val="en-GB"/>
          <w14:ligatures w14:val="none"/>
        </w:rPr>
        <w:t>in the harmonized package</w:t>
      </w:r>
      <w:r w:rsidR="00C62092">
        <w:rPr>
          <w:rFonts w:ascii="Aptos Narrow" w:hAnsi="Aptos Narrow" w:eastAsia="Times New Roman" w:cs="Times New Roman"/>
          <w:color w:val="000000"/>
          <w:kern w:val="0"/>
          <w:lang w:val="en-GB"/>
          <w14:ligatures w14:val="none"/>
        </w:rPr>
        <w:t xml:space="preserve"> for continuum of care in MNH, EmONC, Essential Newborn Care and Comprehensive Newborn Care</w:t>
      </w:r>
      <w:r w:rsidRPr="2EAFB375">
        <w:rPr>
          <w:rFonts w:ascii="Aptos Narrow" w:hAnsi="Aptos Narrow" w:eastAsia="Times New Roman" w:cs="Times New Roman"/>
          <w:color w:val="000000" w:themeColor="text1"/>
          <w:lang w:val="en-GB"/>
        </w:rPr>
        <w:t xml:space="preserve"> and develop a national database for data-informed mentorship </w:t>
      </w:r>
    </w:p>
    <w:p w:rsidRPr="00D92B5F" w:rsidR="0018649A" w:rsidP="008C7823" w:rsidRDefault="0018649A" w14:paraId="23B1EFFD" w14:textId="2C37A830">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Train 20 county mentors in each priority intensive count</w:t>
      </w:r>
      <w:r w:rsidR="00EE5F07">
        <w:rPr>
          <w:rFonts w:ascii="Aptos Narrow" w:hAnsi="Aptos Narrow" w:eastAsia="Times New Roman" w:cs="Times New Roman"/>
          <w:color w:val="000000"/>
          <w:kern w:val="0"/>
          <w:lang w:val="en-GB"/>
          <w14:ligatures w14:val="none"/>
        </w:rPr>
        <w:t>y</w:t>
      </w:r>
      <w:r w:rsidRPr="00D92B5F">
        <w:rPr>
          <w:rFonts w:ascii="Aptos Narrow" w:hAnsi="Aptos Narrow" w:eastAsia="Times New Roman" w:cs="Times New Roman"/>
          <w:color w:val="000000"/>
          <w:kern w:val="0"/>
          <w:lang w:val="en-GB"/>
          <w14:ligatures w14:val="none"/>
        </w:rPr>
        <w:t xml:space="preserve"> to provide onsite hub and spokes clinical mentoring, quality improvement and data use, and simulation-based low dose high frequency training, identifying and supporting maternity and neonatal ward champions</w:t>
      </w:r>
    </w:p>
    <w:p w:rsidRPr="00D92B5F" w:rsidR="0018649A" w:rsidP="008C7823" w:rsidRDefault="0018649A" w14:paraId="7C509579" w14:textId="77777777">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Noto Sans" w:cs="Noto Sans"/>
          <w:lang w:val="en-GB"/>
        </w:rPr>
        <w:t>Train 10 facility champions per hospital, 6 per health center and 2 per dispensary</w:t>
      </w:r>
    </w:p>
    <w:p w:rsidRPr="00D92B5F" w:rsidR="0018649A" w:rsidP="008C7823" w:rsidRDefault="0018649A" w14:paraId="3A83379F" w14:textId="77777777">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Support mentors and champions with data driven insights on clinical and training gaps, through usage of MNH data from dashboard and simulation training data </w:t>
      </w:r>
    </w:p>
    <w:p w:rsidRPr="00D92B5F" w:rsidR="0018649A" w:rsidP="008C7823" w:rsidRDefault="0018649A" w14:paraId="56F9A18E" w14:textId="77777777">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Mentor staff at focus facilities within six weeks of facility champion training, quarterly in Years 1 to 3, and biannually in Year 4-5 based on performance</w:t>
      </w:r>
    </w:p>
    <w:p w:rsidRPr="00D92B5F" w:rsidR="0018649A" w:rsidP="008C7823" w:rsidRDefault="0018649A" w14:paraId="41B7B9C6" w14:textId="15BE7665">
      <w:pPr>
        <w:numPr>
          <w:ilvl w:val="0"/>
          <w:numId w:val="8"/>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 xml:space="preserve">Provide technical implementation support and data analysis and reviews at facility, </w:t>
      </w:r>
      <w:r w:rsidR="003B3262">
        <w:rPr>
          <w:rFonts w:ascii="Aptos Narrow" w:hAnsi="Aptos Narrow" w:eastAsia="Times New Roman" w:cs="Times New Roman"/>
          <w:color w:val="000000"/>
          <w:kern w:val="0"/>
          <w:lang w:val="en-GB"/>
          <w14:ligatures w14:val="none"/>
        </w:rPr>
        <w:t>sub</w:t>
      </w:r>
      <w:r w:rsidR="001C7FEB">
        <w:rPr>
          <w:rFonts w:ascii="Aptos Narrow" w:hAnsi="Aptos Narrow" w:eastAsia="Times New Roman" w:cs="Times New Roman"/>
          <w:color w:val="000000"/>
          <w:kern w:val="0"/>
          <w:lang w:val="en-GB"/>
          <w14:ligatures w14:val="none"/>
        </w:rPr>
        <w:t>-county, county</w:t>
      </w:r>
      <w:r w:rsidRPr="00D92B5F" w:rsidR="003B3262">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color w:val="000000"/>
          <w:kern w:val="0"/>
          <w:lang w:val="en-GB"/>
          <w14:ligatures w14:val="none"/>
        </w:rPr>
        <w:t xml:space="preserve">and </w:t>
      </w:r>
      <w:r w:rsidR="001C7FEB">
        <w:rPr>
          <w:rFonts w:ascii="Aptos Narrow" w:hAnsi="Aptos Narrow" w:eastAsia="Times New Roman" w:cs="Times New Roman"/>
          <w:color w:val="000000"/>
          <w:kern w:val="0"/>
          <w:lang w:val="en-GB"/>
          <w14:ligatures w14:val="none"/>
        </w:rPr>
        <w:t>national</w:t>
      </w:r>
      <w:r w:rsidRPr="00D92B5F" w:rsidR="001C7FEB">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color w:val="000000"/>
          <w:kern w:val="0"/>
          <w:lang w:val="en-GB"/>
          <w14:ligatures w14:val="none"/>
        </w:rPr>
        <w:t>level, to monitor facility progress until coverage indicators improve and simulation-based training and drills and QI cycles are institutionalized</w:t>
      </w:r>
    </w:p>
    <w:p w:rsidRPr="00D92B5F" w:rsidR="0018649A" w:rsidP="0018649A" w:rsidRDefault="0018649A" w14:paraId="405EBE11" w14:textId="77777777">
      <w:pPr>
        <w:tabs>
          <w:tab w:val="left" w:pos="2388"/>
        </w:tabs>
        <w:spacing w:after="0" w:line="240" w:lineRule="auto"/>
        <w:ind w:left="1080"/>
        <w:contextualSpacing/>
        <w:rPr>
          <w:rFonts w:ascii="Aptos Narrow" w:hAnsi="Aptos Narrow" w:eastAsia="Noto Sans" w:cs="Noto Sans"/>
          <w:lang w:val="en-GB"/>
        </w:rPr>
      </w:pPr>
    </w:p>
    <w:p w:rsidRPr="00D92B5F" w:rsidR="0018649A" w:rsidP="0018649A" w:rsidRDefault="0018649A" w14:paraId="0DAE638D" w14:textId="77777777">
      <w:pPr>
        <w:spacing w:after="0" w:line="240" w:lineRule="auto"/>
        <w:rPr>
          <w:rFonts w:ascii="Aptos Narrow" w:hAnsi="Aptos Narrow" w:eastAsia="Noto Sans" w:cs="Noto Sans"/>
          <w:u w:val="single"/>
        </w:rPr>
      </w:pPr>
      <w:r w:rsidRPr="00D92B5F">
        <w:rPr>
          <w:rFonts w:ascii="Aptos Narrow" w:hAnsi="Aptos Narrow" w:eastAsia="Noto Sans" w:cs="Noto Sans"/>
          <w:u w:val="single"/>
        </w:rPr>
        <w:t>At national level, Beginnings Fund will provide support for the following activities:</w:t>
      </w:r>
    </w:p>
    <w:p w:rsidRPr="00D92B5F" w:rsidR="0018649A" w:rsidP="008C7823" w:rsidRDefault="0018649A" w14:paraId="762DD5BC" w14:textId="05CCF144">
      <w:pPr>
        <w:pStyle w:val="ListParagraph"/>
        <w:numPr>
          <w:ilvl w:val="0"/>
          <w:numId w:val="4"/>
        </w:numPr>
        <w:spacing w:after="0" w:line="240" w:lineRule="auto"/>
        <w:rPr>
          <w:rFonts w:ascii="Aptos Narrow" w:hAnsi="Aptos Narrow" w:eastAsia="Aptos" w:cs="Aptos"/>
        </w:rPr>
      </w:pPr>
      <w:r w:rsidRPr="00D92B5F">
        <w:rPr>
          <w:rFonts w:ascii="Aptos Narrow" w:hAnsi="Aptos Narrow" w:eastAsia="Aptos" w:cs="Aptos"/>
        </w:rPr>
        <w:t>Working closely with CHAI through the Beginnings Fund regional market shaping grant, support scale up of PPH bundle</w:t>
      </w:r>
      <w:r w:rsidR="00720B00">
        <w:rPr>
          <w:rFonts w:ascii="Aptos Narrow" w:hAnsi="Aptos Narrow" w:eastAsia="Aptos" w:cs="Aptos"/>
        </w:rPr>
        <w:t xml:space="preserve">, caffeine citrate, lung </w:t>
      </w:r>
      <w:r w:rsidRPr="006A00E5" w:rsidR="00720B00">
        <w:rPr>
          <w:rFonts w:ascii="Aptos Narrow" w:hAnsi="Aptos Narrow" w:eastAsia="Aptos" w:cs="Aptos"/>
        </w:rPr>
        <w:t>surfactant</w:t>
      </w:r>
      <w:r w:rsidRPr="006A00E5" w:rsidR="00680965">
        <w:rPr>
          <w:rFonts w:ascii="Aptos Narrow" w:hAnsi="Aptos Narrow" w:eastAsia="Aptos" w:cs="Aptos"/>
        </w:rPr>
        <w:t xml:space="preserve">, </w:t>
      </w:r>
      <w:r w:rsidRPr="006A00E5" w:rsidR="00680965">
        <w:rPr>
          <w:rFonts w:ascii="Aptos Narrow" w:hAnsi="Aptos Narrow" w:eastAsia="Aptos" w:cs="Aptos"/>
          <w:i/>
          <w:iCs/>
        </w:rPr>
        <w:t xml:space="preserve">IV </w:t>
      </w:r>
      <w:r w:rsidRPr="006156CA" w:rsidR="00680965">
        <w:rPr>
          <w:rFonts w:ascii="Aptos Narrow" w:hAnsi="Aptos Narrow" w:eastAsia="Aptos" w:cs="Aptos"/>
          <w:i/>
          <w:iCs/>
        </w:rPr>
        <w:t>Iron (Ferric carboxymaltose (FCM)) and Multiple Micro-nutrient Supplements</w:t>
      </w:r>
      <w:r w:rsidRPr="006156CA">
        <w:rPr>
          <w:rFonts w:ascii="Aptos Narrow" w:hAnsi="Aptos Narrow" w:eastAsia="Aptos" w:cs="Aptos"/>
        </w:rPr>
        <w:t xml:space="preserve"> at </w:t>
      </w:r>
      <w:r w:rsidRPr="00D92B5F">
        <w:rPr>
          <w:rFonts w:ascii="Aptos Narrow" w:hAnsi="Aptos Narrow" w:eastAsia="Aptos" w:cs="Aptos"/>
        </w:rPr>
        <w:t xml:space="preserve">the national level through catalytic procurement of products, training of trainers, development of service delivery guidelines, and ongoing quality improvement.  </w:t>
      </w:r>
    </w:p>
    <w:p w:rsidRPr="00D92B5F" w:rsidR="0018649A" w:rsidP="008C7823" w:rsidRDefault="0018649A" w14:paraId="576D925E" w14:textId="7A161D05">
      <w:pPr>
        <w:pStyle w:val="ListParagraph"/>
        <w:numPr>
          <w:ilvl w:val="0"/>
          <w:numId w:val="4"/>
        </w:numPr>
        <w:spacing w:after="0" w:line="240" w:lineRule="auto"/>
        <w:rPr>
          <w:rFonts w:ascii="Aptos Narrow" w:hAnsi="Aptos Narrow" w:eastAsia="Aptos" w:cs="Aptos"/>
        </w:rPr>
      </w:pPr>
      <w:r w:rsidRPr="00D92B5F">
        <w:rPr>
          <w:rFonts w:ascii="Aptos Narrow" w:hAnsi="Aptos Narrow" w:eastAsia="Aptos" w:cs="Aptos"/>
        </w:rPr>
        <w:t>Complement efforts by WHO, UNICEF, UNFPA, CHAI, and relevant professional associations to develop an optimized/integrated EmONC curriculum that integrates safe cesarean section techniques, PPH bundle, and use and care of technologies for SSNC, to be incorporated into national pre-service and in-service curricul</w:t>
      </w:r>
      <w:r w:rsidR="00EC1173">
        <w:rPr>
          <w:rFonts w:ascii="Aptos Narrow" w:hAnsi="Aptos Narrow" w:eastAsia="Aptos" w:cs="Aptos"/>
        </w:rPr>
        <w:t>a.</w:t>
      </w:r>
    </w:p>
    <w:p w:rsidRPr="00D92B5F" w:rsidR="0018649A" w:rsidP="008C7823" w:rsidRDefault="0018649A" w14:paraId="219510C5" w14:textId="77777777">
      <w:pPr>
        <w:pStyle w:val="ListParagraph"/>
        <w:numPr>
          <w:ilvl w:val="0"/>
          <w:numId w:val="4"/>
        </w:numPr>
        <w:spacing w:after="0" w:line="240" w:lineRule="auto"/>
        <w:rPr>
          <w:rFonts w:ascii="Aptos Narrow" w:hAnsi="Aptos Narrow" w:eastAsia="Calibri" w:cs="Arial"/>
          <w:i/>
          <w:iCs/>
          <w:color w:val="000000"/>
        </w:rPr>
      </w:pPr>
      <w:r w:rsidRPr="00D92B5F">
        <w:rPr>
          <w:rFonts w:ascii="Aptos Narrow" w:hAnsi="Aptos Narrow" w:eastAsia="Aptos" w:cs="Aptos"/>
        </w:rPr>
        <w:t>Support roll-out of the intercounty MPDSR through facilitating joint meetings and peer to peer learning across counties</w:t>
      </w:r>
    </w:p>
    <w:p w:rsidR="00C62092" w:rsidP="008C7823" w:rsidRDefault="0018649A" w14:paraId="26895CDB" w14:textId="4F22163E">
      <w:pPr>
        <w:numPr>
          <w:ilvl w:val="0"/>
          <w:numId w:val="9"/>
        </w:numPr>
        <w:spacing w:after="0" w:line="240" w:lineRule="auto"/>
        <w:contextualSpacing/>
        <w:rPr>
          <w:rFonts w:ascii="Aptos Narrow" w:hAnsi="Aptos Narrow" w:eastAsia="Aptos Narrow" w:cs="Aptos Narrow"/>
          <w:lang w:val="en-GB"/>
        </w:rPr>
      </w:pPr>
      <w:r w:rsidRPr="00D92B5F">
        <w:rPr>
          <w:rFonts w:ascii="Aptos Narrow" w:hAnsi="Aptos Narrow" w:eastAsia="Aptos Narrow" w:cs="Aptos Narrow"/>
          <w:lang w:val="en-GB"/>
        </w:rPr>
        <w:t xml:space="preserve">Update </w:t>
      </w:r>
      <w:r w:rsidRPr="00D92B5F">
        <w:rPr>
          <w:rFonts w:ascii="Aptos Narrow" w:hAnsi="Aptos Narrow" w:eastAsia="Aptos Narrow" w:cs="Aptos Narrow"/>
          <w:b/>
          <w:bCs/>
          <w:lang w:val="en-GB"/>
        </w:rPr>
        <w:t>national guidelines</w:t>
      </w:r>
      <w:r w:rsidRPr="00D92B5F">
        <w:rPr>
          <w:rFonts w:ascii="Aptos Narrow" w:hAnsi="Aptos Narrow" w:eastAsia="Aptos Narrow" w:cs="Aptos Narrow"/>
          <w:lang w:val="en-GB"/>
        </w:rPr>
        <w:t xml:space="preserve"> to include new evidence (antenatal care, MPDSR, EmONC Job Aid</w:t>
      </w:r>
      <w:r w:rsidR="001347EF">
        <w:rPr>
          <w:rFonts w:ascii="Aptos Narrow" w:hAnsi="Aptos Narrow" w:eastAsia="Aptos Narrow" w:cs="Aptos Narrow"/>
          <w:lang w:val="en-GB"/>
        </w:rPr>
        <w:t>s</w:t>
      </w:r>
      <w:r w:rsidRPr="00D92B5F">
        <w:rPr>
          <w:rFonts w:ascii="Aptos Narrow" w:hAnsi="Aptos Narrow" w:eastAsia="Aptos Narrow" w:cs="Aptos Narrow"/>
          <w:lang w:val="en-GB"/>
        </w:rPr>
        <w:t>, POCUS, in collaboration with experts from professional associations and universities</w:t>
      </w:r>
      <w:r w:rsidR="00C62092">
        <w:rPr>
          <w:rFonts w:ascii="Aptos Narrow" w:hAnsi="Aptos Narrow" w:eastAsia="Aptos Narrow" w:cs="Aptos Narrow"/>
          <w:lang w:val="en-GB"/>
        </w:rPr>
        <w:t xml:space="preserve">. </w:t>
      </w:r>
    </w:p>
    <w:p w:rsidRPr="00D92B5F" w:rsidR="0018649A" w:rsidP="0018649A" w:rsidRDefault="0018649A" w14:paraId="18BD5C48" w14:textId="77777777">
      <w:pPr>
        <w:spacing w:after="0" w:line="240" w:lineRule="auto"/>
        <w:ind w:left="720"/>
        <w:contextualSpacing/>
        <w:rPr>
          <w:rFonts w:ascii="Aptos Narrow" w:hAnsi="Aptos Narrow" w:eastAsia="Calibri" w:cs="Times New Roman"/>
          <w:b/>
          <w:bCs/>
          <w:color w:val="000000"/>
          <w:lang w:val="en-GB"/>
        </w:rPr>
      </w:pPr>
    </w:p>
    <w:p w:rsidRPr="00D92B5F" w:rsidR="0018649A" w:rsidP="0018649A" w:rsidRDefault="0018649A" w14:paraId="338A0342" w14:textId="77777777">
      <w:pPr>
        <w:tabs>
          <w:tab w:val="left" w:pos="2388"/>
        </w:tabs>
        <w:spacing w:after="0" w:line="240" w:lineRule="auto"/>
        <w:rPr>
          <w:rFonts w:ascii="Aptos Narrow" w:hAnsi="Aptos Narrow" w:eastAsia="Aptos Narrow" w:cs="Aptos Narrow"/>
          <w:lang w:val="en-GB"/>
        </w:rPr>
      </w:pPr>
      <w:r w:rsidRPr="00D92B5F">
        <w:rPr>
          <w:rFonts w:ascii="Aptos Narrow" w:hAnsi="Aptos Narrow" w:eastAsia="Calibri" w:cs="Times New Roman"/>
          <w:b/>
          <w:bCs/>
          <w:color w:val="000000"/>
          <w:lang w:val="en-GB"/>
        </w:rPr>
        <w:t>Objective 2: In</w:t>
      </w:r>
      <w:r w:rsidRPr="00D92B5F">
        <w:rPr>
          <w:rFonts w:ascii="Aptos Narrow" w:hAnsi="Aptos Narrow" w:eastAsia="Aptos Narrow" w:cs="Aptos Narrow"/>
          <w:b/>
          <w:bCs/>
          <w:color w:val="000000"/>
          <w:lang w:val="en-GB"/>
        </w:rPr>
        <w:t>crease the availability and use of quality priority MNH commodities</w:t>
      </w:r>
    </w:p>
    <w:p w:rsidRPr="00D92B5F" w:rsidR="0018649A" w:rsidP="0018649A" w:rsidRDefault="0018649A" w14:paraId="50ABD14B" w14:textId="77777777">
      <w:pPr>
        <w:tabs>
          <w:tab w:val="left" w:pos="2388"/>
        </w:tabs>
        <w:spacing w:after="0" w:line="240" w:lineRule="auto"/>
        <w:rPr>
          <w:rFonts w:ascii="Aptos Narrow" w:hAnsi="Aptos Narrow" w:eastAsia="Aptos Narrow" w:cs="Aptos Narrow"/>
          <w:b/>
          <w:bCs/>
          <w:color w:val="000000"/>
          <w:lang w:val="en-GB"/>
        </w:rPr>
      </w:pPr>
    </w:p>
    <w:tbl>
      <w:tblPr>
        <w:tblStyle w:val="TableGrid"/>
        <w:tblW w:w="9360" w:type="dxa"/>
        <w:tblLayout w:type="fixed"/>
        <w:tblLook w:val="06A0" w:firstRow="1" w:lastRow="0" w:firstColumn="1" w:lastColumn="0" w:noHBand="1" w:noVBand="1"/>
      </w:tblPr>
      <w:tblGrid>
        <w:gridCol w:w="9360"/>
      </w:tblGrid>
      <w:tr w:rsidRPr="00D92B5F" w:rsidR="0018649A" w:rsidTr="00A260E7" w14:paraId="7BB93BA9" w14:textId="77777777">
        <w:trPr>
          <w:trHeight w:val="1655"/>
        </w:trPr>
        <w:tc>
          <w:tcPr>
            <w:tcW w:w="9360" w:type="dxa"/>
            <w:tcBorders>
              <w:top w:val="single" w:color="auto" w:sz="4" w:space="0"/>
              <w:left w:val="single" w:color="auto" w:sz="4" w:space="0"/>
              <w:bottom w:val="single" w:color="auto" w:sz="4" w:space="0"/>
              <w:right w:val="single" w:color="auto" w:sz="4" w:space="0"/>
            </w:tcBorders>
            <w:hideMark/>
          </w:tcPr>
          <w:p w:rsidRPr="00D92B5F" w:rsidR="0018649A" w:rsidP="00A260E7" w:rsidRDefault="0018649A" w14:paraId="6A890DAC" w14:textId="101BDCDB">
            <w:pPr>
              <w:tabs>
                <w:tab w:val="left" w:pos="2388"/>
              </w:tabs>
              <w:rPr>
                <w:rFonts w:ascii="Aptos Narrow" w:hAnsi="Aptos Narrow" w:cs="Aptos Narrow"/>
                <w:color w:val="000000"/>
                <w:lang w:val="en-GB"/>
              </w:rPr>
            </w:pPr>
            <w:r w:rsidRPr="00D92B5F">
              <w:rPr>
                <w:rFonts w:ascii="Aptos Narrow" w:hAnsi="Aptos Narrow" w:eastAsia="Aptos Narrow" w:cs="Aptos Narrow"/>
                <w:color w:val="000000"/>
                <w:u w:val="single"/>
                <w:lang w:val="en-GB"/>
              </w:rPr>
              <w:t>Policy Alignment</w:t>
            </w:r>
            <w:r w:rsidRPr="00D92B5F">
              <w:rPr>
                <w:rFonts w:ascii="Aptos Narrow" w:hAnsi="Aptos Narrow" w:eastAsia="Aptos Narrow" w:cs="Aptos Narrow"/>
                <w:color w:val="000000"/>
                <w:lang w:val="en-GB"/>
              </w:rPr>
              <w:t>:</w:t>
            </w:r>
            <w:r w:rsidR="00C76C41">
              <w:t xml:space="preserve"> </w:t>
            </w:r>
            <w:r w:rsidRPr="005D5A53" w:rsidR="00C76C41">
              <w:rPr>
                <w:rFonts w:ascii="Aptos Narrow" w:hAnsi="Aptos Narrow" w:eastAsia="Aptos Narrow" w:cs="Aptos Narrow"/>
                <w:color w:val="000000"/>
                <w:lang w:val="en-GB"/>
              </w:rPr>
              <w:t>National Reproductive Health Policy 2022-2032, Kenya Health Sector Strategic and Investment Plan 2023-2027, Kenya RMNCAH Investment Framework 2025-2030, National Guidelines on Quality Obstetrics and Perinatal Care 2024</w:t>
            </w:r>
          </w:p>
          <w:p w:rsidRPr="00D92B5F" w:rsidR="0018649A" w:rsidP="00A260E7" w:rsidRDefault="0018649A" w14:paraId="26DE811D" w14:textId="20D53BF0">
            <w:pPr>
              <w:tabs>
                <w:tab w:val="left" w:pos="2388"/>
              </w:tabs>
              <w:rPr>
                <w:rFonts w:ascii="Aptos Narrow" w:hAnsi="Aptos Narrow" w:eastAsia="Aptos Narrow" w:cs="Aptos Narrow"/>
                <w:color w:val="000000" w:themeColor="text1"/>
                <w:highlight w:val="yellow"/>
                <w:lang w:val="en-GB"/>
              </w:rPr>
            </w:pPr>
            <w:r w:rsidRPr="09F6369B">
              <w:rPr>
                <w:rFonts w:ascii="Aptos Narrow" w:hAnsi="Aptos Narrow" w:eastAsia="Aptos Narrow" w:cs="Aptos Narrow"/>
                <w:color w:val="000000" w:themeColor="text1"/>
                <w:u w:val="single"/>
                <w:lang w:val="en-GB"/>
              </w:rPr>
              <w:t>Beginnings Fund Investment</w:t>
            </w:r>
            <w:r w:rsidRPr="09F6369B">
              <w:rPr>
                <w:rFonts w:ascii="Aptos Narrow" w:hAnsi="Aptos Narrow" w:eastAsia="Aptos Narrow" w:cs="Aptos Narrow"/>
                <w:color w:val="000000" w:themeColor="text1"/>
                <w:lang w:val="en-GB"/>
              </w:rPr>
              <w:t xml:space="preserve">: </w:t>
            </w:r>
            <w:r w:rsidRPr="001C30D8">
              <w:rPr>
                <w:rFonts w:ascii="Aptos Narrow" w:hAnsi="Aptos Narrow" w:eastAsia="Aptos Narrow" w:cs="Aptos Narrow"/>
                <w:color w:val="000000" w:themeColor="text1"/>
                <w:lang w:val="en-GB"/>
              </w:rPr>
              <w:t>USD</w:t>
            </w:r>
            <w:r w:rsidRPr="001C30D8" w:rsidR="001C30D8">
              <w:rPr>
                <w:rFonts w:ascii="Aptos Narrow" w:hAnsi="Aptos Narrow" w:eastAsia="Aptos Narrow" w:cs="Aptos Narrow"/>
                <w:color w:val="000000" w:themeColor="text1"/>
                <w:lang w:val="en-GB"/>
              </w:rPr>
              <w:t>25.1</w:t>
            </w:r>
            <w:r w:rsidRPr="001C30D8" w:rsidR="7313C482">
              <w:rPr>
                <w:rFonts w:ascii="Aptos Narrow" w:hAnsi="Aptos Narrow" w:eastAsia="Aptos Narrow" w:cs="Aptos Narrow"/>
                <w:color w:val="000000" w:themeColor="text1"/>
                <w:lang w:val="en-GB"/>
              </w:rPr>
              <w:t>million</w:t>
            </w:r>
          </w:p>
          <w:p w:rsidRPr="00D92B5F" w:rsidR="0018649A" w:rsidP="00A260E7" w:rsidRDefault="0018649A" w14:paraId="410BF227" w14:textId="47B6BA20">
            <w:pPr>
              <w:rPr>
                <w:rFonts w:ascii="Aptos Narrow" w:hAnsi="Aptos Narrow" w:eastAsia="Aptos Narrow" w:cs="Aptos Narrow"/>
                <w:color w:val="000000"/>
                <w:lang w:val="en-GB"/>
              </w:rPr>
            </w:pPr>
            <w:r w:rsidRPr="09F6369B">
              <w:rPr>
                <w:rFonts w:ascii="Aptos Narrow" w:hAnsi="Aptos Narrow" w:eastAsia="Aptos Narrow" w:cs="Aptos Narrow"/>
                <w:color w:val="000000" w:themeColor="text1"/>
                <w:u w:val="single"/>
                <w:lang w:val="en-GB"/>
              </w:rPr>
              <w:t>Government Commitment</w:t>
            </w:r>
            <w:r w:rsidRPr="09F6369B">
              <w:rPr>
                <w:rFonts w:ascii="Aptos Narrow" w:hAnsi="Aptos Narrow" w:eastAsia="Aptos Narrow" w:cs="Aptos Narrow"/>
                <w:color w:val="000000" w:themeColor="text1"/>
                <w:lang w:val="en-GB"/>
              </w:rPr>
              <w:t xml:space="preserve">: </w:t>
            </w:r>
            <w:r w:rsidRPr="00F4038E" w:rsidR="00610D84">
              <w:rPr>
                <w:rFonts w:ascii="Aptos Narrow" w:hAnsi="Aptos Narrow" w:eastAsia="Aptos Narrow" w:cs="Aptos Narrow"/>
                <w:color w:val="000000" w:themeColor="text1"/>
                <w:lang w:val="en-GB"/>
              </w:rPr>
              <w:t>USD 2</w:t>
            </w:r>
            <w:r w:rsidR="000D4297">
              <w:rPr>
                <w:rFonts w:ascii="Aptos Narrow" w:hAnsi="Aptos Narrow" w:eastAsia="Aptos Narrow" w:cs="Aptos Narrow"/>
                <w:color w:val="000000" w:themeColor="text1"/>
                <w:lang w:val="en-GB"/>
              </w:rPr>
              <w:t>0.6</w:t>
            </w:r>
            <w:r w:rsidRPr="00F4038E" w:rsidR="00610D84">
              <w:rPr>
                <w:rFonts w:ascii="Aptos Narrow" w:hAnsi="Aptos Narrow" w:eastAsia="Aptos Narrow" w:cs="Aptos Narrow"/>
                <w:color w:val="000000" w:themeColor="text1"/>
                <w:lang w:val="en-GB"/>
              </w:rPr>
              <w:t>million (</w:t>
            </w:r>
            <w:r w:rsidRPr="00145292" w:rsidR="00610D84">
              <w:rPr>
                <w:rFonts w:ascii="Aptos Narrow" w:hAnsi="Aptos Narrow" w:eastAsia="Aptos Narrow" w:cs="Aptos Narrow"/>
                <w:color w:val="000000" w:themeColor="text1"/>
                <w:lang w:val="en-GB"/>
              </w:rPr>
              <w:t xml:space="preserve">GOK and </w:t>
            </w:r>
            <w:r w:rsidR="00610D84">
              <w:rPr>
                <w:rFonts w:ascii="Aptos Narrow" w:hAnsi="Aptos Narrow" w:eastAsia="Aptos Narrow" w:cs="Aptos Narrow"/>
                <w:color w:val="000000" w:themeColor="text1"/>
                <w:lang w:val="en-GB"/>
              </w:rPr>
              <w:t>bilateral</w:t>
            </w:r>
            <w:r w:rsidRPr="00145292" w:rsidR="00610D84">
              <w:rPr>
                <w:rFonts w:ascii="Aptos Narrow" w:hAnsi="Aptos Narrow" w:eastAsia="Aptos Narrow" w:cs="Aptos Narrow"/>
                <w:color w:val="000000" w:themeColor="text1"/>
                <w:lang w:val="en-GB"/>
              </w:rPr>
              <w:t xml:space="preserve"> funds channelled through Treasury)</w:t>
            </w:r>
          </w:p>
          <w:p w:rsidRPr="00D92B5F" w:rsidR="0018649A" w:rsidP="00A260E7" w:rsidRDefault="0018649A" w14:paraId="025599FD" w14:textId="27E578A5">
            <w:pPr>
              <w:tabs>
                <w:tab w:val="left" w:pos="2388"/>
              </w:tabs>
              <w:rPr>
                <w:rFonts w:ascii="Aptos Narrow" w:hAnsi="Aptos Narrow" w:eastAsia="Aptos Narrow" w:cs="Aptos Narrow"/>
                <w:color w:val="000000"/>
                <w:lang w:val="en-GB"/>
              </w:rPr>
            </w:pPr>
            <w:r w:rsidRPr="2EF7B562">
              <w:rPr>
                <w:rFonts w:ascii="Aptos Narrow" w:hAnsi="Aptos Narrow" w:eastAsia="Aptos Narrow" w:cs="Aptos Narrow"/>
                <w:color w:val="000000" w:themeColor="text1"/>
                <w:u w:val="single"/>
                <w:lang w:val="en-GB"/>
              </w:rPr>
              <w:t>Government Lead</w:t>
            </w:r>
            <w:r w:rsidRPr="2EF7B562">
              <w:rPr>
                <w:rFonts w:ascii="Aptos Narrow" w:hAnsi="Aptos Narrow" w:eastAsia="Aptos Narrow" w:cs="Aptos Narrow"/>
                <w:color w:val="000000" w:themeColor="text1"/>
                <w:lang w:val="en-GB"/>
              </w:rPr>
              <w:t xml:space="preserve">: </w:t>
            </w:r>
            <w:r w:rsidRPr="3D1AFD23" w:rsidR="55720A7F">
              <w:rPr>
                <w:rFonts w:ascii="Aptos Narrow" w:hAnsi="Aptos Narrow" w:eastAsia="Aptos Narrow" w:cs="Aptos Narrow"/>
                <w:color w:val="000000" w:themeColor="text1"/>
                <w:lang w:val="en-GB"/>
              </w:rPr>
              <w:t xml:space="preserve">County Department of Health, </w:t>
            </w:r>
            <w:r w:rsidRPr="3D1AFD23" w:rsidR="00465D31">
              <w:rPr>
                <w:rFonts w:ascii="Aptos Narrow" w:hAnsi="Aptos Narrow" w:eastAsia="Aptos Narrow" w:cs="Aptos Narrow"/>
                <w:color w:val="000000" w:themeColor="text1"/>
                <w:lang w:val="en-GB"/>
              </w:rPr>
              <w:t>COG</w:t>
            </w:r>
            <w:r w:rsidRPr="2EF7B562" w:rsidR="00E34E77">
              <w:rPr>
                <w:rFonts w:ascii="Aptos Narrow" w:hAnsi="Aptos Narrow" w:eastAsia="Aptos Narrow" w:cs="Aptos Narrow"/>
                <w:color w:val="000000" w:themeColor="text1"/>
                <w:lang w:val="en-GB"/>
              </w:rPr>
              <w:t xml:space="preserve"> and </w:t>
            </w:r>
            <w:r w:rsidRPr="2EF7B562" w:rsidR="00A531CB">
              <w:rPr>
                <w:rFonts w:ascii="Aptos Narrow" w:hAnsi="Aptos Narrow" w:eastAsia="Aptos Narrow" w:cs="Aptos Narrow"/>
                <w:color w:val="000000" w:themeColor="text1"/>
                <w:lang w:val="en-GB"/>
              </w:rPr>
              <w:t>KEMSA</w:t>
            </w:r>
          </w:p>
          <w:p w:rsidRPr="003813DB" w:rsidR="0018649A" w:rsidP="00465D31" w:rsidRDefault="0018649A" w14:paraId="29012DE4" w14:textId="1CFF2B77">
            <w:pPr>
              <w:tabs>
                <w:tab w:val="left" w:pos="2388"/>
              </w:tabs>
              <w:rPr>
                <w:rFonts w:ascii="Aptos Narrow" w:hAnsi="Aptos Narrow" w:eastAsia="Aptos Narrow" w:cs="Aptos Narrow"/>
                <w:strike/>
                <w:color w:val="000000"/>
                <w:lang w:val="en-GB"/>
              </w:rPr>
            </w:pPr>
            <w:r w:rsidRPr="0058648A">
              <w:rPr>
                <w:rFonts w:ascii="Aptos Narrow" w:hAnsi="Aptos Narrow" w:eastAsia="Aptos Narrow" w:cs="Aptos Narrow"/>
                <w:color w:val="000000" w:themeColor="text1"/>
                <w:u w:val="single"/>
                <w:lang w:val="en-GB"/>
              </w:rPr>
              <w:t>Technical Support Partner</w:t>
            </w:r>
            <w:r w:rsidRPr="3D1AFD23">
              <w:rPr>
                <w:rFonts w:ascii="Aptos Narrow" w:hAnsi="Aptos Narrow" w:eastAsia="Aptos Narrow" w:cs="Aptos Narrow"/>
                <w:color w:val="000000" w:themeColor="text1"/>
                <w:lang w:val="en-GB"/>
              </w:rPr>
              <w:t xml:space="preserve">: </w:t>
            </w:r>
            <w:r w:rsidRPr="3D1AFD23" w:rsidR="00476CC3">
              <w:rPr>
                <w:rFonts w:ascii="Aptos Narrow" w:hAnsi="Aptos Narrow" w:eastAsia="Aptos Narrow" w:cs="Aptos Narrow"/>
                <w:color w:val="000000" w:themeColor="text1"/>
                <w:lang w:val="en-GB"/>
              </w:rPr>
              <w:t>HATCH Technologies</w:t>
            </w:r>
            <w:r w:rsidRPr="3D1AFD23" w:rsidR="008E7E96">
              <w:rPr>
                <w:rFonts w:ascii="Aptos Narrow" w:hAnsi="Aptos Narrow" w:eastAsia="Aptos Narrow" w:cs="Aptos Narrow"/>
                <w:color w:val="000000" w:themeColor="text1"/>
                <w:lang w:val="en-GB"/>
              </w:rPr>
              <w:t>, Insupply</w:t>
            </w:r>
            <w:r w:rsidRPr="3D1AFD23" w:rsidR="007826D4">
              <w:rPr>
                <w:rFonts w:ascii="Aptos Narrow" w:hAnsi="Aptos Narrow" w:eastAsia="Aptos Narrow" w:cs="Aptos Narrow"/>
                <w:color w:val="000000" w:themeColor="text1"/>
                <w:lang w:val="en-GB"/>
              </w:rPr>
              <w:t>, International Centre for Reproductive Health Kenya</w:t>
            </w:r>
          </w:p>
          <w:p w:rsidR="008D7D59" w:rsidP="008D7D59" w:rsidRDefault="0018649A" w14:paraId="5CC8B8F9" w14:textId="02DF2B6C">
            <w:pPr>
              <w:tabs>
                <w:tab w:val="left" w:pos="2388"/>
              </w:tabs>
              <w:rPr>
                <w:rFonts w:ascii="Aptos Narrow" w:hAnsi="Aptos Narrow" w:eastAsia="Aptos Narrow" w:cs="Aptos Narrow"/>
                <w:color w:val="000000" w:themeColor="text1"/>
              </w:rPr>
            </w:pPr>
            <w:r w:rsidRPr="09F6369B">
              <w:rPr>
                <w:rFonts w:ascii="Aptos Narrow" w:hAnsi="Aptos Narrow" w:eastAsia="Aptos Narrow" w:cs="Aptos Narrow"/>
                <w:color w:val="000000" w:themeColor="text1"/>
                <w:u w:val="single"/>
              </w:rPr>
              <w:t>Technical Support Partner Co-Investment</w:t>
            </w:r>
            <w:r w:rsidRPr="09F6369B">
              <w:rPr>
                <w:rFonts w:ascii="Aptos Narrow" w:hAnsi="Aptos Narrow" w:eastAsia="Aptos Narrow" w:cs="Aptos Narrow"/>
                <w:color w:val="000000" w:themeColor="text1"/>
              </w:rPr>
              <w:t xml:space="preserve">: </w:t>
            </w:r>
            <w:r w:rsidRPr="00AF5ED7">
              <w:rPr>
                <w:rFonts w:ascii="Aptos Narrow" w:hAnsi="Aptos Narrow" w:eastAsia="Aptos Narrow" w:cs="Aptos Narrow"/>
                <w:color w:val="000000" w:themeColor="text1"/>
              </w:rPr>
              <w:t>USD</w:t>
            </w:r>
            <w:r w:rsidRPr="00AF5ED7" w:rsidR="008D7D59">
              <w:rPr>
                <w:rFonts w:ascii="Aptos Narrow" w:hAnsi="Aptos Narrow" w:eastAsia="Aptos Narrow" w:cs="Aptos Narrow"/>
                <w:color w:val="000000" w:themeColor="text1"/>
              </w:rPr>
              <w:t>600</w:t>
            </w:r>
            <w:r w:rsidRPr="00AF5ED7" w:rsidR="002D597A">
              <w:rPr>
                <w:rFonts w:ascii="Aptos Narrow" w:hAnsi="Aptos Narrow" w:eastAsia="Aptos Narrow" w:cs="Aptos Narrow"/>
                <w:color w:val="000000" w:themeColor="text1"/>
              </w:rPr>
              <w:t>,000 (UNFPA)</w:t>
            </w:r>
            <w:r w:rsidRPr="00AF5ED7" w:rsidR="415E8130">
              <w:rPr>
                <w:rFonts w:ascii="Aptos Narrow" w:hAnsi="Aptos Narrow" w:eastAsia="Aptos Narrow" w:cs="Aptos Narrow"/>
                <w:color w:val="000000" w:themeColor="text1"/>
              </w:rPr>
              <w:t xml:space="preserve"> </w:t>
            </w:r>
          </w:p>
          <w:p w:rsidRPr="00D92B5F" w:rsidR="0018649A" w:rsidP="008D7D59" w:rsidRDefault="0018649A" w14:paraId="1854792C" w14:textId="6FF0459A">
            <w:pPr>
              <w:tabs>
                <w:tab w:val="left" w:pos="2388"/>
              </w:tabs>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Complementary Investments</w:t>
            </w:r>
            <w:r w:rsidRPr="00D92B5F">
              <w:rPr>
                <w:rFonts w:ascii="Aptos Narrow" w:hAnsi="Aptos Narrow" w:eastAsia="Aptos Narrow" w:cs="Aptos Narrow"/>
                <w:color w:val="000000"/>
                <w:lang w:val="en-GB"/>
              </w:rPr>
              <w:t>:</w:t>
            </w:r>
            <w:r w:rsidR="00C62092">
              <w:rPr>
                <w:rFonts w:ascii="Aptos Narrow" w:hAnsi="Aptos Narrow" w:eastAsia="Aptos Narrow" w:cs="Aptos Narrow"/>
                <w:color w:val="000000"/>
                <w:lang w:val="en-GB"/>
              </w:rPr>
              <w:t xml:space="preserve"> </w:t>
            </w:r>
            <w:r w:rsidR="00AB5A65">
              <w:rPr>
                <w:rFonts w:ascii="Aptos Narrow" w:hAnsi="Aptos Narrow" w:eastAsia="Aptos Narrow" w:cs="Aptos Narrow"/>
                <w:color w:val="000000"/>
                <w:lang w:val="en-GB"/>
              </w:rPr>
              <w:t>Gates Foundation PO</w:t>
            </w:r>
            <w:r w:rsidR="004E188A">
              <w:rPr>
                <w:rFonts w:ascii="Aptos Narrow" w:hAnsi="Aptos Narrow" w:eastAsia="Aptos Narrow" w:cs="Aptos Narrow"/>
                <w:color w:val="000000"/>
                <w:lang w:val="en-GB"/>
              </w:rPr>
              <w:t>CUS</w:t>
            </w:r>
            <w:r w:rsidR="00B25AD1">
              <w:rPr>
                <w:rFonts w:ascii="Aptos Narrow" w:hAnsi="Aptos Narrow" w:eastAsia="Aptos Narrow" w:cs="Aptos Narrow"/>
                <w:color w:val="000000"/>
                <w:lang w:val="en-GB"/>
              </w:rPr>
              <w:t xml:space="preserve">, CIFF </w:t>
            </w:r>
            <w:r w:rsidR="007130F8">
              <w:rPr>
                <w:rFonts w:ascii="Aptos Narrow" w:hAnsi="Aptos Narrow" w:eastAsia="Aptos Narrow" w:cs="Aptos Narrow"/>
                <w:color w:val="000000"/>
                <w:lang w:val="en-GB"/>
              </w:rPr>
              <w:t>MMS procurement</w:t>
            </w:r>
            <w:r w:rsidR="00E37859">
              <w:rPr>
                <w:rFonts w:ascii="Aptos Narrow" w:hAnsi="Aptos Narrow" w:eastAsia="Aptos Narrow" w:cs="Aptos Narrow"/>
                <w:color w:val="000000"/>
                <w:lang w:val="en-GB"/>
              </w:rPr>
              <w:t>, MBZ Foundation USD12</w:t>
            </w:r>
            <w:r w:rsidR="004969D1">
              <w:rPr>
                <w:rFonts w:ascii="Aptos Narrow" w:hAnsi="Aptos Narrow" w:eastAsia="Aptos Narrow" w:cs="Aptos Narrow"/>
                <w:color w:val="000000"/>
                <w:lang w:val="en-GB"/>
              </w:rPr>
              <w:t>.0 million for procurement of drugs, equipment</w:t>
            </w:r>
            <w:r w:rsidR="001B296A">
              <w:rPr>
                <w:rFonts w:ascii="Aptos Narrow" w:hAnsi="Aptos Narrow" w:eastAsia="Aptos Narrow" w:cs="Aptos Narrow"/>
                <w:color w:val="000000"/>
                <w:lang w:val="en-GB"/>
              </w:rPr>
              <w:t xml:space="preserve"> and consumables</w:t>
            </w:r>
          </w:p>
        </w:tc>
      </w:tr>
    </w:tbl>
    <w:p w:rsidRPr="00D92B5F" w:rsidR="0018649A" w:rsidP="0018649A" w:rsidRDefault="0018649A" w14:paraId="0C32C8D2" w14:textId="77777777">
      <w:pPr>
        <w:tabs>
          <w:tab w:val="left" w:pos="2388"/>
        </w:tabs>
        <w:spacing w:after="0" w:line="240" w:lineRule="auto"/>
        <w:rPr>
          <w:rFonts w:ascii="Aptos Narrow" w:hAnsi="Aptos Narrow" w:eastAsia="Aptos Narrow" w:cs="Aptos Narrow"/>
          <w:color w:val="000000"/>
          <w:u w:val="single"/>
          <w:lang w:val="en-GB"/>
        </w:rPr>
      </w:pPr>
    </w:p>
    <w:p w:rsidRPr="00D92B5F" w:rsidR="0018649A" w:rsidP="0018649A" w:rsidRDefault="0018649A" w14:paraId="134ECEAC" w14:textId="3F9271DE">
      <w:pPr>
        <w:tabs>
          <w:tab w:val="left" w:pos="2388"/>
        </w:tabs>
        <w:spacing w:after="0" w:line="240" w:lineRule="auto"/>
        <w:rPr>
          <w:rFonts w:ascii="Aptos Narrow" w:hAnsi="Aptos Narrow" w:eastAsia="Aptos Narrow" w:cs="Aptos Narrow"/>
          <w:color w:val="000000"/>
          <w:lang w:val="en-GB"/>
        </w:rPr>
      </w:pPr>
      <w:r w:rsidRPr="0DBE7D19">
        <w:rPr>
          <w:rFonts w:ascii="Aptos Narrow" w:hAnsi="Aptos Narrow" w:eastAsia="Aptos Narrow" w:cs="Aptos Narrow"/>
          <w:color w:val="000000" w:themeColor="text1"/>
          <w:u w:val="single"/>
          <w:lang w:val="en-GB"/>
        </w:rPr>
        <w:t xml:space="preserve">Beginnings Fund will provide support </w:t>
      </w:r>
      <w:r w:rsidRPr="550F201F" w:rsidR="1EAB8384">
        <w:rPr>
          <w:rFonts w:ascii="Aptos Narrow" w:hAnsi="Aptos Narrow" w:eastAsia="Aptos Narrow" w:cs="Aptos Narrow"/>
          <w:color w:val="000000" w:themeColor="text1"/>
          <w:u w:val="single"/>
          <w:lang w:val="en-GB"/>
        </w:rPr>
        <w:t xml:space="preserve">for </w:t>
      </w:r>
      <w:r w:rsidRPr="550F201F">
        <w:rPr>
          <w:rFonts w:ascii="Aptos Narrow" w:hAnsi="Aptos Narrow" w:eastAsia="Aptos Narrow" w:cs="Aptos Narrow"/>
          <w:color w:val="000000" w:themeColor="text1"/>
          <w:u w:val="single"/>
          <w:lang w:val="en-GB"/>
        </w:rPr>
        <w:t>the</w:t>
      </w:r>
      <w:r w:rsidRPr="0DBE7D19">
        <w:rPr>
          <w:rFonts w:ascii="Aptos Narrow" w:hAnsi="Aptos Narrow" w:eastAsia="Aptos Narrow" w:cs="Aptos Narrow"/>
          <w:color w:val="000000" w:themeColor="text1"/>
          <w:u w:val="single"/>
          <w:lang w:val="en-GB"/>
        </w:rPr>
        <w:t xml:space="preserve"> following activities in </w:t>
      </w:r>
      <w:r w:rsidRPr="0DBE7D19" w:rsidR="00B95FEF">
        <w:rPr>
          <w:rFonts w:ascii="Aptos Narrow" w:hAnsi="Aptos Narrow" w:eastAsia="Aptos Narrow" w:cs="Aptos Narrow"/>
          <w:color w:val="000000" w:themeColor="text1"/>
          <w:u w:val="single"/>
          <w:lang w:val="en-GB"/>
        </w:rPr>
        <w:t>200</w:t>
      </w:r>
      <w:r w:rsidRPr="0DBE7D19">
        <w:rPr>
          <w:rFonts w:ascii="Aptos Narrow" w:hAnsi="Aptos Narrow" w:eastAsia="Aptos Narrow" w:cs="Aptos Narrow"/>
          <w:color w:val="000000" w:themeColor="text1"/>
          <w:u w:val="single"/>
          <w:lang w:val="en-GB"/>
        </w:rPr>
        <w:t xml:space="preserve"> high-burden facilities in 21 focus </w:t>
      </w:r>
      <w:r w:rsidRPr="0DBE7D19" w:rsidR="000D0A84">
        <w:rPr>
          <w:rFonts w:ascii="Aptos Narrow" w:hAnsi="Aptos Narrow" w:eastAsia="Aptos Narrow" w:cs="Aptos Narrow"/>
          <w:color w:val="000000" w:themeColor="text1"/>
          <w:u w:val="single"/>
          <w:lang w:val="en-GB"/>
        </w:rPr>
        <w:t>counties</w:t>
      </w:r>
      <w:r w:rsidRPr="0DBE7D19">
        <w:rPr>
          <w:rFonts w:ascii="Aptos Narrow" w:hAnsi="Aptos Narrow" w:eastAsia="Aptos Narrow" w:cs="Aptos Narrow"/>
          <w:b/>
          <w:bCs/>
          <w:color w:val="000000" w:themeColor="text1"/>
          <w:lang w:val="en-GB"/>
        </w:rPr>
        <w:t>:</w:t>
      </w:r>
    </w:p>
    <w:p w:rsidRPr="00D92B5F" w:rsidR="0018649A" w:rsidP="008C7823" w:rsidRDefault="0018649A" w14:paraId="515B60AB" w14:textId="1AE037A7">
      <w:pPr>
        <w:numPr>
          <w:ilvl w:val="0"/>
          <w:numId w:val="10"/>
        </w:numPr>
        <w:tabs>
          <w:tab w:val="left" w:pos="2388"/>
        </w:tabs>
        <w:spacing w:after="0" w:line="240" w:lineRule="auto"/>
        <w:ind w:left="270" w:hanging="270"/>
        <w:contextualSpacing/>
        <w:rPr>
          <w:rFonts w:ascii="Aptos Narrow" w:hAnsi="Aptos Narrow" w:eastAsia="Aptos Narrow" w:cs="Aptos Narrow"/>
          <w:b/>
          <w:bCs/>
          <w:color w:val="000000"/>
          <w:lang w:val="en-GB"/>
        </w:rPr>
      </w:pPr>
      <w:r w:rsidRPr="00D92B5F">
        <w:rPr>
          <w:rFonts w:ascii="Aptos Narrow" w:hAnsi="Aptos Narrow" w:eastAsia="Calibri" w:cs="Calibri"/>
          <w:b/>
          <w:bCs/>
          <w:color w:val="000000"/>
          <w:kern w:val="0"/>
          <w:lang w:val="en-GB"/>
        </w:rPr>
        <w:t xml:space="preserve">Equip </w:t>
      </w:r>
      <w:r w:rsidR="00B95FEF">
        <w:rPr>
          <w:rFonts w:ascii="Aptos Narrow" w:hAnsi="Aptos Narrow" w:eastAsia="Calibri" w:cs="Calibri"/>
          <w:b/>
          <w:bCs/>
          <w:color w:val="000000"/>
          <w:kern w:val="0"/>
          <w:lang w:val="en-GB"/>
        </w:rPr>
        <w:t>200</w:t>
      </w:r>
      <w:r w:rsidRPr="00D92B5F">
        <w:rPr>
          <w:rFonts w:ascii="Aptos Narrow" w:hAnsi="Aptos Narrow" w:eastAsia="Calibri" w:cs="Calibri"/>
          <w:b/>
          <w:bCs/>
          <w:color w:val="000000"/>
          <w:kern w:val="0"/>
          <w:lang w:val="en-GB"/>
        </w:rPr>
        <w:t xml:space="preserve"> facilities </w:t>
      </w:r>
      <w:r w:rsidRPr="00D92B5F">
        <w:rPr>
          <w:rFonts w:ascii="Aptos Narrow" w:hAnsi="Aptos Narrow" w:eastAsia="Calibri" w:cs="Calibri"/>
          <w:color w:val="000000"/>
          <w:kern w:val="0"/>
          <w:lang w:val="en-GB"/>
        </w:rPr>
        <w:t xml:space="preserve">with POCUS, digital intrapartum monitoring, EMONC, and SSNC equipment and consumables and simulation training equipment (See Annex </w:t>
      </w:r>
      <w:r w:rsidRPr="00D92B5F" w:rsidR="42115D50">
        <w:rPr>
          <w:rFonts w:ascii="Aptos Narrow" w:hAnsi="Aptos Narrow" w:eastAsia="Calibri" w:cs="Calibri"/>
          <w:color w:val="000000"/>
          <w:kern w:val="0"/>
          <w:lang w:val="en-GB"/>
        </w:rPr>
        <w:t>C</w:t>
      </w:r>
      <w:r w:rsidRPr="00D92B5F">
        <w:rPr>
          <w:rFonts w:ascii="Aptos Narrow" w:hAnsi="Aptos Narrow" w:eastAsia="Calibri" w:cs="Calibri"/>
          <w:color w:val="000000"/>
          <w:kern w:val="0"/>
          <w:lang w:val="en-GB"/>
        </w:rPr>
        <w:t>)</w:t>
      </w:r>
    </w:p>
    <w:p w:rsidRPr="00D92B5F" w:rsidR="0018649A" w:rsidP="008C7823" w:rsidRDefault="0018649A" w14:paraId="39986533" w14:textId="3F5FC8EC">
      <w:pPr>
        <w:numPr>
          <w:ilvl w:val="0"/>
          <w:numId w:val="10"/>
        </w:numPr>
        <w:tabs>
          <w:tab w:val="left" w:pos="2388"/>
        </w:tabs>
        <w:spacing w:after="0" w:line="240" w:lineRule="auto"/>
        <w:ind w:left="270" w:hanging="270"/>
        <w:contextualSpacing/>
        <w:rPr>
          <w:rFonts w:ascii="Aptos Narrow" w:hAnsi="Aptos Narrow" w:eastAsia="Aptos Narrow" w:cs="Aptos Narrow"/>
          <w:b/>
          <w:bCs/>
          <w:color w:val="000000"/>
          <w:lang w:val="en-GB"/>
        </w:rPr>
      </w:pPr>
      <w:r w:rsidRPr="00D92B5F">
        <w:rPr>
          <w:rFonts w:ascii="Aptos Narrow" w:hAnsi="Aptos Narrow" w:eastAsia="Calibri" w:cs="Calibri"/>
          <w:color w:val="000000"/>
          <w:kern w:val="0"/>
          <w:lang w:val="en-GB"/>
        </w:rPr>
        <w:t xml:space="preserve">Increase </w:t>
      </w:r>
      <w:r w:rsidRPr="00D92B5F">
        <w:rPr>
          <w:rFonts w:ascii="Aptos Narrow" w:hAnsi="Aptos Narrow" w:eastAsia="Calibri" w:cs="Calibri"/>
          <w:b/>
          <w:bCs/>
          <w:color w:val="000000"/>
          <w:kern w:val="0"/>
          <w:lang w:val="en-GB"/>
        </w:rPr>
        <w:t>uptime of MNH equipment &gt;80%</w:t>
      </w:r>
      <w:r w:rsidR="00E16998">
        <w:rPr>
          <w:rFonts w:ascii="Aptos Narrow" w:hAnsi="Aptos Narrow" w:eastAsia="Calibri" w:cs="Calibri"/>
          <w:b/>
          <w:bCs/>
          <w:color w:val="000000"/>
          <w:kern w:val="0"/>
          <w:lang w:val="en-GB"/>
        </w:rPr>
        <w:t xml:space="preserve"> </w:t>
      </w:r>
      <w:r w:rsidRPr="00D92B5F">
        <w:rPr>
          <w:rFonts w:ascii="Aptos Narrow" w:hAnsi="Aptos Narrow" w:eastAsia="Calibri" w:cs="Calibri"/>
          <w:color w:val="000000"/>
          <w:kern w:val="0"/>
          <w:lang w:val="en-GB"/>
        </w:rPr>
        <w:t>by equipping biomedical engineers with tools and functional workshops to support planned preventive maintenance and repair of MNH equipment</w:t>
      </w:r>
    </w:p>
    <w:p w:rsidRPr="00D92B5F" w:rsidR="0018649A" w:rsidP="008C7823" w:rsidRDefault="0018649A" w14:paraId="266F30A4" w14:textId="77777777">
      <w:pPr>
        <w:numPr>
          <w:ilvl w:val="0"/>
          <w:numId w:val="10"/>
        </w:numPr>
        <w:tabs>
          <w:tab w:val="left" w:pos="2388"/>
        </w:tabs>
        <w:spacing w:after="0" w:line="240" w:lineRule="auto"/>
        <w:ind w:left="270" w:hanging="270"/>
        <w:contextualSpacing/>
        <w:rPr>
          <w:rFonts w:ascii="Aptos Narrow" w:hAnsi="Aptos Narrow" w:eastAsia="Aptos Narrow" w:cs="Aptos Narrow"/>
          <w:b/>
          <w:bCs/>
          <w:color w:val="000000"/>
          <w:lang w:val="en-GB"/>
        </w:rPr>
      </w:pPr>
      <w:r w:rsidRPr="00D92B5F">
        <w:rPr>
          <w:rFonts w:ascii="Aptos Narrow" w:hAnsi="Aptos Narrow" w:eastAsia="Calibri" w:cs="Calibri"/>
          <w:color w:val="000000"/>
          <w:kern w:val="0"/>
          <w:lang w:val="en-GB"/>
        </w:rPr>
        <w:t xml:space="preserve">Strengthen </w:t>
      </w:r>
      <w:r w:rsidRPr="00D92B5F">
        <w:rPr>
          <w:rFonts w:ascii="Aptos Narrow" w:hAnsi="Aptos Narrow" w:eastAsia="Calibri" w:cs="Calibri"/>
          <w:b/>
          <w:bCs/>
          <w:color w:val="000000"/>
          <w:kern w:val="0"/>
          <w:lang w:val="en-GB"/>
        </w:rPr>
        <w:t xml:space="preserve">capacity of 21 county teams (finance, procurement, county pharmacist, and RH coordinator) </w:t>
      </w:r>
      <w:r w:rsidRPr="00D92B5F">
        <w:rPr>
          <w:rFonts w:ascii="Aptos Narrow" w:hAnsi="Aptos Narrow" w:eastAsia="Calibri" w:cs="Calibri"/>
          <w:color w:val="000000"/>
          <w:kern w:val="0"/>
          <w:lang w:val="en-GB"/>
        </w:rPr>
        <w:t xml:space="preserve">by training on budget cycle, forecasting and quantification and stock management </w:t>
      </w:r>
    </w:p>
    <w:p w:rsidRPr="00D92B5F" w:rsidR="0018649A" w:rsidP="008C7823" w:rsidRDefault="0018649A" w14:paraId="12A9D8A0" w14:textId="29DA4758">
      <w:pPr>
        <w:numPr>
          <w:ilvl w:val="0"/>
          <w:numId w:val="10"/>
        </w:numPr>
        <w:tabs>
          <w:tab w:val="left" w:pos="2388"/>
        </w:tabs>
        <w:spacing w:after="0" w:line="240" w:lineRule="auto"/>
        <w:ind w:left="270" w:hanging="270"/>
        <w:contextualSpacing/>
        <w:rPr>
          <w:rFonts w:ascii="Aptos Narrow" w:hAnsi="Aptos Narrow" w:eastAsia="Aptos Narrow" w:cs="Aptos Narrow"/>
          <w:color w:val="000000"/>
          <w:lang w:val="en-GB"/>
        </w:rPr>
      </w:pPr>
      <w:r w:rsidRPr="00D92B5F">
        <w:rPr>
          <w:rFonts w:ascii="Aptos Narrow" w:hAnsi="Aptos Narrow" w:eastAsia="Calibri" w:cs="Times New Roman"/>
          <w:color w:val="000000"/>
          <w:lang w:val="en-GB"/>
        </w:rPr>
        <w:t xml:space="preserve">Strengthen </w:t>
      </w:r>
      <w:r w:rsidR="00465D31">
        <w:rPr>
          <w:rFonts w:ascii="Aptos Narrow" w:hAnsi="Aptos Narrow" w:eastAsia="Calibri" w:cs="Times New Roman"/>
          <w:b/>
          <w:bCs/>
          <w:color w:val="000000"/>
          <w:lang w:val="en-GB"/>
        </w:rPr>
        <w:t xml:space="preserve">forecasting and quantification through data informed </w:t>
      </w:r>
      <w:r w:rsidRPr="00D92B5F">
        <w:rPr>
          <w:rFonts w:ascii="Aptos Narrow" w:hAnsi="Aptos Narrow" w:eastAsia="Times New Roman" w:cs="Times New Roman"/>
          <w:color w:val="000000"/>
          <w:kern w:val="0"/>
          <w:lang w:val="en-GB"/>
          <w14:ligatures w14:val="none"/>
        </w:rPr>
        <w:t xml:space="preserve">analytics in eLMIS </w:t>
      </w:r>
    </w:p>
    <w:p w:rsidRPr="00D92B5F" w:rsidR="0018649A" w:rsidP="0018649A" w:rsidRDefault="0018649A" w14:paraId="18E82BD3" w14:textId="77777777">
      <w:pPr>
        <w:spacing w:after="0" w:line="240" w:lineRule="auto"/>
        <w:rPr>
          <w:rFonts w:ascii="Aptos Narrow" w:hAnsi="Aptos Narrow" w:eastAsia="Calibri" w:cs="Times New Roman"/>
          <w:color w:val="000000"/>
          <w:u w:val="single"/>
          <w:lang w:val="en-GB"/>
        </w:rPr>
      </w:pPr>
      <w:r w:rsidRPr="00D92B5F">
        <w:rPr>
          <w:rFonts w:ascii="Aptos Narrow" w:hAnsi="Aptos Narrow" w:eastAsia="Calibri" w:cs="Times New Roman"/>
          <w:color w:val="000000"/>
          <w:u w:val="single"/>
          <w:lang w:val="en-GB"/>
        </w:rPr>
        <w:t>At national level:</w:t>
      </w:r>
    </w:p>
    <w:p w:rsidRPr="00A52CFE" w:rsidR="0018649A" w:rsidP="008C7823" w:rsidRDefault="00A52CFE" w14:paraId="1DE5EBE3" w14:textId="2F9A56BA">
      <w:pPr>
        <w:numPr>
          <w:ilvl w:val="0"/>
          <w:numId w:val="11"/>
        </w:numPr>
        <w:tabs>
          <w:tab w:val="left" w:pos="2388"/>
        </w:tabs>
        <w:spacing w:after="0" w:line="240" w:lineRule="auto"/>
        <w:ind w:left="270" w:hanging="270"/>
        <w:contextualSpacing/>
        <w:rPr>
          <w:rFonts w:ascii="Aptos Narrow" w:hAnsi="Aptos Narrow" w:eastAsia="Calibri" w:cs="Times New Roman"/>
          <w:color w:val="000000"/>
          <w:lang w:val="en-GB"/>
        </w:rPr>
      </w:pPr>
      <w:r w:rsidRPr="00A52CFE">
        <w:rPr>
          <w:rFonts w:ascii="Aptos Narrow" w:hAnsi="Aptos Narrow" w:eastAsia="Calibri" w:cs="Times New Roman"/>
          <w:color w:val="000000" w:themeColor="text1"/>
          <w:lang w:val="en-GB"/>
        </w:rPr>
        <w:t>Leveraging the CHAI regional grant conduct</w:t>
      </w:r>
      <w:r w:rsidRPr="00A52CFE" w:rsidR="0018649A">
        <w:rPr>
          <w:rFonts w:ascii="Aptos Narrow" w:hAnsi="Aptos Narrow" w:eastAsia="Calibri" w:cs="Times New Roman"/>
          <w:b/>
          <w:bCs/>
          <w:color w:val="000000" w:themeColor="text1"/>
          <w:lang w:val="en-GB"/>
        </w:rPr>
        <w:t xml:space="preserve"> catalytic procurement</w:t>
      </w:r>
      <w:r w:rsidRPr="00A52CFE" w:rsidR="0018649A">
        <w:rPr>
          <w:rFonts w:ascii="Aptos Narrow" w:hAnsi="Aptos Narrow" w:eastAsia="Calibri" w:cs="Times New Roman"/>
          <w:color w:val="000000" w:themeColor="text1"/>
          <w:lang w:val="en-GB"/>
        </w:rPr>
        <w:t xml:space="preserve"> of new and priority MNH products (caffeine citrate, POCUS</w:t>
      </w:r>
      <w:r>
        <w:rPr>
          <w:rStyle w:val="FootnoteReference"/>
          <w:rFonts w:ascii="Aptos Narrow" w:hAnsi="Aptos Narrow" w:eastAsia="Calibri" w:cs="Times New Roman"/>
          <w:color w:val="000000" w:themeColor="text1"/>
          <w:lang w:val="en-GB"/>
        </w:rPr>
        <w:footnoteReference w:id="15"/>
      </w:r>
      <w:r w:rsidRPr="00A52CFE" w:rsidR="0018649A">
        <w:rPr>
          <w:rFonts w:ascii="Aptos Narrow" w:hAnsi="Aptos Narrow" w:eastAsia="Calibri" w:cs="Times New Roman"/>
          <w:color w:val="000000" w:themeColor="text1"/>
          <w:lang w:val="en-GB"/>
        </w:rPr>
        <w:t>, heat-stable carbetocin, detection drapes</w:t>
      </w:r>
      <w:r w:rsidRPr="00A52CFE" w:rsidR="7E3EA1FD">
        <w:rPr>
          <w:rFonts w:ascii="Aptos Narrow" w:hAnsi="Aptos Narrow" w:eastAsia="Calibri" w:cs="Times New Roman"/>
          <w:color w:val="000000" w:themeColor="text1"/>
          <w:lang w:val="en-GB"/>
        </w:rPr>
        <w:t>, CTG, IMPALA patient monitors</w:t>
      </w:r>
      <w:r w:rsidRPr="00A52CFE" w:rsidR="0018649A">
        <w:rPr>
          <w:rFonts w:ascii="Aptos Narrow" w:hAnsi="Aptos Narrow" w:eastAsia="Calibri" w:cs="Times New Roman"/>
          <w:color w:val="000000" w:themeColor="text1"/>
          <w:lang w:val="en-GB"/>
        </w:rPr>
        <w:t>)</w:t>
      </w:r>
      <w:r w:rsidRPr="00A52CFE" w:rsidR="00B41814">
        <w:rPr>
          <w:rFonts w:ascii="Aptos Narrow" w:hAnsi="Aptos Narrow" w:eastAsia="Calibri" w:cs="Times New Roman"/>
          <w:color w:val="000000" w:themeColor="text1"/>
          <w:lang w:val="en-GB"/>
        </w:rPr>
        <w:t xml:space="preserve"> and packaged treatment bundles</w:t>
      </w:r>
    </w:p>
    <w:p w:rsidRPr="00D92B5F" w:rsidR="0018649A" w:rsidP="008C7823" w:rsidRDefault="0018649A" w14:paraId="77C2486F" w14:textId="77777777">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Arial" w:cs="Arial"/>
          <w:color w:val="000000"/>
          <w:lang w:val="en-GB"/>
        </w:rPr>
        <w:t xml:space="preserve">Develop and institutionalize a </w:t>
      </w:r>
      <w:r w:rsidRPr="00D92B5F">
        <w:rPr>
          <w:rFonts w:ascii="Aptos Narrow" w:hAnsi="Aptos Narrow" w:eastAsia="Arial" w:cs="Arial"/>
          <w:b/>
          <w:bCs/>
          <w:color w:val="000000"/>
          <w:lang w:val="en-GB"/>
        </w:rPr>
        <w:t>standardized list of priority MNH medical devices/diagnostics/consumables</w:t>
      </w:r>
      <w:r w:rsidRPr="00D92B5F">
        <w:rPr>
          <w:rFonts w:ascii="Aptos Narrow" w:hAnsi="Aptos Narrow" w:eastAsia="Arial" w:cs="Arial"/>
          <w:color w:val="000000"/>
          <w:lang w:val="en-GB"/>
        </w:rPr>
        <w:t xml:space="preserve"> to reduce fragmentation and improve procurement efficiency</w:t>
      </w:r>
    </w:p>
    <w:p w:rsidRPr="00D92B5F" w:rsidR="0018649A" w:rsidP="008C7823" w:rsidRDefault="0018649A" w14:paraId="7361CB0C" w14:textId="2BE33C92">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 xml:space="preserve">Work closely with </w:t>
      </w:r>
      <w:r w:rsidR="00465D31">
        <w:rPr>
          <w:rFonts w:ascii="Aptos Narrow" w:hAnsi="Aptos Narrow" w:eastAsia="Calibri" w:cs="Times New Roman"/>
          <w:color w:val="000000"/>
        </w:rPr>
        <w:t>KEMSA/MEDS, DHA,</w:t>
      </w:r>
      <w:r w:rsidRPr="00D92B5F">
        <w:rPr>
          <w:rFonts w:ascii="Aptos Narrow" w:hAnsi="Aptos Narrow" w:eastAsia="Calibri" w:cs="Times New Roman"/>
          <w:color w:val="000000"/>
        </w:rPr>
        <w:t xml:space="preserve"> and </w:t>
      </w:r>
      <w:r w:rsidRPr="00465D31">
        <w:rPr>
          <w:rFonts w:ascii="Aptos Narrow" w:hAnsi="Aptos Narrow" w:eastAsia="Calibri" w:cs="Times New Roman"/>
          <w:color w:val="000000"/>
        </w:rPr>
        <w:t>Field Technologies</w:t>
      </w:r>
      <w:r w:rsidR="00B95FEF">
        <w:rPr>
          <w:rStyle w:val="FootnoteReference"/>
          <w:rFonts w:ascii="Aptos Narrow" w:hAnsi="Aptos Narrow" w:eastAsia="Calibri" w:cs="Times New Roman"/>
          <w:color w:val="000000"/>
        </w:rPr>
        <w:footnoteReference w:id="16"/>
      </w:r>
      <w:r w:rsidRPr="00D92B5F">
        <w:rPr>
          <w:rFonts w:ascii="Aptos Narrow" w:hAnsi="Aptos Narrow" w:eastAsia="Calibri" w:cs="Times New Roman"/>
          <w:color w:val="000000"/>
        </w:rPr>
        <w:t xml:space="preserve"> to improve digital tracking systems to monitor MNH product shipment, distribution, and inventory management. </w:t>
      </w:r>
    </w:p>
    <w:p w:rsidRPr="00D92B5F" w:rsidR="0018649A" w:rsidP="008C7823" w:rsidRDefault="0018649A" w14:paraId="09B78DF7" w14:textId="77777777">
      <w:pPr>
        <w:numPr>
          <w:ilvl w:val="0"/>
          <w:numId w:val="11"/>
        </w:numPr>
        <w:tabs>
          <w:tab w:val="left" w:pos="2388"/>
        </w:tabs>
        <w:spacing w:after="0" w:line="240" w:lineRule="auto"/>
        <w:ind w:left="270" w:hanging="270"/>
        <w:contextualSpacing/>
        <w:rPr>
          <w:rFonts w:ascii="Aptos Narrow" w:hAnsi="Aptos Narrow" w:eastAsia="Arial" w:cs="Arial"/>
          <w:b/>
          <w:bCs/>
          <w:color w:val="000000"/>
          <w:lang w:val="en-GB"/>
        </w:rPr>
      </w:pPr>
      <w:r w:rsidRPr="00D92B5F">
        <w:rPr>
          <w:rFonts w:ascii="Aptos Narrow" w:hAnsi="Aptos Narrow" w:eastAsia="Arial" w:cs="Arial"/>
          <w:b/>
          <w:bCs/>
          <w:color w:val="000000"/>
          <w:lang w:val="en-GB"/>
        </w:rPr>
        <w:t>Strengthen quantification and forecasting systems by improving data accuracy</w:t>
      </w:r>
    </w:p>
    <w:p w:rsidRPr="00D92B5F" w:rsidR="0018649A" w:rsidP="008C7823" w:rsidRDefault="0018649A" w14:paraId="61CDE0EB" w14:textId="77777777">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 xml:space="preserve">Improve </w:t>
      </w:r>
      <w:r w:rsidRPr="00D92B5F">
        <w:rPr>
          <w:rFonts w:ascii="Aptos Narrow" w:hAnsi="Aptos Narrow" w:eastAsia="Calibri" w:cs="Times New Roman"/>
          <w:b/>
          <w:bCs/>
          <w:color w:val="000000"/>
        </w:rPr>
        <w:t>national forecasting and quantification</w:t>
      </w:r>
      <w:r w:rsidRPr="00D92B5F">
        <w:rPr>
          <w:rFonts w:ascii="Aptos Narrow" w:hAnsi="Aptos Narrow" w:eastAsia="Calibri" w:cs="Times New Roman"/>
          <w:color w:val="000000"/>
        </w:rPr>
        <w:t xml:space="preserve"> for MNH commodities by ensuring 100% inclusion in national quantification and demand forecasting efforts as well as supply and distribution plans. </w:t>
      </w:r>
    </w:p>
    <w:p w:rsidRPr="00D92B5F" w:rsidR="0018649A" w:rsidP="008C7823" w:rsidRDefault="0018649A" w14:paraId="323A8D4F" w14:textId="77777777">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 xml:space="preserve">Recommend MNH priority products for inclusion in SHA </w:t>
      </w:r>
      <w:r w:rsidRPr="00D92B5F">
        <w:rPr>
          <w:rFonts w:ascii="Aptos Narrow" w:hAnsi="Aptos Narrow" w:eastAsia="Calibri" w:cs="Times New Roman"/>
          <w:b/>
          <w:bCs/>
          <w:color w:val="000000"/>
        </w:rPr>
        <w:t>minimum benefits package</w:t>
      </w:r>
      <w:r w:rsidRPr="00D92B5F">
        <w:rPr>
          <w:rFonts w:ascii="Aptos Narrow" w:hAnsi="Aptos Narrow" w:eastAsia="Calibri" w:cs="Times New Roman"/>
          <w:color w:val="000000"/>
        </w:rPr>
        <w:t xml:space="preserve"> across all levels of health facilities</w:t>
      </w:r>
    </w:p>
    <w:p w:rsidRPr="00D92B5F" w:rsidR="0018649A" w:rsidP="008C7823" w:rsidRDefault="0018649A" w14:paraId="0B4BE5CC" w14:textId="344D146B">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Ensure 100</w:t>
      </w:r>
      <w:r w:rsidRPr="00D92B5F" w:rsidR="002172D0">
        <w:rPr>
          <w:rFonts w:ascii="Aptos Narrow" w:hAnsi="Aptos Narrow" w:eastAsia="Calibri" w:cs="Times New Roman"/>
          <w:color w:val="000000"/>
        </w:rPr>
        <w:t>%</w:t>
      </w:r>
      <w:r w:rsidRPr="00D92B5F">
        <w:rPr>
          <w:rFonts w:ascii="Aptos Narrow" w:hAnsi="Aptos Narrow" w:eastAsia="Calibri" w:cs="Times New Roman"/>
          <w:color w:val="000000"/>
        </w:rPr>
        <w:t xml:space="preserve"> priority MNH product financing is tracked </w:t>
      </w:r>
      <w:r w:rsidR="00465D31">
        <w:rPr>
          <w:rFonts w:ascii="Aptos Narrow" w:hAnsi="Aptos Narrow" w:eastAsia="Calibri" w:cs="Times New Roman"/>
          <w:color w:val="000000"/>
        </w:rPr>
        <w:t xml:space="preserve">through CoG </w:t>
      </w:r>
    </w:p>
    <w:p w:rsidRPr="00D92B5F" w:rsidR="0018649A" w:rsidP="008C7823" w:rsidRDefault="0018649A" w14:paraId="79BB6B45" w14:textId="6B97EC97">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 xml:space="preserve">Mobilize </w:t>
      </w:r>
      <w:r w:rsidRPr="00D92B5F">
        <w:rPr>
          <w:rFonts w:ascii="Aptos Narrow" w:hAnsi="Aptos Narrow" w:eastAsia="Calibri" w:cs="Times New Roman"/>
          <w:b/>
          <w:bCs/>
          <w:color w:val="000000"/>
        </w:rPr>
        <w:t>higher levels of external financing for MNH commodities</w:t>
      </w:r>
      <w:r w:rsidRPr="00D92B5F">
        <w:rPr>
          <w:rFonts w:ascii="Aptos Narrow" w:hAnsi="Aptos Narrow" w:eastAsia="Calibri" w:cs="Times New Roman"/>
          <w:color w:val="000000"/>
        </w:rPr>
        <w:t xml:space="preserve">, including accessing </w:t>
      </w:r>
      <w:r w:rsidRPr="00D92B5F" w:rsidR="00EE147C">
        <w:rPr>
          <w:rFonts w:ascii="Aptos Narrow" w:hAnsi="Aptos Narrow" w:eastAsia="Calibri" w:cs="Times New Roman"/>
          <w:color w:val="000000"/>
        </w:rPr>
        <w:t>match</w:t>
      </w:r>
      <w:r w:rsidR="00EE147C">
        <w:rPr>
          <w:rFonts w:ascii="Aptos Narrow" w:hAnsi="Aptos Narrow" w:eastAsia="Calibri" w:cs="Times New Roman"/>
          <w:color w:val="000000"/>
        </w:rPr>
        <w:t>ing</w:t>
      </w:r>
      <w:r w:rsidRPr="00D92B5F">
        <w:rPr>
          <w:rFonts w:ascii="Aptos Narrow" w:hAnsi="Aptos Narrow" w:eastAsia="Calibri" w:cs="Times New Roman"/>
          <w:color w:val="000000"/>
        </w:rPr>
        <w:t xml:space="preserve"> opportunities (</w:t>
      </w:r>
      <w:r w:rsidRPr="00D92B5F" w:rsidR="002172D0">
        <w:rPr>
          <w:rFonts w:ascii="Aptos Narrow" w:hAnsi="Aptos Narrow" w:eastAsia="Calibri" w:cs="Times New Roman"/>
          <w:color w:val="000000"/>
        </w:rPr>
        <w:t xml:space="preserve">e.g. </w:t>
      </w:r>
      <w:r w:rsidRPr="00D92B5F" w:rsidR="006A4642">
        <w:rPr>
          <w:rFonts w:ascii="Aptos Narrow" w:hAnsi="Aptos Narrow" w:eastAsia="Calibri" w:cs="Times New Roman"/>
          <w:color w:val="000000"/>
        </w:rPr>
        <w:t>Through</w:t>
      </w:r>
      <w:r w:rsidRPr="00D92B5F">
        <w:rPr>
          <w:rFonts w:ascii="Aptos Narrow" w:hAnsi="Aptos Narrow" w:eastAsia="Calibri" w:cs="Times New Roman"/>
          <w:color w:val="000000"/>
        </w:rPr>
        <w:t xml:space="preserve"> </w:t>
      </w:r>
      <w:r w:rsidR="00504218">
        <w:rPr>
          <w:rFonts w:ascii="Aptos Narrow" w:hAnsi="Aptos Narrow" w:eastAsia="Calibri" w:cs="Times New Roman"/>
          <w:color w:val="000000"/>
        </w:rPr>
        <w:t xml:space="preserve">national treasury, </w:t>
      </w:r>
      <w:r w:rsidRPr="00D92B5F">
        <w:rPr>
          <w:rFonts w:ascii="Aptos Narrow" w:hAnsi="Aptos Narrow" w:eastAsia="Calibri" w:cs="Times New Roman"/>
          <w:color w:val="000000"/>
        </w:rPr>
        <w:t>STBF</w:t>
      </w:r>
      <w:r w:rsidR="005738BE">
        <w:rPr>
          <w:rFonts w:ascii="Aptos Narrow" w:hAnsi="Aptos Narrow" w:eastAsia="Calibri" w:cs="Times New Roman"/>
          <w:color w:val="000000"/>
        </w:rPr>
        <w:t xml:space="preserve"> and WB/GFF</w:t>
      </w:r>
      <w:r w:rsidRPr="00D92B5F">
        <w:rPr>
          <w:rFonts w:ascii="Aptos Narrow" w:hAnsi="Aptos Narrow" w:eastAsia="Calibri" w:cs="Times New Roman"/>
          <w:color w:val="000000"/>
        </w:rPr>
        <w:t xml:space="preserve">) </w:t>
      </w:r>
    </w:p>
    <w:p w:rsidRPr="00D92B5F" w:rsidR="0018649A" w:rsidP="008C7823" w:rsidRDefault="0018649A" w14:paraId="260F1DB2" w14:textId="77777777">
      <w:pPr>
        <w:numPr>
          <w:ilvl w:val="0"/>
          <w:numId w:val="11"/>
        </w:numPr>
        <w:tabs>
          <w:tab w:val="left" w:pos="2388"/>
        </w:tabs>
        <w:spacing w:after="0" w:line="240" w:lineRule="auto"/>
        <w:ind w:left="270" w:hanging="270"/>
        <w:contextualSpacing/>
        <w:rPr>
          <w:rFonts w:ascii="Aptos Narrow" w:hAnsi="Aptos Narrow" w:eastAsia="Calibri" w:cs="Times New Roman"/>
          <w:color w:val="000000"/>
        </w:rPr>
      </w:pPr>
      <w:r w:rsidRPr="00D92B5F">
        <w:rPr>
          <w:rFonts w:ascii="Aptos Narrow" w:hAnsi="Aptos Narrow" w:eastAsia="Calibri" w:cs="Times New Roman"/>
          <w:color w:val="000000"/>
        </w:rPr>
        <w:t xml:space="preserve">Increase </w:t>
      </w:r>
      <w:r w:rsidRPr="00D92B5F">
        <w:rPr>
          <w:rFonts w:ascii="Aptos Narrow" w:hAnsi="Aptos Narrow" w:eastAsia="Calibri" w:cs="Times New Roman"/>
          <w:b/>
          <w:bCs/>
          <w:color w:val="000000"/>
        </w:rPr>
        <w:t>domestic budgetary resources</w:t>
      </w:r>
      <w:r w:rsidRPr="00D92B5F">
        <w:rPr>
          <w:rFonts w:ascii="Aptos Narrow" w:hAnsi="Aptos Narrow" w:eastAsia="Calibri" w:cs="Times New Roman"/>
          <w:color w:val="000000"/>
        </w:rPr>
        <w:t xml:space="preserve"> for MNH commodities for sustainable financing </w:t>
      </w:r>
    </w:p>
    <w:p w:rsidRPr="00D92B5F" w:rsidR="0018649A" w:rsidP="0018649A" w:rsidRDefault="0018649A" w14:paraId="2CF2F13C" w14:textId="77777777">
      <w:pPr>
        <w:tabs>
          <w:tab w:val="left" w:pos="2388"/>
        </w:tabs>
        <w:spacing w:after="0" w:line="240" w:lineRule="auto"/>
        <w:ind w:left="270"/>
        <w:contextualSpacing/>
        <w:rPr>
          <w:rFonts w:ascii="Aptos Narrow" w:hAnsi="Aptos Narrow" w:eastAsia="Calibri" w:cs="Times New Roman"/>
          <w:b/>
          <w:bCs/>
          <w:i/>
          <w:iCs/>
          <w:color w:val="000000"/>
          <w:lang w:val="en-GB"/>
        </w:rPr>
      </w:pPr>
    </w:p>
    <w:p w:rsidRPr="00D92B5F" w:rsidR="0018649A" w:rsidP="0018649A" w:rsidRDefault="0018649A" w14:paraId="7F1D4DC7" w14:textId="77777777">
      <w:pPr>
        <w:tabs>
          <w:tab w:val="left" w:pos="2388"/>
        </w:tabs>
        <w:spacing w:after="0" w:line="240" w:lineRule="auto"/>
        <w:rPr>
          <w:rFonts w:ascii="Aptos Narrow" w:hAnsi="Aptos Narrow" w:eastAsia="Aptos Narrow" w:cs="Aptos Narrow"/>
          <w:b/>
          <w:bCs/>
          <w:color w:val="000000"/>
          <w:lang w:val="en-GB"/>
        </w:rPr>
      </w:pPr>
      <w:r w:rsidRPr="00D92B5F">
        <w:rPr>
          <w:rFonts w:ascii="Aptos Narrow" w:hAnsi="Aptos Narrow" w:eastAsia="Calibri" w:cs="Times New Roman"/>
          <w:b/>
          <w:bCs/>
          <w:color w:val="000000"/>
          <w:lang w:val="en-GB"/>
        </w:rPr>
        <w:t xml:space="preserve">Objective 3: </w:t>
      </w:r>
      <w:r w:rsidRPr="00D92B5F">
        <w:rPr>
          <w:rFonts w:ascii="Aptos Narrow" w:hAnsi="Aptos Narrow" w:eastAsia="Aptos Narrow" w:cs="Aptos Narrow"/>
          <w:b/>
          <w:bCs/>
          <w:color w:val="000000"/>
          <w:lang w:val="en-GB"/>
        </w:rPr>
        <w:t xml:space="preserve">Strengthen and expand the quality, number, and distribution of the MNH workforce  </w:t>
      </w:r>
    </w:p>
    <w:p w:rsidRPr="00D92B5F" w:rsidR="0018649A" w:rsidP="0018649A" w:rsidRDefault="0018649A" w14:paraId="223DDA55" w14:textId="77777777">
      <w:pPr>
        <w:tabs>
          <w:tab w:val="left" w:pos="2388"/>
        </w:tabs>
        <w:spacing w:after="0" w:line="240" w:lineRule="auto"/>
        <w:rPr>
          <w:rFonts w:ascii="Aptos Narrow" w:hAnsi="Aptos Narrow" w:eastAsia="Aptos Narrow" w:cs="Aptos Narrow"/>
          <w:b/>
          <w:bCs/>
          <w:color w:val="000000"/>
          <w:lang w:val="en-GB"/>
        </w:rPr>
      </w:pPr>
    </w:p>
    <w:tbl>
      <w:tblPr>
        <w:tblStyle w:val="TableGrid"/>
        <w:tblW w:w="9360" w:type="dxa"/>
        <w:tblLayout w:type="fixed"/>
        <w:tblLook w:val="06A0" w:firstRow="1" w:lastRow="0" w:firstColumn="1" w:lastColumn="0" w:noHBand="1" w:noVBand="1"/>
      </w:tblPr>
      <w:tblGrid>
        <w:gridCol w:w="9360"/>
      </w:tblGrid>
      <w:tr w:rsidRPr="00D92B5F" w:rsidR="0018649A" w:rsidTr="1F9FF043" w14:paraId="36820AB1" w14:textId="77777777">
        <w:trPr>
          <w:trHeight w:val="300"/>
        </w:trPr>
        <w:tc>
          <w:tcPr>
            <w:tcW w:w="9360" w:type="dxa"/>
            <w:tcBorders>
              <w:top w:val="single" w:color="auto" w:sz="4" w:space="0"/>
              <w:left w:val="single" w:color="auto" w:sz="4" w:space="0"/>
              <w:bottom w:val="single" w:color="auto" w:sz="4" w:space="0"/>
              <w:right w:val="single" w:color="auto" w:sz="4" w:space="0"/>
            </w:tcBorders>
            <w:tcMar/>
            <w:hideMark/>
          </w:tcPr>
          <w:p w:rsidRPr="00EE147C" w:rsidR="0018649A" w:rsidP="005738BE" w:rsidRDefault="0018649A" w14:paraId="39EDBF47" w14:textId="72E7CBA0">
            <w:pPr>
              <w:tabs>
                <w:tab w:val="left" w:pos="2388"/>
              </w:tabs>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Policy Alignment</w:t>
            </w:r>
            <w:r w:rsidRPr="00D92B5F">
              <w:rPr>
                <w:rFonts w:ascii="Aptos Narrow" w:hAnsi="Aptos Narrow" w:eastAsia="Aptos Narrow" w:cs="Aptos Narrow"/>
                <w:color w:val="000000"/>
                <w:lang w:val="en-GB"/>
              </w:rPr>
              <w:t xml:space="preserve">: </w:t>
            </w:r>
            <w:r w:rsidRPr="005738BE" w:rsidR="005738BE">
              <w:rPr>
                <w:rFonts w:ascii="Aptos Narrow" w:hAnsi="Aptos Narrow" w:eastAsia="Aptos Narrow" w:cs="Aptos Narrow"/>
                <w:color w:val="000000"/>
                <w:lang w:val="en-GB"/>
              </w:rPr>
              <w:t>Kenya Health Sector</w:t>
            </w:r>
            <w:r w:rsidR="005738BE">
              <w:rPr>
                <w:rFonts w:ascii="Aptos Narrow" w:hAnsi="Aptos Narrow" w:eastAsia="Aptos Narrow" w:cs="Aptos Narrow"/>
                <w:color w:val="000000"/>
                <w:lang w:val="en-GB"/>
              </w:rPr>
              <w:t xml:space="preserve"> Human Resources Strategy</w:t>
            </w:r>
            <w:r w:rsidRPr="005738BE" w:rsidR="005738BE">
              <w:rPr>
                <w:rFonts w:ascii="Aptos Narrow" w:hAnsi="Aptos Narrow" w:eastAsia="Aptos Narrow" w:cs="Aptos Narrow"/>
                <w:color w:val="000000"/>
                <w:lang w:val="en-GB"/>
              </w:rPr>
              <w:t xml:space="preserve"> 2019 - 2023</w:t>
            </w:r>
            <w:r w:rsidR="005738BE">
              <w:rPr>
                <w:rFonts w:ascii="Aptos Narrow" w:hAnsi="Aptos Narrow" w:eastAsia="Aptos Narrow" w:cs="Aptos Narrow"/>
                <w:color w:val="000000"/>
                <w:lang w:val="en-GB"/>
              </w:rPr>
              <w:t xml:space="preserve">, </w:t>
            </w:r>
            <w:r w:rsidRPr="005738BE" w:rsidR="005738BE">
              <w:rPr>
                <w:rFonts w:ascii="Aptos Narrow" w:hAnsi="Aptos Narrow" w:eastAsia="Aptos Narrow" w:cs="Aptos Narrow"/>
                <w:color w:val="000000"/>
                <w:lang w:val="en-GB"/>
              </w:rPr>
              <w:t>Human resources for health Norms a</w:t>
            </w:r>
            <w:r w:rsidR="005738BE">
              <w:rPr>
                <w:rFonts w:ascii="Aptos Narrow" w:hAnsi="Aptos Narrow" w:eastAsia="Aptos Narrow" w:cs="Aptos Narrow"/>
                <w:color w:val="000000"/>
                <w:lang w:val="en-GB"/>
              </w:rPr>
              <w:t xml:space="preserve">nd Standards guidelines for the </w:t>
            </w:r>
            <w:r w:rsidRPr="005738BE" w:rsidR="005738BE">
              <w:rPr>
                <w:rFonts w:ascii="Aptos Narrow" w:hAnsi="Aptos Narrow" w:eastAsia="Aptos Narrow" w:cs="Aptos Narrow"/>
                <w:color w:val="000000"/>
                <w:lang w:val="en-GB"/>
              </w:rPr>
              <w:t>health sector</w:t>
            </w:r>
            <w:r w:rsidR="005738BE">
              <w:rPr>
                <w:rFonts w:ascii="Aptos Narrow" w:hAnsi="Aptos Narrow" w:eastAsia="Aptos Narrow" w:cs="Aptos Narrow"/>
                <w:color w:val="000000"/>
                <w:lang w:val="en-GB"/>
              </w:rPr>
              <w:t xml:space="preserve"> 2014</w:t>
            </w:r>
          </w:p>
          <w:p w:rsidRPr="00D92B5F" w:rsidR="0018649A" w:rsidP="00A260E7" w:rsidRDefault="0018649A" w14:paraId="70CFDCCF" w14:textId="60AFE628">
            <w:pPr>
              <w:tabs>
                <w:tab w:val="left" w:pos="2388"/>
              </w:tabs>
              <w:rPr>
                <w:rFonts w:ascii="Aptos Narrow" w:hAnsi="Aptos Narrow" w:eastAsia="Aptos Narrow" w:cs="Aptos Narrow"/>
                <w:color w:val="000000" w:themeColor="text1"/>
                <w:lang w:val="en-GB"/>
              </w:rPr>
            </w:pPr>
            <w:r w:rsidRPr="09F6369B">
              <w:rPr>
                <w:rFonts w:ascii="Aptos Narrow" w:hAnsi="Aptos Narrow" w:eastAsia="Aptos Narrow" w:cs="Aptos Narrow"/>
                <w:color w:val="000000" w:themeColor="text1"/>
                <w:u w:val="single"/>
                <w:lang w:val="en-GB"/>
              </w:rPr>
              <w:t>Beginnings Fund Investment</w:t>
            </w:r>
            <w:r w:rsidRPr="09F6369B">
              <w:rPr>
                <w:rFonts w:ascii="Aptos Narrow" w:hAnsi="Aptos Narrow" w:eastAsia="Aptos Narrow" w:cs="Aptos Narrow"/>
                <w:color w:val="000000" w:themeColor="text1"/>
                <w:lang w:val="en-GB"/>
              </w:rPr>
              <w:t>: USD</w:t>
            </w:r>
            <w:r w:rsidRPr="09F6369B" w:rsidR="001347EF">
              <w:rPr>
                <w:rFonts w:ascii="Aptos Narrow" w:hAnsi="Aptos Narrow" w:eastAsia="Aptos Narrow" w:cs="Aptos Narrow"/>
                <w:color w:val="000000" w:themeColor="text1"/>
                <w:lang w:val="en-GB"/>
              </w:rPr>
              <w:t xml:space="preserve"> 1</w:t>
            </w:r>
            <w:r w:rsidR="00BC0CC3">
              <w:rPr>
                <w:rFonts w:ascii="Aptos Narrow" w:hAnsi="Aptos Narrow" w:eastAsia="Aptos Narrow" w:cs="Aptos Narrow"/>
                <w:color w:val="000000" w:themeColor="text1"/>
                <w:lang w:val="en-GB"/>
              </w:rPr>
              <w:t>2.7</w:t>
            </w:r>
            <w:r w:rsidRPr="09F6369B" w:rsidR="1C2103E1">
              <w:rPr>
                <w:rFonts w:ascii="Aptos Narrow" w:hAnsi="Aptos Narrow" w:eastAsia="Aptos Narrow" w:cs="Aptos Narrow"/>
                <w:color w:val="000000" w:themeColor="text1"/>
                <w:lang w:val="en-GB"/>
              </w:rPr>
              <w:t>million</w:t>
            </w:r>
          </w:p>
          <w:p w:rsidRPr="00D92B5F" w:rsidR="0018649A" w:rsidP="00A260E7" w:rsidRDefault="0018649A" w14:paraId="7156DF1E" w14:textId="062BC54A">
            <w:pPr>
              <w:spacing w:after="120"/>
              <w:contextualSpacing/>
              <w:rPr>
                <w:rFonts w:ascii="Aptos Narrow" w:hAnsi="Aptos Narrow" w:eastAsia="Aptos Narrow" w:cs="Aptos Narrow"/>
                <w:color w:val="000000"/>
                <w:lang w:val="en-GB"/>
              </w:rPr>
            </w:pPr>
            <w:r w:rsidRPr="3F306C55">
              <w:rPr>
                <w:rFonts w:ascii="Aptos Narrow" w:hAnsi="Aptos Narrow" w:eastAsia="Aptos Narrow" w:cs="Aptos Narrow"/>
                <w:color w:val="000000" w:themeColor="text1"/>
                <w:u w:val="single"/>
                <w:lang w:val="en-GB"/>
              </w:rPr>
              <w:t>Government Commitment</w:t>
            </w:r>
            <w:r w:rsidRPr="3F306C55">
              <w:rPr>
                <w:rFonts w:ascii="Aptos Narrow" w:hAnsi="Aptos Narrow" w:eastAsia="Aptos Narrow" w:cs="Aptos Narrow"/>
                <w:color w:val="000000" w:themeColor="text1"/>
                <w:lang w:val="en-GB"/>
              </w:rPr>
              <w:t xml:space="preserve">: </w:t>
            </w:r>
            <w:r w:rsidRPr="0ADE6C95" w:rsidR="5A302FAE">
              <w:rPr>
                <w:rFonts w:ascii="Aptos Narrow" w:hAnsi="Aptos Narrow" w:eastAsia="Aptos Narrow" w:cs="Aptos Narrow"/>
                <w:color w:val="000000" w:themeColor="text1"/>
                <w:lang w:val="en-GB"/>
              </w:rPr>
              <w:t xml:space="preserve">approx. </w:t>
            </w:r>
            <w:r w:rsidRPr="0ADE6C95">
              <w:rPr>
                <w:rFonts w:ascii="Aptos Narrow" w:hAnsi="Aptos Narrow" w:eastAsia="Aptos Narrow" w:cs="Aptos Narrow"/>
                <w:color w:val="000000" w:themeColor="text1"/>
                <w:lang w:val="en-GB"/>
              </w:rPr>
              <w:t>USD</w:t>
            </w:r>
            <w:r w:rsidRPr="3F306C55" w:rsidR="009E2A88">
              <w:rPr>
                <w:rFonts w:ascii="Aptos Narrow" w:hAnsi="Aptos Narrow" w:eastAsia="Aptos Narrow" w:cs="Aptos Narrow"/>
                <w:color w:val="000000" w:themeColor="text1"/>
                <w:lang w:val="en-GB"/>
              </w:rPr>
              <w:t xml:space="preserve"> 7</w:t>
            </w:r>
            <w:r w:rsidRPr="3F306C55">
              <w:rPr>
                <w:rFonts w:ascii="Aptos Narrow" w:hAnsi="Aptos Narrow" w:eastAsia="Aptos Narrow" w:cs="Aptos Narrow"/>
                <w:color w:val="000000" w:themeColor="text1"/>
                <w:lang w:val="en-GB"/>
              </w:rPr>
              <w:t xml:space="preserve">million </w:t>
            </w:r>
            <w:r w:rsidRPr="55A8C172" w:rsidR="5CD4E3A1">
              <w:rPr>
                <w:rFonts w:ascii="Aptos Narrow" w:hAnsi="Aptos Narrow" w:eastAsia="Aptos Narrow" w:cs="Aptos Narrow"/>
                <w:color w:val="000000" w:themeColor="text1"/>
                <w:lang w:val="en-GB"/>
              </w:rPr>
              <w:t xml:space="preserve">for recruitment and deployment of </w:t>
            </w:r>
            <w:r w:rsidRPr="17B9849E" w:rsidR="0B5ED6D3">
              <w:rPr>
                <w:rFonts w:ascii="Aptos Narrow" w:hAnsi="Aptos Narrow" w:eastAsia="Aptos Narrow" w:cs="Aptos Narrow"/>
                <w:color w:val="000000" w:themeColor="text1"/>
                <w:lang w:val="en-GB"/>
              </w:rPr>
              <w:t>priority</w:t>
            </w:r>
            <w:r w:rsidRPr="55A8C172" w:rsidR="5CD4E3A1">
              <w:rPr>
                <w:rFonts w:ascii="Aptos Narrow" w:hAnsi="Aptos Narrow" w:eastAsia="Aptos Narrow" w:cs="Aptos Narrow"/>
                <w:color w:val="000000" w:themeColor="text1"/>
                <w:lang w:val="en-GB"/>
              </w:rPr>
              <w:t xml:space="preserve"> MNH </w:t>
            </w:r>
            <w:r w:rsidRPr="2E862DB9" w:rsidR="5CD4E3A1">
              <w:rPr>
                <w:rFonts w:ascii="Aptos Narrow" w:hAnsi="Aptos Narrow" w:eastAsia="Aptos Narrow" w:cs="Aptos Narrow"/>
                <w:color w:val="000000" w:themeColor="text1"/>
                <w:lang w:val="en-GB"/>
              </w:rPr>
              <w:t xml:space="preserve">staff </w:t>
            </w:r>
            <w:r w:rsidRPr="2E862DB9" w:rsidR="009E2A88">
              <w:rPr>
                <w:rFonts w:ascii="Aptos Narrow" w:hAnsi="Aptos Narrow" w:eastAsia="Aptos Narrow" w:cs="Aptos Narrow"/>
                <w:color w:val="000000" w:themeColor="text1"/>
                <w:lang w:val="en-GB"/>
              </w:rPr>
              <w:t>through</w:t>
            </w:r>
            <w:r w:rsidRPr="3F306C55" w:rsidR="009E2A88">
              <w:rPr>
                <w:rFonts w:ascii="Aptos Narrow" w:hAnsi="Aptos Narrow" w:eastAsia="Aptos Narrow" w:cs="Aptos Narrow"/>
                <w:color w:val="000000" w:themeColor="text1"/>
                <w:lang w:val="en-GB"/>
              </w:rPr>
              <w:t xml:space="preserve"> the </w:t>
            </w:r>
            <w:r w:rsidRPr="13D41DB8" w:rsidR="1A74C790">
              <w:rPr>
                <w:rFonts w:ascii="Aptos Narrow" w:hAnsi="Aptos Narrow" w:eastAsia="Aptos Narrow" w:cs="Aptos Narrow"/>
                <w:color w:val="000000" w:themeColor="text1"/>
                <w:lang w:val="en-GB"/>
              </w:rPr>
              <w:t>milestones-</w:t>
            </w:r>
            <w:r w:rsidRPr="620AB5F9" w:rsidR="1A74C790">
              <w:rPr>
                <w:rFonts w:ascii="Aptos Narrow" w:hAnsi="Aptos Narrow" w:eastAsia="Aptos Narrow" w:cs="Aptos Narrow"/>
                <w:color w:val="000000" w:themeColor="text1"/>
                <w:lang w:val="en-GB"/>
              </w:rPr>
              <w:t>based co-</w:t>
            </w:r>
            <w:r w:rsidRPr="70712709" w:rsidR="1A74C790">
              <w:rPr>
                <w:rFonts w:ascii="Aptos Narrow" w:hAnsi="Aptos Narrow" w:eastAsia="Aptos Narrow" w:cs="Aptos Narrow"/>
                <w:color w:val="000000" w:themeColor="text1"/>
                <w:lang w:val="en-GB"/>
              </w:rPr>
              <w:t xml:space="preserve">financing </w:t>
            </w:r>
            <w:r w:rsidRPr="4D5C7F35" w:rsidR="1A74C790">
              <w:rPr>
                <w:rFonts w:ascii="Aptos Narrow" w:hAnsi="Aptos Narrow" w:eastAsia="Aptos Narrow" w:cs="Aptos Narrow"/>
                <w:color w:val="000000" w:themeColor="text1"/>
                <w:lang w:val="en-GB"/>
              </w:rPr>
              <w:t xml:space="preserve">agreement with </w:t>
            </w:r>
            <w:r w:rsidRPr="160FFDBE" w:rsidR="1A74C790">
              <w:rPr>
                <w:rFonts w:ascii="Aptos Narrow" w:hAnsi="Aptos Narrow" w:eastAsia="Aptos Narrow" w:cs="Aptos Narrow"/>
                <w:color w:val="000000" w:themeColor="text1"/>
                <w:lang w:val="en-GB"/>
              </w:rPr>
              <w:t xml:space="preserve">participating </w:t>
            </w:r>
            <w:r w:rsidRPr="7049DC9F" w:rsidR="1A74C790">
              <w:rPr>
                <w:rFonts w:ascii="Aptos Narrow" w:hAnsi="Aptos Narrow" w:eastAsia="Aptos Narrow" w:cs="Aptos Narrow"/>
                <w:color w:val="000000" w:themeColor="text1"/>
                <w:lang w:val="en-GB"/>
              </w:rPr>
              <w:t>counties</w:t>
            </w:r>
            <w:r w:rsidR="0058648A">
              <w:rPr>
                <w:rFonts w:ascii="Aptos Narrow" w:hAnsi="Aptos Narrow" w:eastAsia="Aptos Narrow" w:cs="Aptos Narrow"/>
                <w:color w:val="000000" w:themeColor="text1"/>
                <w:lang w:val="en-GB"/>
              </w:rPr>
              <w:t>.</w:t>
            </w:r>
            <w:r w:rsidRPr="7049DC9F" w:rsidR="1A74C790">
              <w:rPr>
                <w:rFonts w:ascii="Aptos Narrow" w:hAnsi="Aptos Narrow" w:eastAsia="Aptos Narrow" w:cs="Aptos Narrow"/>
                <w:color w:val="000000" w:themeColor="text1"/>
                <w:lang w:val="en-GB"/>
              </w:rPr>
              <w:t xml:space="preserve"> </w:t>
            </w:r>
            <w:r w:rsidRPr="3F306C55">
              <w:rPr>
                <w:rFonts w:ascii="Aptos Narrow" w:hAnsi="Aptos Narrow" w:eastAsia="Aptos Narrow" w:cs="Aptos Narrow"/>
                <w:color w:val="000000" w:themeColor="text1"/>
                <w:lang w:val="en-GB"/>
              </w:rPr>
              <w:t xml:space="preserve"> In addition, the Government of Kenya </w:t>
            </w:r>
            <w:r w:rsidRPr="3F306C55" w:rsidR="00BC60F2">
              <w:rPr>
                <w:rFonts w:ascii="Aptos Narrow" w:hAnsi="Aptos Narrow" w:eastAsia="Aptos Narrow" w:cs="Aptos Narrow"/>
                <w:color w:val="000000" w:themeColor="text1"/>
                <w:lang w:val="en-GB"/>
              </w:rPr>
              <w:t xml:space="preserve">in collaboration with counties </w:t>
            </w:r>
            <w:r w:rsidRPr="3F306C55">
              <w:rPr>
                <w:rFonts w:ascii="Aptos Narrow" w:hAnsi="Aptos Narrow" w:eastAsia="Aptos Narrow" w:cs="Aptos Narrow"/>
                <w:color w:val="000000" w:themeColor="text1"/>
                <w:lang w:val="en-GB"/>
              </w:rPr>
              <w:t>commits to:</w:t>
            </w:r>
          </w:p>
          <w:p w:rsidRPr="00D92B5F" w:rsidR="0018649A" w:rsidP="008C7823" w:rsidRDefault="0018649A" w14:paraId="2CBA6DB9" w14:textId="77777777">
            <w:pPr>
              <w:numPr>
                <w:ilvl w:val="0"/>
                <w:numId w:val="12"/>
              </w:numPr>
              <w:contextualSpacing/>
              <w:rPr>
                <w:rFonts w:ascii="Aptos Narrow" w:hAnsi="Aptos Narrow"/>
                <w:lang w:val="en-GB"/>
              </w:rPr>
            </w:pPr>
            <w:r w:rsidRPr="00D92B5F">
              <w:rPr>
                <w:rFonts w:ascii="Aptos Narrow" w:hAnsi="Aptos Narrow"/>
                <w:lang w:val="en-GB"/>
              </w:rPr>
              <w:t>Select trainees for scholarship support on agreed criteria</w:t>
            </w:r>
            <w:r w:rsidRPr="00D92B5F">
              <w:rPr>
                <w:rFonts w:ascii="Aptos Narrow" w:hAnsi="Aptos Narrow"/>
                <w:vertAlign w:val="superscript"/>
                <w:lang w:val="en-GB"/>
              </w:rPr>
              <w:footnoteReference w:id="17"/>
            </w:r>
            <w:r w:rsidRPr="00D92B5F">
              <w:rPr>
                <w:rFonts w:ascii="Aptos Narrow" w:hAnsi="Aptos Narrow"/>
                <w:lang w:val="en-GB"/>
              </w:rPr>
              <w:t>, continue salaries, and bond for period of training</w:t>
            </w:r>
          </w:p>
          <w:p w:rsidRPr="00D92B5F" w:rsidR="0018649A" w:rsidP="008C7823" w:rsidRDefault="0018649A" w14:paraId="0710145F" w14:textId="77777777">
            <w:pPr>
              <w:numPr>
                <w:ilvl w:val="0"/>
                <w:numId w:val="12"/>
              </w:numPr>
              <w:contextualSpacing/>
              <w:rPr>
                <w:rFonts w:ascii="Aptos Narrow" w:hAnsi="Aptos Narrow"/>
                <w:lang w:val="en-GB"/>
              </w:rPr>
            </w:pPr>
            <w:r w:rsidRPr="00D92B5F">
              <w:rPr>
                <w:rFonts w:ascii="Aptos Narrow" w:hAnsi="Aptos Narrow"/>
                <w:lang w:val="en-GB"/>
              </w:rPr>
              <w:t>Appropriately deploy MNH graduates to maternity and neonatal units in public and faith-based facilities in focus counties</w:t>
            </w:r>
          </w:p>
          <w:p w:rsidRPr="00D92B5F" w:rsidR="0018649A" w:rsidP="008C7823" w:rsidRDefault="0018649A" w14:paraId="0EEA42E7" w14:textId="77777777">
            <w:pPr>
              <w:numPr>
                <w:ilvl w:val="0"/>
                <w:numId w:val="12"/>
              </w:numPr>
              <w:contextualSpacing/>
              <w:rPr>
                <w:rFonts w:ascii="Aptos Narrow" w:hAnsi="Aptos Narrow"/>
                <w:kern w:val="20"/>
                <w:lang w:val="en-GB"/>
              </w:rPr>
            </w:pPr>
            <w:r w:rsidRPr="00D92B5F">
              <w:rPr>
                <w:rFonts w:ascii="Aptos Narrow" w:hAnsi="Aptos Narrow"/>
                <w:kern w:val="20"/>
                <w:lang w:val="en-GB"/>
              </w:rPr>
              <w:t xml:space="preserve">Employ additional health workers supported by Beginnings Fund on agreed timelines </w:t>
            </w:r>
          </w:p>
          <w:p w:rsidRPr="00D92B5F" w:rsidR="0018649A" w:rsidP="008C7823" w:rsidRDefault="0018649A" w14:paraId="4C1548D9" w14:textId="658E8E4E">
            <w:pPr>
              <w:numPr>
                <w:ilvl w:val="0"/>
                <w:numId w:val="12"/>
              </w:numPr>
              <w:contextualSpacing/>
              <w:rPr>
                <w:rFonts w:ascii="Aptos Narrow" w:hAnsi="Aptos Narrow"/>
                <w:kern w:val="20"/>
                <w:lang w:val="en-GB"/>
              </w:rPr>
            </w:pPr>
            <w:r w:rsidRPr="00D92B5F">
              <w:rPr>
                <w:rFonts w:ascii="Aptos Narrow" w:hAnsi="Aptos Narrow"/>
                <w:kern w:val="20"/>
                <w:lang w:val="en-GB"/>
              </w:rPr>
              <w:t xml:space="preserve">Maintain increased staff: patient ratios in targeted maternity/neonatal units in </w:t>
            </w:r>
            <w:r w:rsidRPr="00D92B5F" w:rsidR="6442254C">
              <w:rPr>
                <w:rFonts w:ascii="Aptos Narrow" w:hAnsi="Aptos Narrow"/>
                <w:kern w:val="20"/>
                <w:lang w:val="en-GB"/>
              </w:rPr>
              <w:t>the target health facilities.</w:t>
            </w:r>
          </w:p>
          <w:p w:rsidRPr="00D92B5F" w:rsidR="0018649A" w:rsidP="00A260E7" w:rsidRDefault="0018649A" w14:paraId="679877C2" w14:textId="4755FA3E">
            <w:pPr>
              <w:tabs>
                <w:tab w:val="left" w:pos="2388"/>
              </w:tabs>
              <w:rPr>
                <w:rFonts w:ascii="Aptos Narrow" w:hAnsi="Aptos Narrow" w:eastAsia="Aptos Narrow" w:cs="Aptos Narrow"/>
                <w:color w:val="000000"/>
                <w:lang w:val="en-GB"/>
              </w:rPr>
            </w:pPr>
            <w:r w:rsidRPr="09F6369B">
              <w:rPr>
                <w:rFonts w:ascii="Aptos Narrow" w:hAnsi="Aptos Narrow" w:eastAsia="Aptos Narrow" w:cs="Aptos Narrow"/>
                <w:color w:val="000000" w:themeColor="text1"/>
                <w:u w:val="single"/>
                <w:lang w:val="en-GB"/>
              </w:rPr>
              <w:t>Government Lead:</w:t>
            </w:r>
            <w:r w:rsidRPr="09F6369B">
              <w:rPr>
                <w:rFonts w:ascii="Aptos Narrow" w:hAnsi="Aptos Narrow" w:eastAsia="Aptos Narrow" w:cs="Aptos Narrow"/>
                <w:color w:val="000000" w:themeColor="text1"/>
                <w:lang w:val="en-GB"/>
              </w:rPr>
              <w:t xml:space="preserve"> </w:t>
            </w:r>
            <w:r w:rsidRPr="09F6369B" w:rsidR="00804893">
              <w:rPr>
                <w:rFonts w:ascii="Aptos Narrow" w:hAnsi="Aptos Narrow" w:eastAsia="Aptos Narrow" w:cs="Aptos Narrow"/>
                <w:color w:val="000000" w:themeColor="text1"/>
                <w:lang w:val="en-GB"/>
              </w:rPr>
              <w:t xml:space="preserve">KHHRAC and </w:t>
            </w:r>
            <w:r w:rsidRPr="09F6369B" w:rsidR="00E84CAD">
              <w:rPr>
                <w:rFonts w:ascii="Aptos Narrow" w:hAnsi="Aptos Narrow" w:eastAsia="Aptos Narrow" w:cs="Aptos Narrow"/>
                <w:color w:val="000000" w:themeColor="text1"/>
                <w:lang w:val="en-GB"/>
              </w:rPr>
              <w:t>COG</w:t>
            </w:r>
            <w:r w:rsidRPr="520F16DB" w:rsidR="00E84CAD">
              <w:rPr>
                <w:rFonts w:ascii="Aptos Narrow" w:hAnsi="Aptos Narrow" w:eastAsia="Aptos Narrow" w:cs="Aptos Narrow"/>
                <w:color w:val="000000" w:themeColor="text1"/>
                <w:lang w:val="en-GB"/>
              </w:rPr>
              <w:t xml:space="preserve"> (</w:t>
            </w:r>
            <w:r w:rsidRPr="017D8820" w:rsidR="502CABCB">
              <w:rPr>
                <w:rFonts w:ascii="Aptos Narrow" w:hAnsi="Aptos Narrow" w:eastAsia="Aptos Narrow" w:cs="Aptos Narrow"/>
                <w:color w:val="000000" w:themeColor="text1"/>
                <w:lang w:val="en-GB"/>
              </w:rPr>
              <w:t>for</w:t>
            </w:r>
            <w:r w:rsidRPr="09F6369B">
              <w:rPr>
                <w:rFonts w:ascii="Aptos Narrow" w:hAnsi="Aptos Narrow" w:eastAsia="Aptos Narrow" w:cs="Aptos Narrow"/>
                <w:color w:val="000000" w:themeColor="text1"/>
                <w:lang w:val="en-GB"/>
              </w:rPr>
              <w:t xml:space="preserve"> workforce planning</w:t>
            </w:r>
            <w:r w:rsidRPr="73E1ACC1" w:rsidR="00B4B8C7">
              <w:rPr>
                <w:rFonts w:ascii="Aptos Narrow" w:hAnsi="Aptos Narrow" w:eastAsia="Aptos Narrow" w:cs="Aptos Narrow"/>
                <w:color w:val="000000" w:themeColor="text1"/>
                <w:lang w:val="en-GB"/>
              </w:rPr>
              <w:t>)</w:t>
            </w:r>
            <w:r w:rsidRPr="73E1ACC1" w:rsidR="42BC9E9A">
              <w:rPr>
                <w:rFonts w:ascii="Aptos Narrow" w:hAnsi="Aptos Narrow" w:eastAsia="Aptos Narrow" w:cs="Aptos Narrow"/>
                <w:color w:val="000000" w:themeColor="text1"/>
                <w:lang w:val="en-GB"/>
              </w:rPr>
              <w:t xml:space="preserve">, </w:t>
            </w:r>
            <w:r w:rsidRPr="44606E05" w:rsidR="42BC9E9A">
              <w:rPr>
                <w:rFonts w:ascii="Aptos Narrow" w:hAnsi="Aptos Narrow" w:eastAsia="Aptos Narrow" w:cs="Aptos Narrow"/>
                <w:color w:val="000000" w:themeColor="text1"/>
                <w:lang w:val="en-GB"/>
              </w:rPr>
              <w:t>University</w:t>
            </w:r>
            <w:r w:rsidRPr="09F6369B" w:rsidR="42BC9E9A">
              <w:rPr>
                <w:rFonts w:ascii="Aptos Narrow" w:hAnsi="Aptos Narrow" w:eastAsia="Aptos Narrow" w:cs="Aptos Narrow"/>
                <w:color w:val="000000" w:themeColor="text1"/>
                <w:lang w:val="en-GB"/>
              </w:rPr>
              <w:t xml:space="preserve"> of Nairobi, Moi University</w:t>
            </w:r>
            <w:r w:rsidRPr="6F01D772" w:rsidR="601EF13B">
              <w:rPr>
                <w:rFonts w:ascii="Aptos Narrow" w:hAnsi="Aptos Narrow" w:eastAsia="Aptos Narrow" w:cs="Aptos Narrow"/>
                <w:color w:val="000000" w:themeColor="text1"/>
                <w:lang w:val="en-GB"/>
              </w:rPr>
              <w:t>,</w:t>
            </w:r>
            <w:r w:rsidRPr="64068AEB" w:rsidR="601EF13B">
              <w:rPr>
                <w:rFonts w:ascii="Aptos Narrow" w:hAnsi="Aptos Narrow" w:eastAsia="Aptos Narrow" w:cs="Aptos Narrow"/>
                <w:color w:val="000000" w:themeColor="text1"/>
                <w:lang w:val="en-GB"/>
              </w:rPr>
              <w:t xml:space="preserve"> </w:t>
            </w:r>
            <w:r w:rsidRPr="37465985" w:rsidR="601EF13B">
              <w:rPr>
                <w:rFonts w:ascii="Aptos Narrow" w:hAnsi="Aptos Narrow" w:eastAsia="Aptos Narrow" w:cs="Aptos Narrow"/>
                <w:color w:val="000000" w:themeColor="text1"/>
                <w:lang w:val="en-GB"/>
              </w:rPr>
              <w:t>KMTC and KNH (</w:t>
            </w:r>
            <w:r w:rsidRPr="23FFEC59" w:rsidR="601EF13B">
              <w:rPr>
                <w:rFonts w:ascii="Aptos Narrow" w:hAnsi="Aptos Narrow" w:eastAsia="Aptos Narrow" w:cs="Aptos Narrow"/>
                <w:color w:val="000000" w:themeColor="text1"/>
                <w:lang w:val="en-GB"/>
              </w:rPr>
              <w:t xml:space="preserve">for </w:t>
            </w:r>
            <w:r w:rsidRPr="1D401FB0" w:rsidR="601EF13B">
              <w:rPr>
                <w:rFonts w:ascii="Aptos Narrow" w:hAnsi="Aptos Narrow" w:eastAsia="Aptos Narrow" w:cs="Aptos Narrow"/>
                <w:color w:val="000000" w:themeColor="text1"/>
                <w:lang w:val="en-GB"/>
              </w:rPr>
              <w:t>scholarship/fellowship</w:t>
            </w:r>
            <w:r w:rsidRPr="43A8DAF8" w:rsidR="601EF13B">
              <w:rPr>
                <w:rFonts w:ascii="Aptos Narrow" w:hAnsi="Aptos Narrow" w:eastAsia="Aptos Narrow" w:cs="Aptos Narrow"/>
                <w:color w:val="000000" w:themeColor="text1"/>
                <w:lang w:val="en-GB"/>
              </w:rPr>
              <w:t xml:space="preserve"> programme</w:t>
            </w:r>
            <w:r w:rsidRPr="73C19A3F" w:rsidR="601EF13B">
              <w:rPr>
                <w:rFonts w:ascii="Aptos Narrow" w:hAnsi="Aptos Narrow" w:eastAsia="Aptos Narrow" w:cs="Aptos Narrow"/>
                <w:color w:val="000000" w:themeColor="text1"/>
                <w:lang w:val="en-GB"/>
              </w:rPr>
              <w:t xml:space="preserve">). </w:t>
            </w:r>
          </w:p>
          <w:p w:rsidRPr="00D92B5F" w:rsidR="0018649A" w:rsidP="00A260E7" w:rsidRDefault="0018649A" w14:paraId="5F373FE4" w14:textId="69051084">
            <w:pPr>
              <w:tabs>
                <w:tab w:val="left" w:pos="2388"/>
              </w:tabs>
              <w:rPr>
                <w:rFonts w:ascii="Aptos Narrow" w:hAnsi="Aptos Narrow" w:eastAsia="Aptos Narrow" w:cs="Aptos Narrow"/>
                <w:color w:val="000000"/>
                <w:lang w:val="en-GB"/>
              </w:rPr>
            </w:pPr>
            <w:r w:rsidRPr="1F9FF043" w:rsidR="0018649A">
              <w:rPr>
                <w:rFonts w:ascii="Aptos Narrow" w:hAnsi="Aptos Narrow" w:eastAsia="Aptos Narrow" w:cs="Aptos Narrow"/>
                <w:color w:val="000000" w:themeColor="text1" w:themeTint="FF" w:themeShade="FF"/>
                <w:u w:val="single"/>
                <w:lang w:val="en-GB"/>
              </w:rPr>
              <w:t>Technical Support Partner</w:t>
            </w:r>
            <w:r w:rsidRPr="1F9FF043" w:rsidR="0018649A">
              <w:rPr>
                <w:rFonts w:ascii="Aptos Narrow" w:hAnsi="Aptos Narrow" w:eastAsia="Aptos Narrow" w:cs="Aptos Narrow"/>
                <w:color w:val="000000" w:themeColor="text1" w:themeTint="FF" w:themeShade="FF"/>
                <w:lang w:val="en-GB"/>
              </w:rPr>
              <w:t xml:space="preserve">: </w:t>
            </w:r>
            <w:r w:rsidRPr="1F9FF043" w:rsidR="28284358">
              <w:rPr>
                <w:rFonts w:ascii="Aptos Narrow" w:hAnsi="Aptos Narrow" w:eastAsia="Aptos Narrow" w:cs="Aptos Narrow"/>
                <w:color w:val="000000" w:themeColor="text1" w:themeTint="FF" w:themeShade="FF"/>
                <w:lang w:val="en-GB"/>
              </w:rPr>
              <w:t>Clinton Health A</w:t>
            </w:r>
            <w:r w:rsidRPr="1F9FF043" w:rsidR="06353329">
              <w:rPr>
                <w:rFonts w:ascii="Aptos Narrow" w:hAnsi="Aptos Narrow" w:eastAsia="Aptos Narrow" w:cs="Aptos Narrow"/>
                <w:color w:val="000000" w:themeColor="text1" w:themeTint="FF" w:themeShade="FF"/>
                <w:lang w:val="en-GB"/>
              </w:rPr>
              <w:t>ccess Initiative (CHAI)</w:t>
            </w:r>
          </w:p>
          <w:p w:rsidRPr="00D92B5F" w:rsidR="0018649A" w:rsidP="00A260E7" w:rsidRDefault="0018649A" w14:paraId="659AF5AD" w14:textId="168B3E3B">
            <w:pPr>
              <w:tabs>
                <w:tab w:val="left" w:pos="2388"/>
              </w:tabs>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Technical Support Partner Co-Investment</w:t>
            </w:r>
            <w:r w:rsidRPr="00D92B5F">
              <w:rPr>
                <w:rFonts w:ascii="Aptos Narrow" w:hAnsi="Aptos Narrow" w:eastAsia="Aptos Narrow" w:cs="Aptos Narrow"/>
                <w:color w:val="000000"/>
                <w:lang w:val="en-GB"/>
              </w:rPr>
              <w:t xml:space="preserve">: </w:t>
            </w:r>
          </w:p>
          <w:p w:rsidRPr="00D92B5F" w:rsidR="0018649A" w:rsidP="221C8311" w:rsidRDefault="0018649A" w14:paraId="04CFE49D" w14:textId="6F30D5EC">
            <w:pPr>
              <w:tabs>
                <w:tab w:val="left" w:pos="2388"/>
              </w:tabs>
              <w:rPr>
                <w:rFonts w:ascii="Aptos Narrow" w:hAnsi="Aptos Narrow" w:eastAsia="Aptos Narrow" w:cs="Aptos Narrow"/>
                <w:color w:val="000000"/>
              </w:rPr>
            </w:pPr>
            <w:r w:rsidRPr="221C8311">
              <w:rPr>
                <w:rFonts w:ascii="Aptos Narrow" w:hAnsi="Aptos Narrow" w:eastAsia="Aptos Narrow" w:cs="Aptos Narrow"/>
                <w:color w:val="000000" w:themeColor="text1"/>
                <w:u w:val="single"/>
              </w:rPr>
              <w:t>Complementary Investments</w:t>
            </w:r>
            <w:r w:rsidRPr="221C8311">
              <w:rPr>
                <w:rFonts w:ascii="Aptos Narrow" w:hAnsi="Aptos Narrow" w:eastAsia="Aptos Narrow" w:cs="Aptos Narrow"/>
                <w:color w:val="000000" w:themeColor="text1"/>
              </w:rPr>
              <w:t xml:space="preserve">:  </w:t>
            </w:r>
            <w:r w:rsidRPr="221C8311" w:rsidR="00EE147C">
              <w:rPr>
                <w:rFonts w:ascii="Aptos Narrow" w:hAnsi="Aptos Narrow" w:eastAsia="Aptos Narrow" w:cs="Aptos Narrow"/>
                <w:color w:val="000000" w:themeColor="text1"/>
              </w:rPr>
              <w:t>KPFP through ELMA</w:t>
            </w:r>
            <w:r w:rsidRPr="09F6369B" w:rsidR="15D6F5A7">
              <w:rPr>
                <w:rFonts w:ascii="Aptos Narrow" w:hAnsi="Aptos Narrow" w:eastAsia="Aptos Narrow" w:cs="Aptos Narrow"/>
                <w:color w:val="000000" w:themeColor="text1"/>
              </w:rPr>
              <w:t>, Gates Foundation</w:t>
            </w:r>
            <w:r w:rsidR="00291ED4">
              <w:rPr>
                <w:rFonts w:ascii="Aptos Narrow" w:hAnsi="Aptos Narrow" w:eastAsia="Aptos Narrow" w:cs="Aptos Narrow"/>
                <w:color w:val="000000" w:themeColor="text1"/>
              </w:rPr>
              <w:t xml:space="preserve"> (POCUS training)</w:t>
            </w:r>
          </w:p>
        </w:tc>
      </w:tr>
    </w:tbl>
    <w:p w:rsidRPr="00D92B5F" w:rsidR="0018649A" w:rsidP="0018649A" w:rsidRDefault="0018649A" w14:paraId="35E0EFDC" w14:textId="77777777">
      <w:pPr>
        <w:tabs>
          <w:tab w:val="left" w:pos="2388"/>
        </w:tabs>
        <w:spacing w:after="0" w:line="240" w:lineRule="auto"/>
        <w:rPr>
          <w:rFonts w:ascii="Aptos Narrow" w:hAnsi="Aptos Narrow" w:eastAsia="Aptos Narrow" w:cs="Aptos Narrow"/>
          <w:lang w:val="en-GB"/>
        </w:rPr>
      </w:pPr>
    </w:p>
    <w:p w:rsidRPr="00D92B5F" w:rsidR="0018649A" w:rsidP="0018649A" w:rsidRDefault="0018649A" w14:paraId="115E904F" w14:textId="77777777">
      <w:pPr>
        <w:tabs>
          <w:tab w:val="left" w:pos="2388"/>
        </w:tabs>
        <w:spacing w:after="0" w:line="240" w:lineRule="auto"/>
        <w:rPr>
          <w:rFonts w:ascii="Aptos Narrow" w:hAnsi="Aptos Narrow" w:eastAsia="Noto Sans" w:cs="Noto Sans"/>
          <w:lang w:val="en-GB"/>
        </w:rPr>
      </w:pPr>
      <w:r w:rsidRPr="00D92B5F">
        <w:rPr>
          <w:rFonts w:ascii="Aptos Narrow" w:hAnsi="Aptos Narrow" w:eastAsia="Noto Sans" w:cs="Noto Sans"/>
          <w:kern w:val="0"/>
          <w:u w:val="single"/>
          <w:lang w:val="en-GB"/>
        </w:rPr>
        <w:t>Beginnings Fund will provide support for the following activities</w:t>
      </w:r>
      <w:r w:rsidRPr="00D92B5F">
        <w:rPr>
          <w:rFonts w:ascii="Aptos Narrow" w:hAnsi="Aptos Narrow" w:eastAsia="Noto Sans" w:cs="Noto Sans"/>
          <w:u w:val="single"/>
          <w:lang w:val="en-GB"/>
        </w:rPr>
        <w:t xml:space="preserve"> in target counties</w:t>
      </w:r>
      <w:r w:rsidRPr="00D92B5F">
        <w:rPr>
          <w:rFonts w:ascii="Aptos Narrow" w:hAnsi="Aptos Narrow" w:eastAsia="Noto Sans" w:cs="Noto Sans"/>
          <w:b/>
          <w:bCs/>
          <w:lang w:val="en-GB"/>
        </w:rPr>
        <w:t>:</w:t>
      </w:r>
    </w:p>
    <w:p w:rsidRPr="00D92B5F" w:rsidR="0018649A" w:rsidRDefault="0018649A" w14:paraId="73D2E1D1" w14:textId="7060139F">
      <w:pPr>
        <w:numPr>
          <w:ilvl w:val="0"/>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D92B5F">
        <w:rPr>
          <w:rFonts w:ascii="Aptos Narrow" w:hAnsi="Aptos Narrow" w:eastAsia="Times New Roman" w:cs="Times New Roman"/>
          <w:b/>
          <w:bCs/>
          <w:color w:val="404040"/>
          <w:kern w:val="0"/>
          <w:lang w:val="en-GB"/>
          <w14:ligatures w14:val="none"/>
        </w:rPr>
        <w:t xml:space="preserve">Improve staff: patient ratios </w:t>
      </w:r>
      <w:r w:rsidRPr="00D92B5F">
        <w:rPr>
          <w:rFonts w:ascii="Aptos Narrow" w:hAnsi="Aptos Narrow" w:eastAsia="Times New Roman" w:cs="Times New Roman"/>
          <w:color w:val="000000"/>
          <w:kern w:val="0"/>
          <w:lang w:val="en-GB"/>
          <w14:ligatures w14:val="none"/>
        </w:rPr>
        <w:t>in targeted maternity and newborn units through a 50:50 matched funding (</w:t>
      </w:r>
      <w:r w:rsidR="00B1235C">
        <w:rPr>
          <w:rFonts w:ascii="Aptos Narrow" w:hAnsi="Aptos Narrow" w:eastAsia="Times New Roman" w:cs="Times New Roman"/>
          <w:color w:val="000000"/>
          <w:kern w:val="0"/>
          <w:lang w:val="en-GB"/>
          <w14:ligatures w14:val="none"/>
        </w:rPr>
        <w:t>milestone-based</w:t>
      </w:r>
      <w:r w:rsidRPr="00D92B5F">
        <w:rPr>
          <w:rFonts w:ascii="Aptos Narrow" w:hAnsi="Aptos Narrow" w:eastAsia="Times New Roman" w:cs="Times New Roman"/>
          <w:color w:val="000000"/>
          <w:kern w:val="0"/>
          <w:lang w:val="en-GB"/>
          <w14:ligatures w14:val="none"/>
        </w:rPr>
        <w:t xml:space="preserve"> grant) to counties through COG to recruit ~400 additional health workers (nurse-midwives, clinical officers, doctors, biomedical engineers) and absorb on agreed timelines</w:t>
      </w:r>
      <w:r w:rsidRPr="00D92B5F">
        <w:rPr>
          <w:rFonts w:ascii="Aptos Narrow" w:hAnsi="Aptos Narrow" w:eastAsia="Arial Narrow" w:cs="Arial"/>
          <w:lang w:val="en-GB"/>
        </w:rPr>
        <w:t>, particularly focusing on expanded Level 2 neonatal care units</w:t>
      </w:r>
      <w:r w:rsidR="006A4642">
        <w:rPr>
          <w:rFonts w:ascii="Aptos Narrow" w:hAnsi="Aptos Narrow" w:eastAsia="Arial Narrow" w:cs="Arial"/>
          <w:lang w:val="en-GB"/>
        </w:rPr>
        <w:t xml:space="preserve"> and labour wards</w:t>
      </w:r>
      <w:r w:rsidRPr="00D92B5F">
        <w:rPr>
          <w:rFonts w:ascii="Aptos Narrow" w:hAnsi="Aptos Narrow" w:eastAsia="Arial Narrow" w:cs="Arial"/>
          <w:lang w:val="en-GB"/>
        </w:rPr>
        <w:t xml:space="preserve"> as a priority.  </w:t>
      </w:r>
    </w:p>
    <w:p w:rsidRPr="00BC1F20" w:rsidR="0018649A" w:rsidRDefault="0018649A" w14:paraId="7C2DF4D3" w14:textId="61A3B56D">
      <w:pPr>
        <w:numPr>
          <w:ilvl w:val="0"/>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D92B5F">
        <w:rPr>
          <w:rFonts w:ascii="Aptos Narrow" w:hAnsi="Aptos Narrow" w:eastAsia="Times New Roman" w:cs="Times New Roman"/>
          <w:color w:val="000000"/>
          <w:kern w:val="0"/>
          <w:lang w:val="en-GB"/>
          <w14:ligatures w14:val="none"/>
        </w:rPr>
        <w:t xml:space="preserve">Provide </w:t>
      </w:r>
      <w:r w:rsidRPr="00D92B5F">
        <w:rPr>
          <w:rFonts w:ascii="Aptos Narrow" w:hAnsi="Aptos Narrow" w:eastAsia="Times New Roman" w:cs="Times New Roman"/>
          <w:b/>
          <w:bCs/>
          <w:color w:val="404040"/>
          <w:kern w:val="0"/>
          <w:lang w:val="en-GB"/>
          <w14:ligatures w14:val="none"/>
        </w:rPr>
        <w:t xml:space="preserve">scholarship </w:t>
      </w:r>
      <w:r w:rsidRPr="00BC1F20">
        <w:rPr>
          <w:rFonts w:ascii="Aptos Narrow" w:hAnsi="Aptos Narrow" w:eastAsia="Times New Roman" w:cs="Times New Roman"/>
          <w:b/>
          <w:bCs/>
          <w:color w:val="404040"/>
          <w:kern w:val="0"/>
          <w:lang w:val="en-GB"/>
          <w14:ligatures w14:val="none"/>
        </w:rPr>
        <w:t>and development support</w:t>
      </w:r>
      <w:r w:rsidRPr="00BC1F20">
        <w:rPr>
          <w:rFonts w:ascii="Aptos Narrow" w:hAnsi="Aptos Narrow" w:eastAsia="Times New Roman" w:cs="Times New Roman"/>
          <w:color w:val="404040"/>
          <w:kern w:val="0"/>
          <w:lang w:val="en-GB"/>
          <w14:ligatures w14:val="none"/>
        </w:rPr>
        <w:t xml:space="preserve"> </w:t>
      </w:r>
      <w:r w:rsidRPr="00BC1F20">
        <w:rPr>
          <w:rFonts w:ascii="Aptos Narrow" w:hAnsi="Aptos Narrow" w:eastAsia="Times New Roman" w:cs="Times New Roman"/>
          <w:color w:val="000000"/>
          <w:kern w:val="0"/>
          <w:lang w:val="en-GB"/>
          <w14:ligatures w14:val="none"/>
        </w:rPr>
        <w:t>to</w:t>
      </w:r>
      <w:r w:rsidRPr="00BC1F20">
        <w:rPr>
          <w:rFonts w:ascii="Aptos Narrow" w:hAnsi="Aptos Narrow" w:eastAsia="Times New Roman" w:cs="Times New Roman"/>
          <w:b/>
          <w:bCs/>
          <w:color w:val="000000"/>
          <w:kern w:val="0"/>
          <w:lang w:val="en-GB"/>
          <w14:ligatures w14:val="none"/>
        </w:rPr>
        <w:t xml:space="preserve"> </w:t>
      </w:r>
      <w:r w:rsidRPr="00BC1F20">
        <w:rPr>
          <w:rFonts w:ascii="Aptos Narrow" w:hAnsi="Aptos Narrow" w:eastAsia="Times New Roman" w:cs="Times New Roman"/>
          <w:b/>
          <w:bCs/>
          <w:color w:val="404040"/>
          <w:kern w:val="0"/>
          <w:lang w:val="en-GB"/>
          <w14:ligatures w14:val="none"/>
        </w:rPr>
        <w:t xml:space="preserve">train </w:t>
      </w:r>
      <w:r w:rsidRPr="00BC1F20" w:rsidR="00BC1F20">
        <w:rPr>
          <w:rFonts w:ascii="Aptos Narrow" w:hAnsi="Aptos Narrow" w:eastAsia="Times New Roman" w:cs="Times New Roman"/>
          <w:b/>
          <w:bCs/>
          <w:color w:val="404040"/>
          <w:kern w:val="0"/>
          <w:lang w:val="en-GB"/>
          <w14:ligatures w14:val="none"/>
        </w:rPr>
        <w:t>2</w:t>
      </w:r>
      <w:r w:rsidRPr="00BC1F20" w:rsidR="00E17A27">
        <w:rPr>
          <w:rFonts w:ascii="Aptos Narrow" w:hAnsi="Aptos Narrow" w:eastAsia="Times New Roman" w:cs="Times New Roman"/>
          <w:b/>
          <w:bCs/>
          <w:color w:val="404040"/>
          <w:kern w:val="0"/>
          <w:lang w:val="en-GB"/>
          <w14:ligatures w14:val="none"/>
        </w:rPr>
        <w:t>7</w:t>
      </w:r>
      <w:r w:rsidRPr="00BC1F20" w:rsidR="00EE147C">
        <w:rPr>
          <w:rFonts w:ascii="Aptos Narrow" w:hAnsi="Aptos Narrow" w:eastAsia="Times New Roman" w:cs="Times New Roman"/>
          <w:b/>
          <w:bCs/>
          <w:color w:val="404040"/>
          <w:kern w:val="0"/>
          <w:lang w:val="en-GB"/>
          <w14:ligatures w14:val="none"/>
        </w:rPr>
        <w:t>0</w:t>
      </w:r>
      <w:r w:rsidRPr="00BC1F20">
        <w:rPr>
          <w:rFonts w:ascii="Aptos Narrow" w:hAnsi="Aptos Narrow" w:eastAsia="Times New Roman" w:cs="Times New Roman"/>
          <w:b/>
          <w:bCs/>
          <w:color w:val="404040"/>
          <w:kern w:val="0"/>
          <w:lang w:val="en-GB"/>
          <w14:ligatures w14:val="none"/>
        </w:rPr>
        <w:t xml:space="preserve"> MNH workers </w:t>
      </w:r>
      <w:r w:rsidRPr="00BC1F20">
        <w:rPr>
          <w:rFonts w:ascii="Aptos Narrow" w:hAnsi="Aptos Narrow" w:eastAsia="Times New Roman" w:cs="Times New Roman"/>
          <w:color w:val="000000"/>
          <w:kern w:val="0"/>
          <w:lang w:val="en-GB"/>
          <w14:ligatures w14:val="none"/>
        </w:rPr>
        <w:t>strategically selecting recipients from focus and other-under-resourced counties</w:t>
      </w:r>
    </w:p>
    <w:p w:rsidRPr="00BC1F20" w:rsidR="0018649A" w:rsidRDefault="0018649A" w14:paraId="0A16440F" w14:textId="5D4E6E2A">
      <w:pPr>
        <w:numPr>
          <w:ilvl w:val="1"/>
          <w:numId w:val="1"/>
        </w:numPr>
        <w:tabs>
          <w:tab w:val="left" w:pos="2388"/>
        </w:tabs>
        <w:spacing w:after="0" w:line="240" w:lineRule="auto"/>
        <w:ind w:left="900"/>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color w:val="000000"/>
          <w:kern w:val="0"/>
          <w:lang w:val="en-GB"/>
          <w14:ligatures w14:val="none"/>
        </w:rPr>
        <w:t xml:space="preserve">Provide scholarship support to upgrade </w:t>
      </w:r>
      <w:r w:rsidRPr="00BC1F20" w:rsidR="00BC1F20">
        <w:rPr>
          <w:rFonts w:ascii="Aptos Narrow" w:hAnsi="Aptos Narrow" w:eastAsia="Times New Roman" w:cs="Times New Roman"/>
          <w:color w:val="000000"/>
          <w:kern w:val="0"/>
          <w:lang w:val="en-GB"/>
          <w14:ligatures w14:val="none"/>
        </w:rPr>
        <w:t>270</w:t>
      </w:r>
      <w:r w:rsidRPr="00BC1F20">
        <w:rPr>
          <w:rFonts w:ascii="Aptos Narrow" w:hAnsi="Aptos Narrow" w:eastAsia="Times New Roman" w:cs="Times New Roman"/>
          <w:color w:val="000000"/>
          <w:kern w:val="0"/>
          <w:lang w:val="en-GB"/>
          <w14:ligatures w14:val="none"/>
        </w:rPr>
        <w:t xml:space="preserve"> health workers through </w:t>
      </w:r>
    </w:p>
    <w:p w:rsidRPr="00BC1F20" w:rsidR="0018649A" w:rsidRDefault="00EE147C" w14:paraId="3D7937F2" w14:textId="45253F04">
      <w:pPr>
        <w:numPr>
          <w:ilvl w:val="2"/>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lang w:val="en-GB"/>
        </w:rPr>
        <w:t>20</w:t>
      </w:r>
      <w:r w:rsidRPr="00BC1F20" w:rsidR="0018649A">
        <w:rPr>
          <w:rFonts w:ascii="Aptos Narrow" w:hAnsi="Aptos Narrow" w:eastAsia="Times New Roman" w:cs="Times New Roman"/>
          <w:lang w:val="en-GB"/>
        </w:rPr>
        <w:t xml:space="preserve"> MMED anaesthesia, </w:t>
      </w:r>
      <w:r w:rsidRPr="00BC1F20">
        <w:rPr>
          <w:rFonts w:ascii="Aptos Narrow" w:hAnsi="Aptos Narrow" w:eastAsia="Times New Roman" w:cs="Times New Roman"/>
          <w:lang w:val="en-GB"/>
        </w:rPr>
        <w:t>(through</w:t>
      </w:r>
      <w:r w:rsidRPr="00BC1F20" w:rsidR="0018649A">
        <w:rPr>
          <w:rFonts w:ascii="Aptos Narrow" w:hAnsi="Aptos Narrow" w:eastAsia="Times New Roman" w:cs="Times New Roman"/>
          <w:lang w:val="en-GB"/>
        </w:rPr>
        <w:t xml:space="preserve"> CANESCA</w:t>
      </w:r>
      <w:r w:rsidRPr="00BC1F20">
        <w:rPr>
          <w:rFonts w:ascii="Aptos Narrow" w:hAnsi="Aptos Narrow" w:eastAsia="Times New Roman" w:cs="Times New Roman"/>
          <w:lang w:val="en-GB"/>
        </w:rPr>
        <w:t>)</w:t>
      </w:r>
    </w:p>
    <w:p w:rsidRPr="00BC1F20" w:rsidR="0018649A" w:rsidRDefault="00EE147C" w14:paraId="6E640F03" w14:textId="28BCFBFE">
      <w:pPr>
        <w:numPr>
          <w:ilvl w:val="2"/>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lang w:val="en-GB"/>
        </w:rPr>
        <w:t>20</w:t>
      </w:r>
      <w:r w:rsidRPr="00BC1F20" w:rsidR="0018649A">
        <w:rPr>
          <w:rFonts w:ascii="Aptos Narrow" w:hAnsi="Aptos Narrow" w:eastAsia="Times New Roman" w:cs="Times New Roman"/>
          <w:lang w:val="en-GB"/>
        </w:rPr>
        <w:t xml:space="preserve"> MMED paediatrics </w:t>
      </w:r>
      <w:r w:rsidRPr="00BC1F20" w:rsidR="006156D5">
        <w:rPr>
          <w:rFonts w:ascii="Aptos Narrow" w:hAnsi="Aptos Narrow" w:eastAsia="Times New Roman" w:cs="Times New Roman"/>
          <w:lang w:val="en-GB"/>
        </w:rPr>
        <w:t>–</w:t>
      </w:r>
      <w:r w:rsidRPr="00BC1F20" w:rsidR="0018649A">
        <w:rPr>
          <w:rFonts w:ascii="Aptos Narrow" w:hAnsi="Aptos Narrow" w:eastAsia="Times New Roman" w:cs="Times New Roman"/>
          <w:lang w:val="en-GB"/>
        </w:rPr>
        <w:t xml:space="preserve"> neonatology</w:t>
      </w:r>
      <w:r w:rsidRPr="00BC1F20" w:rsidR="006156D5">
        <w:rPr>
          <w:rFonts w:ascii="Aptos Narrow" w:hAnsi="Aptos Narrow" w:eastAsia="Times New Roman" w:cs="Times New Roman"/>
          <w:lang w:val="en-GB"/>
        </w:rPr>
        <w:t xml:space="preserve"> (through ECSAPACH)</w:t>
      </w:r>
    </w:p>
    <w:p w:rsidRPr="00BC1F20" w:rsidR="0018649A" w:rsidRDefault="00EE147C" w14:paraId="0FA0C69A" w14:textId="333281C3">
      <w:pPr>
        <w:numPr>
          <w:ilvl w:val="2"/>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lang w:val="en-GB"/>
        </w:rPr>
        <w:t>50</w:t>
      </w:r>
      <w:r w:rsidRPr="00BC1F20" w:rsidR="0018649A">
        <w:rPr>
          <w:rFonts w:ascii="Aptos Narrow" w:hAnsi="Aptos Narrow" w:eastAsia="Times New Roman" w:cs="Times New Roman"/>
          <w:lang w:val="en-GB"/>
        </w:rPr>
        <w:t xml:space="preserve"> MSc neonatology nursing</w:t>
      </w:r>
    </w:p>
    <w:p w:rsidRPr="00BC1F20" w:rsidR="0018649A" w:rsidRDefault="00EE147C" w14:paraId="25EFB3A0" w14:textId="20DE99F3">
      <w:pPr>
        <w:numPr>
          <w:ilvl w:val="2"/>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lang w:val="en-GB"/>
        </w:rPr>
        <w:t>50</w:t>
      </w:r>
      <w:r w:rsidRPr="00BC1F20" w:rsidR="0018649A">
        <w:rPr>
          <w:rFonts w:ascii="Aptos Narrow" w:hAnsi="Aptos Narrow" w:eastAsia="Times New Roman" w:cs="Times New Roman"/>
          <w:lang w:val="en-GB"/>
        </w:rPr>
        <w:t xml:space="preserve"> MSc in midwifery, </w:t>
      </w:r>
    </w:p>
    <w:p w:rsidRPr="00BC1F20" w:rsidR="0018649A" w:rsidRDefault="0018649A" w14:paraId="77CAC502" w14:textId="77777777">
      <w:pPr>
        <w:numPr>
          <w:ilvl w:val="2"/>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C1F20">
        <w:rPr>
          <w:rFonts w:ascii="Aptos Narrow" w:hAnsi="Aptos Narrow" w:eastAsia="Times New Roman" w:cs="Times New Roman"/>
          <w:lang w:val="en-GB"/>
        </w:rPr>
        <w:t xml:space="preserve">30 BSc Biomedical Engineering (upgrading)  </w:t>
      </w:r>
    </w:p>
    <w:p w:rsidRPr="00BC1F20" w:rsidR="645A96C8" w:rsidP="09F6369B" w:rsidRDefault="00BC1F20" w14:paraId="05121B01" w14:textId="2863B6E2">
      <w:pPr>
        <w:numPr>
          <w:ilvl w:val="2"/>
          <w:numId w:val="1"/>
        </w:numPr>
        <w:tabs>
          <w:tab w:val="left" w:pos="2388"/>
        </w:tabs>
        <w:spacing w:after="0" w:line="240" w:lineRule="auto"/>
        <w:contextualSpacing/>
        <w:rPr>
          <w:rFonts w:ascii="Aptos Narrow" w:hAnsi="Aptos Narrow" w:eastAsia="Times New Roman" w:cs="Times New Roman"/>
          <w:color w:val="000000" w:themeColor="text1"/>
          <w:lang w:val="en-GB"/>
        </w:rPr>
      </w:pPr>
      <w:r w:rsidRPr="00BC1F20">
        <w:rPr>
          <w:rFonts w:ascii="Aptos Narrow" w:hAnsi="Aptos Narrow" w:eastAsia="Times New Roman" w:cs="Times New Roman"/>
          <w:color w:val="000000" w:themeColor="text1"/>
          <w:lang w:val="en-GB"/>
        </w:rPr>
        <w:t>6</w:t>
      </w:r>
      <w:r w:rsidRPr="00BC1F20" w:rsidR="645A96C8">
        <w:rPr>
          <w:rFonts w:ascii="Aptos Narrow" w:hAnsi="Aptos Narrow" w:eastAsia="Times New Roman" w:cs="Times New Roman"/>
          <w:color w:val="000000" w:themeColor="text1"/>
          <w:lang w:val="en-GB"/>
        </w:rPr>
        <w:t>0 diploma neonatal</w:t>
      </w:r>
      <w:r w:rsidRPr="00BC1F20" w:rsidR="271DA415">
        <w:rPr>
          <w:rFonts w:ascii="Aptos Narrow" w:hAnsi="Aptos Narrow" w:eastAsia="Times New Roman" w:cs="Times New Roman"/>
          <w:color w:val="000000" w:themeColor="text1"/>
          <w:lang w:val="en-GB"/>
        </w:rPr>
        <w:t xml:space="preserve"> </w:t>
      </w:r>
      <w:r w:rsidRPr="00BC1F20" w:rsidR="645A96C8">
        <w:rPr>
          <w:rFonts w:ascii="Aptos Narrow" w:hAnsi="Aptos Narrow" w:eastAsia="Times New Roman" w:cs="Times New Roman"/>
          <w:color w:val="000000" w:themeColor="text1"/>
          <w:lang w:val="en-GB"/>
        </w:rPr>
        <w:t>nurses</w:t>
      </w:r>
    </w:p>
    <w:p w:rsidRPr="00BC1F20" w:rsidR="46AF1D26" w:rsidP="09F6369B" w:rsidRDefault="00BC1F20" w14:paraId="212F32B2" w14:textId="50AB43EB">
      <w:pPr>
        <w:numPr>
          <w:ilvl w:val="2"/>
          <w:numId w:val="1"/>
        </w:numPr>
        <w:tabs>
          <w:tab w:val="left" w:pos="2388"/>
        </w:tabs>
        <w:spacing w:after="0" w:line="240" w:lineRule="auto"/>
        <w:contextualSpacing/>
        <w:rPr>
          <w:rFonts w:ascii="Aptos Narrow" w:hAnsi="Aptos Narrow" w:eastAsia="Times New Roman" w:cs="Times New Roman"/>
          <w:color w:val="000000" w:themeColor="text1"/>
          <w:lang w:val="en-GB"/>
        </w:rPr>
      </w:pPr>
      <w:r w:rsidRPr="00BC1F20">
        <w:rPr>
          <w:rFonts w:ascii="Aptos Narrow" w:hAnsi="Aptos Narrow" w:eastAsia="Times New Roman" w:cs="Times New Roman"/>
          <w:color w:val="000000" w:themeColor="text1"/>
          <w:lang w:val="en-GB"/>
        </w:rPr>
        <w:t xml:space="preserve">40 </w:t>
      </w:r>
      <w:r w:rsidRPr="00BC1F20" w:rsidR="46AF1D26">
        <w:rPr>
          <w:rFonts w:ascii="Aptos Narrow" w:hAnsi="Aptos Narrow" w:eastAsia="Times New Roman" w:cs="Times New Roman"/>
          <w:color w:val="000000" w:themeColor="text1"/>
          <w:lang w:val="en-GB"/>
        </w:rPr>
        <w:t xml:space="preserve">Clinical Officer </w:t>
      </w:r>
      <w:r w:rsidRPr="00BC1F20">
        <w:rPr>
          <w:rFonts w:ascii="Aptos Narrow" w:hAnsi="Aptos Narrow" w:eastAsia="Times New Roman" w:cs="Times New Roman"/>
          <w:color w:val="000000" w:themeColor="text1"/>
          <w:lang w:val="en-GB"/>
        </w:rPr>
        <w:t xml:space="preserve">or nurse </w:t>
      </w:r>
      <w:r w:rsidRPr="00BC1F20" w:rsidR="46AF1D26">
        <w:rPr>
          <w:rFonts w:ascii="Aptos Narrow" w:hAnsi="Aptos Narrow" w:eastAsia="Times New Roman" w:cs="Times New Roman"/>
          <w:color w:val="000000" w:themeColor="text1"/>
          <w:lang w:val="en-GB"/>
        </w:rPr>
        <w:t>Anaesthetists</w:t>
      </w:r>
    </w:p>
    <w:p w:rsidRPr="007424B0" w:rsidR="0018649A" w:rsidRDefault="0018649A" w14:paraId="659A5E20" w14:textId="77777777">
      <w:pPr>
        <w:pStyle w:val="ListParagraph"/>
        <w:numPr>
          <w:ilvl w:val="0"/>
          <w:numId w:val="1"/>
        </w:numPr>
        <w:tabs>
          <w:tab w:val="left" w:pos="2388"/>
        </w:tabs>
        <w:spacing w:after="0" w:line="240" w:lineRule="auto"/>
        <w:rPr>
          <w:rFonts w:ascii="Aptos Narrow" w:hAnsi="Aptos Narrow" w:eastAsia="Noto Sans" w:cs="Noto Sans"/>
        </w:rPr>
      </w:pPr>
      <w:r w:rsidRPr="00BC1F20">
        <w:rPr>
          <w:rFonts w:ascii="Aptos Narrow" w:hAnsi="Aptos Narrow" w:eastAsia="Times New Roman" w:cs="Times New Roman"/>
          <w:color w:val="000000"/>
          <w:kern w:val="0"/>
          <w14:ligatures w14:val="none"/>
        </w:rPr>
        <w:t>Support mentors and champions with data driven insights on clinical</w:t>
      </w:r>
      <w:r w:rsidRPr="00D92B5F">
        <w:rPr>
          <w:rFonts w:ascii="Aptos Narrow" w:hAnsi="Aptos Narrow" w:eastAsia="Times New Roman" w:cs="Times New Roman"/>
          <w:color w:val="000000"/>
          <w:kern w:val="0"/>
          <w14:ligatures w14:val="none"/>
        </w:rPr>
        <w:t xml:space="preserve"> and training gaps, through usage of MNH data from dashboard and simulation training data </w:t>
      </w:r>
    </w:p>
    <w:p w:rsidRPr="007424B0" w:rsidR="007424B0" w:rsidRDefault="007424B0" w14:paraId="0DDEB1FB" w14:textId="08E1155F">
      <w:pPr>
        <w:pStyle w:val="ListParagraph"/>
        <w:numPr>
          <w:ilvl w:val="0"/>
          <w:numId w:val="1"/>
        </w:numPr>
        <w:tabs>
          <w:tab w:val="left" w:pos="2388"/>
        </w:tabs>
        <w:spacing w:after="0" w:line="240" w:lineRule="auto"/>
        <w:rPr>
          <w:rFonts w:ascii="Aptos Narrow" w:hAnsi="Aptos Narrow" w:eastAsia="Noto Sans" w:cs="Noto Sans"/>
        </w:rPr>
      </w:pPr>
      <w:r w:rsidRPr="007424B0">
        <w:rPr>
          <w:rFonts w:ascii="Aptos Narrow" w:hAnsi="Aptos Narrow" w:eastAsia="Times New Roman" w:cs="Times New Roman"/>
          <w:color w:val="000000"/>
          <w:kern w:val="0"/>
          <w14:ligatures w14:val="none"/>
        </w:rPr>
        <w:t xml:space="preserve">In target counties and </w:t>
      </w:r>
      <w:r w:rsidRPr="007424B0" w:rsidR="00B3364C">
        <w:rPr>
          <w:rFonts w:ascii="Aptos Narrow" w:hAnsi="Aptos Narrow" w:eastAsia="Times New Roman" w:cs="Times New Roman"/>
          <w:color w:val="000000"/>
          <w:kern w:val="0"/>
          <w14:ligatures w14:val="none"/>
        </w:rPr>
        <w:t>facilities</w:t>
      </w:r>
      <w:r w:rsidRPr="007424B0">
        <w:rPr>
          <w:rFonts w:ascii="Aptos Narrow" w:hAnsi="Aptos Narrow" w:eastAsia="Times New Roman" w:cs="Times New Roman"/>
          <w:color w:val="000000"/>
          <w:kern w:val="0"/>
          <w14:ligatures w14:val="none"/>
        </w:rPr>
        <w:t xml:space="preserve"> </w:t>
      </w:r>
      <w:r w:rsidRPr="007424B0">
        <w:rPr>
          <w:rFonts w:ascii="Aptos Narrow" w:hAnsi="Aptos Narrow" w:eastAsia="Times New Roman" w:cs="Times New Roman"/>
          <w:b/>
          <w:bCs/>
          <w:color w:val="000000"/>
          <w:kern w:val="0"/>
          <w:lang w:val="en-GB"/>
          <w14:ligatures w14:val="none"/>
        </w:rPr>
        <w:t>&gt;80% of staff are trained</w:t>
      </w:r>
      <w:r w:rsidRPr="007424B0">
        <w:rPr>
          <w:rFonts w:ascii="Aptos Narrow" w:hAnsi="Aptos Narrow" w:eastAsia="Times New Roman" w:cs="Times New Roman"/>
          <w:color w:val="000000"/>
          <w:kern w:val="0"/>
          <w14:ligatures w14:val="none"/>
        </w:rPr>
        <w:t xml:space="preserve"> </w:t>
      </w:r>
      <w:r w:rsidRPr="007424B0" w:rsidR="00B43A1D">
        <w:rPr>
          <w:rFonts w:ascii="Aptos Narrow" w:hAnsi="Aptos Narrow" w:eastAsia="Times New Roman" w:cs="Times New Roman"/>
          <w:b/>
          <w:bCs/>
          <w:color w:val="000000"/>
          <w:kern w:val="0"/>
          <w:lang w:val="en-GB"/>
          <w14:ligatures w14:val="none"/>
        </w:rPr>
        <w:t>(~</w:t>
      </w:r>
      <w:r w:rsidR="00B43A1D">
        <w:rPr>
          <w:rFonts w:ascii="Aptos Narrow" w:hAnsi="Aptos Narrow" w:eastAsia="Times New Roman" w:cs="Times New Roman"/>
          <w:b/>
          <w:bCs/>
          <w:color w:val="000000"/>
          <w:kern w:val="0"/>
          <w:lang w:val="en-GB"/>
          <w14:ligatures w14:val="none"/>
        </w:rPr>
        <w:t>3</w:t>
      </w:r>
      <w:r w:rsidRPr="007424B0" w:rsidR="00B43A1D">
        <w:rPr>
          <w:rFonts w:ascii="Aptos Narrow" w:hAnsi="Aptos Narrow" w:eastAsia="Times New Roman" w:cs="Times New Roman"/>
          <w:b/>
          <w:bCs/>
          <w:color w:val="000000"/>
          <w:kern w:val="0"/>
          <w:lang w:val="en-GB"/>
          <w14:ligatures w14:val="none"/>
        </w:rPr>
        <w:t xml:space="preserve">000 </w:t>
      </w:r>
      <w:r w:rsidR="00B43A1D">
        <w:rPr>
          <w:rFonts w:ascii="Aptos Narrow" w:hAnsi="Aptos Narrow" w:eastAsia="Times New Roman" w:cs="Times New Roman"/>
          <w:b/>
          <w:bCs/>
          <w:color w:val="000000"/>
          <w:kern w:val="0"/>
          <w:lang w:val="en-GB"/>
          <w14:ligatures w14:val="none"/>
        </w:rPr>
        <w:t>health workers</w:t>
      </w:r>
      <w:r w:rsidRPr="007424B0" w:rsidR="00B43A1D">
        <w:rPr>
          <w:rFonts w:ascii="Aptos Narrow" w:hAnsi="Aptos Narrow" w:eastAsia="Times New Roman" w:cs="Times New Roman"/>
          <w:b/>
          <w:bCs/>
          <w:color w:val="000000"/>
          <w:kern w:val="0"/>
          <w:lang w:val="en-GB"/>
          <w14:ligatures w14:val="none"/>
        </w:rPr>
        <w:t>)</w:t>
      </w:r>
      <w:r w:rsidR="00B43A1D">
        <w:rPr>
          <w:rFonts w:ascii="Aptos Narrow" w:hAnsi="Aptos Narrow" w:eastAsia="Times New Roman" w:cs="Times New Roman"/>
          <w:b/>
          <w:bCs/>
          <w:color w:val="000000"/>
          <w:kern w:val="0"/>
          <w:lang w:val="en-GB"/>
          <w14:ligatures w14:val="none"/>
        </w:rPr>
        <w:t xml:space="preserve"> </w:t>
      </w:r>
      <w:r w:rsidRPr="007424B0">
        <w:rPr>
          <w:rFonts w:ascii="Aptos Narrow" w:hAnsi="Aptos Narrow" w:eastAsia="Times New Roman" w:cs="Times New Roman"/>
          <w:color w:val="000000"/>
          <w:kern w:val="0"/>
          <w14:ligatures w14:val="none"/>
        </w:rPr>
        <w:t xml:space="preserve">on the </w:t>
      </w:r>
      <w:r w:rsidRPr="00B43A1D">
        <w:rPr>
          <w:rFonts w:ascii="Aptos Narrow" w:hAnsi="Aptos Narrow" w:eastAsia="Times New Roman" w:cs="Times New Roman"/>
          <w:b/>
          <w:bCs/>
          <w:color w:val="000000"/>
          <w:kern w:val="0"/>
          <w14:ligatures w14:val="none"/>
        </w:rPr>
        <w:t>newborn package of interventions</w:t>
      </w:r>
      <w:r w:rsidRPr="007424B0">
        <w:rPr>
          <w:rFonts w:ascii="Aptos Narrow" w:hAnsi="Aptos Narrow" w:eastAsia="Times New Roman" w:cs="Times New Roman"/>
          <w:color w:val="000000"/>
          <w:kern w:val="0"/>
          <w14:ligatures w14:val="none"/>
        </w:rPr>
        <w:t xml:space="preserve"> (</w:t>
      </w:r>
      <w:r w:rsidRPr="007424B0">
        <w:rPr>
          <w:rFonts w:ascii="Aptos Narrow" w:hAnsi="Aptos Narrow" w:eastAsia="Times New Roman" w:cs="Times New Roman"/>
          <w:color w:val="000000"/>
          <w:kern w:val="0"/>
          <w:lang w:val="en-GB"/>
          <w14:ligatures w14:val="none"/>
        </w:rPr>
        <w:t>the comprehensive newborn protocol for</w:t>
      </w:r>
      <w:r w:rsidRPr="007424B0">
        <w:rPr>
          <w:rFonts w:ascii="Aptos Narrow" w:hAnsi="Aptos Narrow" w:eastAsia="Times New Roman" w:cs="Times New Roman"/>
          <w:b/>
          <w:bCs/>
          <w:color w:val="000000"/>
          <w:kern w:val="0"/>
          <w:lang w:val="en-GB"/>
          <w14:ligatures w14:val="none"/>
        </w:rPr>
        <w:t xml:space="preserve"> </w:t>
      </w:r>
      <w:r w:rsidRPr="007424B0">
        <w:rPr>
          <w:rFonts w:ascii="Aptos Narrow" w:hAnsi="Aptos Narrow" w:eastAsia="Times New Roman" w:cs="Times New Roman"/>
          <w:color w:val="000000"/>
          <w:kern w:val="0"/>
          <w:lang w:val="en-GB"/>
          <w14:ligatures w14:val="none"/>
        </w:rPr>
        <w:t>Level 2 neonatal care uni</w:t>
      </w:r>
      <w:r w:rsidRPr="00B43A1D">
        <w:rPr>
          <w:rFonts w:ascii="Aptos Narrow" w:hAnsi="Aptos Narrow" w:eastAsia="Times New Roman" w:cs="Times New Roman"/>
          <w:color w:val="000000"/>
          <w:kern w:val="0"/>
          <w:lang w:val="en-GB"/>
          <w14:ligatures w14:val="none"/>
        </w:rPr>
        <w:t>ts)</w:t>
      </w:r>
      <w:r w:rsidRPr="007424B0">
        <w:rPr>
          <w:rFonts w:ascii="Aptos Narrow" w:hAnsi="Aptos Narrow" w:eastAsia="Times New Roman" w:cs="Times New Roman"/>
          <w:b/>
          <w:bCs/>
          <w:color w:val="000000"/>
          <w:kern w:val="0"/>
          <w:lang w:val="en-GB"/>
          <w14:ligatures w14:val="none"/>
        </w:rPr>
        <w:t xml:space="preserve"> and maternal package of interventions (</w:t>
      </w:r>
      <w:r w:rsidRPr="007424B0">
        <w:rPr>
          <w:rFonts w:ascii="Aptos Narrow" w:hAnsi="Aptos Narrow" w:eastAsia="Times New Roman" w:cs="Times New Roman"/>
          <w:color w:val="000000"/>
          <w:kern w:val="0"/>
          <w:lang w:val="en-GB"/>
          <w14:ligatures w14:val="none"/>
        </w:rPr>
        <w:t xml:space="preserve">enhance EmONC </w:t>
      </w:r>
      <w:r w:rsidRPr="007424B0" w:rsidR="00B43A1D">
        <w:rPr>
          <w:rFonts w:ascii="Aptos Narrow" w:hAnsi="Aptos Narrow" w:eastAsia="Times New Roman" w:cs="Times New Roman"/>
          <w:color w:val="000000"/>
          <w:kern w:val="0"/>
          <w:lang w:val="en-GB"/>
          <w14:ligatures w14:val="none"/>
        </w:rPr>
        <w:t>training and</w:t>
      </w:r>
      <w:r w:rsidRPr="007424B0">
        <w:rPr>
          <w:rFonts w:ascii="Aptos Narrow" w:hAnsi="Aptos Narrow" w:eastAsia="Times New Roman" w:cs="Times New Roman"/>
          <w:color w:val="000000"/>
          <w:kern w:val="0"/>
          <w:lang w:val="en-GB"/>
          <w14:ligatures w14:val="none"/>
        </w:rPr>
        <w:t xml:space="preserve"> safe surgery), and engage</w:t>
      </w:r>
      <w:r w:rsidR="00B43A1D">
        <w:rPr>
          <w:rFonts w:ascii="Aptos Narrow" w:hAnsi="Aptos Narrow" w:eastAsia="Times New Roman" w:cs="Times New Roman"/>
          <w:color w:val="000000"/>
          <w:kern w:val="0"/>
          <w:lang w:val="en-GB"/>
          <w14:ligatures w14:val="none"/>
        </w:rPr>
        <w:t xml:space="preserve"> county and</w:t>
      </w:r>
      <w:r w:rsidRPr="007424B0">
        <w:rPr>
          <w:rFonts w:ascii="Aptos Narrow" w:hAnsi="Aptos Narrow" w:eastAsia="Times New Roman" w:cs="Times New Roman"/>
          <w:color w:val="000000"/>
          <w:kern w:val="0"/>
          <w:lang w:val="en-GB"/>
          <w14:ligatures w14:val="none"/>
        </w:rPr>
        <w:t xml:space="preserve"> hospital leadership to recognize their competencies and reduce rotation</w:t>
      </w:r>
    </w:p>
    <w:p w:rsidRPr="00D92B5F" w:rsidR="0018649A" w:rsidP="0018649A" w:rsidRDefault="0018649A" w14:paraId="1F621F26" w14:textId="77777777">
      <w:pPr>
        <w:tabs>
          <w:tab w:val="left" w:pos="2388"/>
        </w:tabs>
        <w:spacing w:after="0" w:line="240" w:lineRule="auto"/>
        <w:ind w:left="108"/>
        <w:rPr>
          <w:rFonts w:ascii="Aptos Narrow" w:hAnsi="Aptos Narrow" w:eastAsia="Noto Sans" w:cs="Noto Sans"/>
        </w:rPr>
      </w:pPr>
    </w:p>
    <w:p w:rsidRPr="00D92B5F" w:rsidR="0018649A" w:rsidP="0018649A" w:rsidRDefault="0018649A" w14:paraId="1251AF2D" w14:textId="77777777">
      <w:pPr>
        <w:tabs>
          <w:tab w:val="left" w:pos="2388"/>
        </w:tabs>
        <w:spacing w:after="0" w:line="240" w:lineRule="auto"/>
        <w:ind w:left="108"/>
        <w:rPr>
          <w:rFonts w:ascii="Aptos Narrow" w:hAnsi="Aptos Narrow" w:eastAsia="Times New Roman" w:cs="Times New Roman"/>
          <w:color w:val="000000"/>
          <w:kern w:val="0"/>
          <w:lang w:val="en-GB"/>
          <w14:ligatures w14:val="none"/>
        </w:rPr>
      </w:pPr>
      <w:r w:rsidRPr="00D92B5F">
        <w:rPr>
          <w:rFonts w:ascii="Aptos Narrow" w:hAnsi="Aptos Narrow" w:eastAsia="Noto Sans" w:cs="Noto Sans"/>
          <w:lang w:val="en-GB"/>
        </w:rPr>
        <w:t xml:space="preserve">At </w:t>
      </w:r>
      <w:r w:rsidRPr="00D92B5F">
        <w:rPr>
          <w:rFonts w:ascii="Aptos Narrow" w:hAnsi="Aptos Narrow" w:eastAsia="Noto Sans" w:cs="Noto Sans"/>
          <w:u w:val="single"/>
          <w:lang w:val="en-GB"/>
        </w:rPr>
        <w:t>national level, Beginnings Fund will provide support for the following activities</w:t>
      </w:r>
      <w:r w:rsidRPr="00D92B5F">
        <w:rPr>
          <w:rFonts w:ascii="Aptos Narrow" w:hAnsi="Aptos Narrow" w:eastAsia="Noto Sans" w:cs="Noto Sans"/>
          <w:lang w:val="en-GB"/>
        </w:rPr>
        <w:t>:</w:t>
      </w:r>
    </w:p>
    <w:p w:rsidRPr="00B3364C" w:rsidR="0018649A" w:rsidRDefault="0018649A" w14:paraId="62BA17EE" w14:textId="0F072D3A">
      <w:pPr>
        <w:numPr>
          <w:ilvl w:val="0"/>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D92B5F">
        <w:rPr>
          <w:rFonts w:ascii="Aptos Narrow" w:hAnsi="Aptos Narrow" w:eastAsia="Times New Roman" w:cs="Times New Roman"/>
          <w:color w:val="000000"/>
          <w:kern w:val="0"/>
          <w:lang w:val="en-GB"/>
          <w14:ligatures w14:val="none"/>
        </w:rPr>
        <w:t xml:space="preserve">Support the establishment of one additional training </w:t>
      </w:r>
      <w:r w:rsidR="00E461A4">
        <w:rPr>
          <w:rFonts w:ascii="Aptos Narrow" w:hAnsi="Aptos Narrow" w:eastAsia="Times New Roman" w:cs="Times New Roman"/>
          <w:color w:val="000000"/>
          <w:kern w:val="0"/>
          <w:lang w:val="en-GB"/>
          <w14:ligatures w14:val="none"/>
        </w:rPr>
        <w:t>program</w:t>
      </w:r>
      <w:r w:rsidRPr="00D92B5F" w:rsidR="00E461A4">
        <w:rPr>
          <w:rFonts w:ascii="Aptos Narrow" w:hAnsi="Aptos Narrow" w:eastAsia="Times New Roman" w:cs="Times New Roman"/>
          <w:color w:val="000000"/>
          <w:kern w:val="0"/>
          <w:lang w:val="en-GB"/>
          <w14:ligatures w14:val="none"/>
        </w:rPr>
        <w:t xml:space="preserve"> </w:t>
      </w:r>
      <w:r w:rsidRPr="00D92B5F">
        <w:rPr>
          <w:rFonts w:ascii="Aptos Narrow" w:hAnsi="Aptos Narrow" w:eastAsia="Times New Roman" w:cs="Times New Roman"/>
          <w:color w:val="000000"/>
          <w:kern w:val="0"/>
          <w:lang w:val="en-GB"/>
          <w14:ligatures w14:val="none"/>
        </w:rPr>
        <w:t xml:space="preserve">for neonatal </w:t>
      </w:r>
      <w:r w:rsidRPr="00D92B5F" w:rsidR="006A4642">
        <w:rPr>
          <w:rFonts w:ascii="Aptos Narrow" w:hAnsi="Aptos Narrow" w:eastAsia="Times New Roman" w:cs="Times New Roman"/>
          <w:color w:val="000000"/>
          <w:kern w:val="0"/>
          <w:lang w:val="en-GB"/>
          <w14:ligatures w14:val="none"/>
        </w:rPr>
        <w:t xml:space="preserve">nurses </w:t>
      </w:r>
      <w:r w:rsidR="006A4642">
        <w:rPr>
          <w:rFonts w:ascii="Aptos Narrow" w:hAnsi="Aptos Narrow" w:eastAsia="Times New Roman" w:cs="Times New Roman"/>
          <w:color w:val="000000"/>
          <w:kern w:val="0"/>
          <w:lang w:val="en-GB"/>
          <w14:ligatures w14:val="none"/>
        </w:rPr>
        <w:t>in</w:t>
      </w:r>
      <w:r w:rsidR="006156CA">
        <w:rPr>
          <w:rFonts w:ascii="Aptos Narrow" w:hAnsi="Aptos Narrow" w:eastAsia="Times New Roman" w:cs="Times New Roman"/>
          <w:color w:val="000000"/>
          <w:kern w:val="0"/>
          <w:lang w:val="en-GB"/>
          <w14:ligatures w14:val="none"/>
        </w:rPr>
        <w:t xml:space="preserve"> Moi University </w:t>
      </w:r>
      <w:r w:rsidRPr="00D92B5F">
        <w:rPr>
          <w:rFonts w:ascii="Aptos Narrow" w:hAnsi="Aptos Narrow" w:eastAsia="Times New Roman" w:cs="Times New Roman"/>
          <w:color w:val="000000"/>
          <w:kern w:val="0"/>
          <w:lang w:val="en-GB"/>
          <w14:ligatures w14:val="none"/>
        </w:rPr>
        <w:t xml:space="preserve">to increase production capacity from 50 to 100 neonatal nurses per year through support for faculty training, and equip for </w:t>
      </w:r>
      <w:r w:rsidRPr="00B3364C">
        <w:rPr>
          <w:rFonts w:ascii="Aptos Narrow" w:hAnsi="Aptos Narrow" w:eastAsia="Times New Roman" w:cs="Times New Roman"/>
          <w:color w:val="000000"/>
          <w:kern w:val="0"/>
          <w:lang w:val="en-GB"/>
          <w14:ligatures w14:val="none"/>
        </w:rPr>
        <w:t xml:space="preserve">teaching and learning </w:t>
      </w:r>
    </w:p>
    <w:p w:rsidRPr="00B3364C" w:rsidR="0018649A" w:rsidP="00B43A1D" w:rsidRDefault="0018649A" w14:paraId="1834E359" w14:textId="46734C47">
      <w:pPr>
        <w:numPr>
          <w:ilvl w:val="0"/>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3364C">
        <w:rPr>
          <w:rFonts w:ascii="Aptos Narrow" w:hAnsi="Aptos Narrow" w:eastAsia="Times New Roman" w:cs="Times New Roman"/>
          <w:color w:val="000000"/>
          <w:kern w:val="0"/>
          <w:lang w:val="en-GB"/>
          <w14:ligatures w14:val="none"/>
        </w:rPr>
        <w:t>Support M</w:t>
      </w:r>
      <w:r w:rsidRPr="00B3364C" w:rsidR="008163E0">
        <w:rPr>
          <w:rFonts w:ascii="Aptos Narrow" w:hAnsi="Aptos Narrow" w:eastAsia="Times New Roman" w:cs="Times New Roman"/>
          <w:color w:val="000000"/>
          <w:kern w:val="0"/>
          <w:lang w:val="en-GB"/>
          <w14:ligatures w14:val="none"/>
        </w:rPr>
        <w:t>O</w:t>
      </w:r>
      <w:r w:rsidRPr="00B3364C">
        <w:rPr>
          <w:rFonts w:ascii="Aptos Narrow" w:hAnsi="Aptos Narrow" w:eastAsia="Times New Roman" w:cs="Times New Roman"/>
          <w:color w:val="000000"/>
          <w:kern w:val="0"/>
          <w:lang w:val="en-GB"/>
          <w14:ligatures w14:val="none"/>
        </w:rPr>
        <w:t xml:space="preserve">H in partnership with training institutions and teaching hospitals </w:t>
      </w:r>
      <w:r w:rsidRPr="00B3364C" w:rsidR="007424B0">
        <w:rPr>
          <w:rFonts w:ascii="Aptos Narrow" w:hAnsi="Aptos Narrow" w:eastAsia="Times New Roman" w:cs="Times New Roman"/>
          <w:color w:val="000000"/>
          <w:kern w:val="0"/>
          <w:lang w:val="en-GB"/>
          <w14:ligatures w14:val="none"/>
        </w:rPr>
        <w:t>to upskill teaching faculty</w:t>
      </w:r>
      <w:r w:rsidRPr="00B3364C" w:rsidR="00B3364C">
        <w:rPr>
          <w:rFonts w:ascii="Aptos Narrow" w:hAnsi="Aptos Narrow" w:eastAsia="Times New Roman" w:cs="Times New Roman"/>
          <w:color w:val="000000"/>
          <w:kern w:val="0"/>
          <w:lang w:val="en-GB"/>
          <w14:ligatures w14:val="none"/>
        </w:rPr>
        <w:t xml:space="preserve"> (in nursing, clinical officer, bio-medical engineering and medical schools)</w:t>
      </w:r>
      <w:r w:rsidRPr="00B3364C" w:rsidR="007424B0">
        <w:rPr>
          <w:rFonts w:ascii="Aptos Narrow" w:hAnsi="Aptos Narrow" w:eastAsia="Times New Roman" w:cs="Times New Roman"/>
          <w:color w:val="000000"/>
          <w:kern w:val="0"/>
          <w:lang w:val="en-GB"/>
          <w14:ligatures w14:val="none"/>
        </w:rPr>
        <w:t xml:space="preserve"> on new guidelines and technologies and sub-sequent introduction into respective </w:t>
      </w:r>
      <w:r w:rsidR="00B43A1D">
        <w:rPr>
          <w:rFonts w:ascii="Aptos Narrow" w:hAnsi="Aptos Narrow" w:eastAsia="Times New Roman" w:cs="Times New Roman"/>
          <w:color w:val="000000"/>
          <w:kern w:val="0"/>
          <w:lang w:val="en-GB"/>
          <w14:ligatures w14:val="none"/>
        </w:rPr>
        <w:t>curriculums</w:t>
      </w:r>
    </w:p>
    <w:p w:rsidRPr="00D92B5F" w:rsidR="0018649A" w:rsidRDefault="00CF3C5F" w14:paraId="400297A9" w14:textId="79CF6926">
      <w:pPr>
        <w:numPr>
          <w:ilvl w:val="0"/>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B3364C">
        <w:rPr>
          <w:rFonts w:ascii="Aptos Narrow" w:hAnsi="Aptos Narrow" w:eastAsia="Times New Roman" w:cs="Times New Roman"/>
          <w:lang w:val="en-GB"/>
        </w:rPr>
        <w:t>Through the Kenya Health</w:t>
      </w:r>
      <w:r w:rsidRPr="00CF3C5F">
        <w:rPr>
          <w:rFonts w:ascii="Aptos Narrow" w:hAnsi="Aptos Narrow" w:eastAsia="Times New Roman" w:cs="Times New Roman"/>
          <w:lang w:val="en-GB"/>
        </w:rPr>
        <w:t xml:space="preserve"> Human Resource Advisory Council</w:t>
      </w:r>
      <w:r w:rsidR="006D1434">
        <w:rPr>
          <w:rFonts w:ascii="Aptos Narrow" w:hAnsi="Aptos Narrow" w:eastAsia="Times New Roman" w:cs="Times New Roman"/>
          <w:lang w:val="en-GB"/>
        </w:rPr>
        <w:t>, c</w:t>
      </w:r>
      <w:r w:rsidRPr="00CF3C5F" w:rsidR="0018649A">
        <w:rPr>
          <w:rFonts w:ascii="Aptos Narrow" w:hAnsi="Aptos Narrow" w:eastAsia="Times New Roman" w:cs="Times New Roman"/>
          <w:lang w:val="en-GB"/>
        </w:rPr>
        <w:t xml:space="preserve">onduct </w:t>
      </w:r>
      <w:r w:rsidRPr="006D1434" w:rsidR="0018649A">
        <w:rPr>
          <w:rFonts w:ascii="Aptos Narrow" w:hAnsi="Aptos Narrow" w:eastAsia="Times New Roman" w:cs="Times New Roman"/>
          <w:b/>
          <w:bCs/>
          <w:lang w:val="en-GB"/>
        </w:rPr>
        <w:t>workforce planning</w:t>
      </w:r>
      <w:r w:rsidRPr="00CF3C5F" w:rsidR="0018649A">
        <w:rPr>
          <w:rFonts w:ascii="Aptos Narrow" w:hAnsi="Aptos Narrow" w:eastAsia="Times New Roman" w:cs="Times New Roman"/>
          <w:lang w:val="en-GB"/>
        </w:rPr>
        <w:t xml:space="preserve"> with the MOH</w:t>
      </w:r>
      <w:r w:rsidRPr="00CF3C5F" w:rsidR="00E401CE">
        <w:rPr>
          <w:rFonts w:ascii="Aptos Narrow" w:hAnsi="Aptos Narrow" w:eastAsia="Times New Roman" w:cs="Times New Roman"/>
          <w:lang w:val="en-GB"/>
        </w:rPr>
        <w:t xml:space="preserve">, </w:t>
      </w:r>
      <w:r w:rsidRPr="00CF3C5F" w:rsidR="0018649A">
        <w:rPr>
          <w:rFonts w:ascii="Aptos Narrow" w:hAnsi="Aptos Narrow" w:eastAsia="Times New Roman" w:cs="Times New Roman"/>
          <w:lang w:val="en-GB"/>
        </w:rPr>
        <w:t>and COG to improve distribution and skill-mix of key MNH cadres nationally, through</w:t>
      </w:r>
      <w:r w:rsidRPr="00D92B5F" w:rsidR="0018649A">
        <w:rPr>
          <w:rFonts w:ascii="Aptos Narrow" w:hAnsi="Aptos Narrow" w:eastAsia="Times New Roman" w:cs="Times New Roman"/>
          <w:color w:val="000000"/>
          <w:kern w:val="0"/>
          <w:lang w:val="en-GB"/>
          <w14:ligatures w14:val="none"/>
        </w:rPr>
        <w:t xml:space="preserve"> f</w:t>
      </w:r>
      <w:r w:rsidRPr="00D92B5F" w:rsidR="0018649A">
        <w:rPr>
          <w:rFonts w:ascii="Aptos Narrow" w:hAnsi="Aptos Narrow" w:eastAsia="Times New Roman" w:cs="Times New Roman"/>
          <w:lang w:val="en-GB"/>
        </w:rPr>
        <w:t xml:space="preserve">urther development of the Human Resource for Health Information System (HRHIS) to enhance deployment, monitoring, and decision-making, ensuring data-driven management of the health workforce, including integration with training pipeline, to improve supply and demand. </w:t>
      </w:r>
    </w:p>
    <w:p w:rsidRPr="00D92B5F" w:rsidR="0018649A" w:rsidP="006A4642" w:rsidRDefault="0018649A" w14:paraId="3E810F6D" w14:textId="44944E7E">
      <w:pPr>
        <w:numPr>
          <w:ilvl w:val="1"/>
          <w:numId w:val="1"/>
        </w:numPr>
        <w:tabs>
          <w:tab w:val="left" w:pos="2388"/>
        </w:tabs>
        <w:spacing w:after="0" w:line="240" w:lineRule="auto"/>
        <w:contextualSpacing/>
        <w:rPr>
          <w:rFonts w:ascii="Aptos Narrow" w:hAnsi="Aptos Narrow" w:eastAsia="Times New Roman" w:cs="Times New Roman"/>
          <w:color w:val="000000"/>
          <w:kern w:val="0"/>
          <w:lang w:val="en-GB"/>
          <w14:ligatures w14:val="none"/>
        </w:rPr>
      </w:pPr>
      <w:r w:rsidRPr="00D92B5F">
        <w:rPr>
          <w:rFonts w:ascii="Aptos Narrow" w:hAnsi="Aptos Narrow" w:eastAsia="Times New Roman" w:cs="Times New Roman"/>
          <w:lang w:val="en-GB"/>
        </w:rPr>
        <w:t>Collaborate with national treasury</w:t>
      </w:r>
      <w:r w:rsidR="00461440">
        <w:rPr>
          <w:rFonts w:ascii="Aptos Narrow" w:hAnsi="Aptos Narrow" w:eastAsia="Times New Roman" w:cs="Times New Roman"/>
          <w:lang w:val="en-GB"/>
        </w:rPr>
        <w:t xml:space="preserve">, county public service </w:t>
      </w:r>
      <w:r w:rsidR="009F667B">
        <w:rPr>
          <w:rFonts w:ascii="Aptos Narrow" w:hAnsi="Aptos Narrow" w:eastAsia="Times New Roman" w:cs="Times New Roman"/>
          <w:lang w:val="en-GB"/>
        </w:rPr>
        <w:t>commission boards,</w:t>
      </w:r>
      <w:r w:rsidRPr="00D92B5F">
        <w:rPr>
          <w:rFonts w:ascii="Aptos Narrow" w:hAnsi="Aptos Narrow" w:eastAsia="Times New Roman" w:cs="Times New Roman"/>
          <w:lang w:val="en-GB"/>
        </w:rPr>
        <w:t xml:space="preserve"> and county finance departments on HRH budgeting and budget allocations</w:t>
      </w:r>
    </w:p>
    <w:p w:rsidRPr="00D92B5F" w:rsidR="0018649A" w:rsidP="0018649A" w:rsidRDefault="0018649A" w14:paraId="7839AB0D" w14:textId="77777777">
      <w:pPr>
        <w:spacing w:after="0" w:line="240" w:lineRule="auto"/>
        <w:rPr>
          <w:rFonts w:ascii="Aptos Narrow" w:hAnsi="Aptos Narrow" w:eastAsia="Calibri" w:cs="Times New Roman"/>
          <w:b/>
          <w:bCs/>
          <w:i/>
          <w:iCs/>
          <w:color w:val="000000"/>
          <w:lang w:val="en-GB"/>
        </w:rPr>
      </w:pPr>
    </w:p>
    <w:p w:rsidRPr="00D92B5F" w:rsidR="0018649A" w:rsidP="0018649A" w:rsidRDefault="0018649A" w14:paraId="5764057C" w14:textId="2A97AD76">
      <w:pPr>
        <w:spacing w:after="0" w:line="240" w:lineRule="auto"/>
        <w:rPr>
          <w:rFonts w:ascii="Aptos Narrow" w:hAnsi="Aptos Narrow" w:eastAsia="Aptos Narrow" w:cs="Aptos Narrow"/>
          <w:lang w:val="en-GB"/>
        </w:rPr>
      </w:pPr>
      <w:r w:rsidRPr="00D92B5F">
        <w:rPr>
          <w:rFonts w:ascii="Aptos Narrow" w:hAnsi="Aptos Narrow" w:eastAsia="Calibri" w:cs="Times New Roman"/>
          <w:b/>
          <w:bCs/>
          <w:color w:val="000000"/>
          <w:lang w:val="en-GB"/>
        </w:rPr>
        <w:t>Objective 4:</w:t>
      </w:r>
      <w:r w:rsidRPr="00D92B5F">
        <w:rPr>
          <w:rFonts w:ascii="Aptos Narrow" w:hAnsi="Aptos Narrow" w:eastAsia="Aptos Narrow" w:cs="Aptos Narrow"/>
          <w:b/>
          <w:bCs/>
          <w:color w:val="000000"/>
          <w:lang w:val="en-GB"/>
        </w:rPr>
        <w:t xml:space="preserve"> Strengthen other critical health system enablers, including MNH infrastructure, data systems, </w:t>
      </w:r>
      <w:r w:rsidR="00B41814">
        <w:rPr>
          <w:rFonts w:ascii="Aptos Narrow" w:hAnsi="Aptos Narrow" w:eastAsia="Aptos Narrow" w:cs="Aptos Narrow"/>
          <w:b/>
          <w:bCs/>
          <w:color w:val="000000"/>
          <w:lang w:val="en-GB"/>
        </w:rPr>
        <w:t xml:space="preserve">blood and blood products, </w:t>
      </w:r>
      <w:r w:rsidRPr="00D92B5F">
        <w:rPr>
          <w:rFonts w:ascii="Aptos Narrow" w:hAnsi="Aptos Narrow" w:eastAsia="Aptos Narrow" w:cs="Aptos Narrow"/>
          <w:b/>
          <w:bCs/>
          <w:color w:val="000000"/>
          <w:lang w:val="en-GB"/>
        </w:rPr>
        <w:t>emergency transport and referral systems, and advocacy for greater impact.</w:t>
      </w:r>
    </w:p>
    <w:p w:rsidRPr="00D92B5F" w:rsidR="0018649A" w:rsidP="0018649A" w:rsidRDefault="0018649A" w14:paraId="33335850" w14:textId="77777777">
      <w:pPr>
        <w:spacing w:after="0" w:line="240" w:lineRule="auto"/>
        <w:rPr>
          <w:rFonts w:ascii="Aptos Narrow" w:hAnsi="Aptos Narrow" w:eastAsia="Aptos Narrow" w:cs="Aptos Narrow"/>
          <w:b/>
          <w:bCs/>
          <w:color w:val="000000"/>
          <w:lang w:val="en-GB"/>
        </w:rPr>
      </w:pPr>
    </w:p>
    <w:tbl>
      <w:tblPr>
        <w:tblStyle w:val="TableGrid"/>
        <w:tblW w:w="9360" w:type="dxa"/>
        <w:tblLayout w:type="fixed"/>
        <w:tblLook w:val="06A0" w:firstRow="1" w:lastRow="0" w:firstColumn="1" w:lastColumn="0" w:noHBand="1" w:noVBand="1"/>
      </w:tblPr>
      <w:tblGrid>
        <w:gridCol w:w="9360"/>
      </w:tblGrid>
      <w:tr w:rsidRPr="00D92B5F" w:rsidR="0018649A" w:rsidTr="00A260E7" w14:paraId="18651C48" w14:textId="77777777">
        <w:trPr>
          <w:trHeight w:val="1574"/>
        </w:trPr>
        <w:tc>
          <w:tcPr>
            <w:tcW w:w="9360" w:type="dxa"/>
            <w:tcBorders>
              <w:top w:val="single" w:color="auto" w:sz="4" w:space="0"/>
              <w:left w:val="single" w:color="auto" w:sz="4" w:space="0"/>
              <w:bottom w:val="single" w:color="auto" w:sz="4" w:space="0"/>
              <w:right w:val="single" w:color="auto" w:sz="4" w:space="0"/>
            </w:tcBorders>
            <w:hideMark/>
          </w:tcPr>
          <w:p w:rsidR="00EE147C" w:rsidP="00A260E7" w:rsidRDefault="0018649A" w14:paraId="45CCB02C" w14:textId="77777777">
            <w:pPr>
              <w:tabs>
                <w:tab w:val="left" w:pos="2388"/>
              </w:tabs>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Policy Alignment</w:t>
            </w:r>
            <w:r w:rsidRPr="00D92B5F">
              <w:rPr>
                <w:rFonts w:ascii="Aptos Narrow" w:hAnsi="Aptos Narrow" w:eastAsia="Aptos Narrow" w:cs="Aptos Narrow"/>
                <w:color w:val="000000"/>
                <w:lang w:val="en-GB"/>
              </w:rPr>
              <w:t xml:space="preserve">: </w:t>
            </w:r>
            <w:r w:rsidRPr="00FF12F4" w:rsidR="00FF12F4">
              <w:rPr>
                <w:rFonts w:ascii="Aptos Narrow" w:hAnsi="Aptos Narrow" w:eastAsia="Aptos Narrow" w:cs="Aptos Narrow"/>
                <w:color w:val="000000"/>
                <w:lang w:val="en-GB"/>
              </w:rPr>
              <w:t>Kenya Nat</w:t>
            </w:r>
            <w:r w:rsidR="00FF12F4">
              <w:rPr>
                <w:rFonts w:ascii="Aptos Narrow" w:hAnsi="Aptos Narrow" w:eastAsia="Aptos Narrow" w:cs="Aptos Narrow"/>
                <w:color w:val="000000"/>
                <w:lang w:val="en-GB"/>
              </w:rPr>
              <w:t>ional E-Health Policy 2016-2030, Kenya Emergency Medical Ca</w:t>
            </w:r>
            <w:r w:rsidR="00BA4F21">
              <w:rPr>
                <w:rFonts w:ascii="Aptos Narrow" w:hAnsi="Aptos Narrow" w:eastAsia="Aptos Narrow" w:cs="Aptos Narrow"/>
                <w:color w:val="000000"/>
                <w:lang w:val="en-GB"/>
              </w:rPr>
              <w:t>r</w:t>
            </w:r>
            <w:r w:rsidR="00FF12F4">
              <w:rPr>
                <w:rFonts w:ascii="Aptos Narrow" w:hAnsi="Aptos Narrow" w:eastAsia="Aptos Narrow" w:cs="Aptos Narrow"/>
                <w:color w:val="000000"/>
                <w:lang w:val="en-GB"/>
              </w:rPr>
              <w:t xml:space="preserve">e Policy 2020-2030, </w:t>
            </w:r>
            <w:r w:rsidR="00BA4F21">
              <w:rPr>
                <w:rFonts w:ascii="Aptos Narrow" w:hAnsi="Aptos Narrow" w:eastAsia="Aptos Narrow" w:cs="Aptos Narrow"/>
                <w:color w:val="000000"/>
                <w:lang w:val="en-GB"/>
              </w:rPr>
              <w:t xml:space="preserve">Kenya National Standards for Blood Transfusion Services 2022, </w:t>
            </w:r>
          </w:p>
          <w:p w:rsidRPr="00D92B5F" w:rsidR="0018649A" w:rsidP="00A260E7" w:rsidRDefault="0018649A" w14:paraId="66442575" w14:textId="21633C61">
            <w:pPr>
              <w:tabs>
                <w:tab w:val="left" w:pos="2388"/>
              </w:tabs>
              <w:rPr>
                <w:rFonts w:ascii="Aptos Narrow" w:hAnsi="Aptos Narrow"/>
                <w:lang w:val="en-GB"/>
              </w:rPr>
            </w:pPr>
            <w:r w:rsidRPr="09F6369B">
              <w:rPr>
                <w:rFonts w:ascii="Aptos Narrow" w:hAnsi="Aptos Narrow" w:eastAsia="Aptos Narrow" w:cs="Aptos Narrow"/>
                <w:color w:val="000000" w:themeColor="text1"/>
                <w:u w:val="single"/>
                <w:lang w:val="en-GB"/>
              </w:rPr>
              <w:t>Beginnings Fund Investment</w:t>
            </w:r>
            <w:r w:rsidRPr="09F6369B">
              <w:rPr>
                <w:rFonts w:ascii="Aptos Narrow" w:hAnsi="Aptos Narrow" w:eastAsia="Aptos Narrow" w:cs="Aptos Narrow"/>
                <w:color w:val="000000" w:themeColor="text1"/>
                <w:lang w:val="en-GB"/>
              </w:rPr>
              <w:t xml:space="preserve">: </w:t>
            </w:r>
            <w:r w:rsidRPr="00890B8D">
              <w:rPr>
                <w:rFonts w:ascii="Aptos Narrow" w:hAnsi="Aptos Narrow" w:eastAsia="Aptos Narrow" w:cs="Aptos Narrow"/>
                <w:color w:val="000000" w:themeColor="text1"/>
                <w:lang w:val="en-GB"/>
              </w:rPr>
              <w:t>USD</w:t>
            </w:r>
            <w:r w:rsidRPr="00890B8D" w:rsidR="00890B8D">
              <w:rPr>
                <w:rFonts w:ascii="Aptos Narrow" w:hAnsi="Aptos Narrow" w:eastAsia="Aptos Narrow" w:cs="Aptos Narrow"/>
                <w:color w:val="000000" w:themeColor="text1"/>
                <w:lang w:val="en-GB"/>
              </w:rPr>
              <w:t>21.1</w:t>
            </w:r>
            <w:r w:rsidRPr="00890B8D">
              <w:rPr>
                <w:rFonts w:ascii="Aptos Narrow" w:hAnsi="Aptos Narrow" w:eastAsia="Aptos Narrow" w:cs="Aptos Narrow"/>
                <w:color w:val="000000" w:themeColor="text1"/>
                <w:lang w:val="en-GB"/>
              </w:rPr>
              <w:t>million</w:t>
            </w:r>
          </w:p>
          <w:p w:rsidRPr="00D92B5F" w:rsidR="0018649A" w:rsidP="00A260E7" w:rsidRDefault="0018649A" w14:paraId="5F5DF522" w14:textId="184181DE">
            <w:pPr>
              <w:rPr>
                <w:rFonts w:ascii="Aptos Narrow" w:hAnsi="Aptos Narrow" w:eastAsia="Aptos Narrow" w:cs="Aptos Narrow"/>
                <w:color w:val="000000"/>
                <w:highlight w:val="yellow"/>
                <w:lang w:val="en-GB"/>
              </w:rPr>
            </w:pPr>
            <w:r w:rsidRPr="09F6369B">
              <w:rPr>
                <w:rFonts w:ascii="Aptos Narrow" w:hAnsi="Aptos Narrow" w:eastAsia="Aptos Narrow" w:cs="Aptos Narrow"/>
                <w:color w:val="000000" w:themeColor="text1"/>
                <w:u w:val="single"/>
                <w:lang w:val="en-GB"/>
              </w:rPr>
              <w:t>Government Commitment</w:t>
            </w:r>
            <w:r w:rsidRPr="09F6369B">
              <w:rPr>
                <w:rFonts w:ascii="Aptos Narrow" w:hAnsi="Aptos Narrow" w:eastAsia="Aptos Narrow" w:cs="Aptos Narrow"/>
                <w:color w:val="000000" w:themeColor="text1"/>
                <w:lang w:val="en-GB"/>
              </w:rPr>
              <w:t xml:space="preserve">: </w:t>
            </w:r>
            <w:r w:rsidRPr="00360961" w:rsidR="00AC41D4">
              <w:rPr>
                <w:rFonts w:ascii="Aptos Narrow" w:hAnsi="Aptos Narrow" w:eastAsia="Aptos Narrow" w:cs="Aptos Narrow"/>
                <w:color w:val="000000" w:themeColor="text1"/>
                <w:lang w:val="en-GB"/>
              </w:rPr>
              <w:t>USD 2</w:t>
            </w:r>
            <w:r w:rsidR="006046D6">
              <w:rPr>
                <w:rFonts w:ascii="Aptos Narrow" w:hAnsi="Aptos Narrow" w:eastAsia="Aptos Narrow" w:cs="Aptos Narrow"/>
                <w:color w:val="000000" w:themeColor="text1"/>
                <w:lang w:val="en-GB"/>
              </w:rPr>
              <w:t>7</w:t>
            </w:r>
            <w:r w:rsidR="00743F18">
              <w:rPr>
                <w:rFonts w:ascii="Aptos Narrow" w:hAnsi="Aptos Narrow" w:eastAsia="Aptos Narrow" w:cs="Aptos Narrow"/>
                <w:color w:val="000000" w:themeColor="text1"/>
                <w:lang w:val="en-GB"/>
              </w:rPr>
              <w:t>5</w:t>
            </w:r>
            <w:r w:rsidRPr="00360961" w:rsidR="00AC41D4">
              <w:rPr>
                <w:rFonts w:ascii="Aptos Narrow" w:hAnsi="Aptos Narrow" w:eastAsia="Aptos Narrow" w:cs="Aptos Narrow"/>
                <w:color w:val="000000" w:themeColor="text1"/>
                <w:lang w:val="en-GB"/>
              </w:rPr>
              <w:t xml:space="preserve"> million (Infrastructure, Taifacare, Referral system and blood)</w:t>
            </w:r>
            <w:r w:rsidRPr="00145292" w:rsidR="00AC549D">
              <w:rPr>
                <w:rFonts w:ascii="Aptos Narrow" w:hAnsi="Aptos Narrow" w:eastAsia="Aptos Narrow" w:cs="Aptos Narrow"/>
                <w:color w:val="000000" w:themeColor="text1"/>
                <w:lang w:val="en-GB"/>
              </w:rPr>
              <w:t xml:space="preserve"> (GOK and </w:t>
            </w:r>
            <w:r w:rsidR="00AC549D">
              <w:rPr>
                <w:rFonts w:ascii="Aptos Narrow" w:hAnsi="Aptos Narrow" w:eastAsia="Aptos Narrow" w:cs="Aptos Narrow"/>
                <w:color w:val="000000" w:themeColor="text1"/>
                <w:lang w:val="en-GB"/>
              </w:rPr>
              <w:t>bilateral</w:t>
            </w:r>
            <w:r w:rsidRPr="00145292" w:rsidR="00AC549D">
              <w:rPr>
                <w:rFonts w:ascii="Aptos Narrow" w:hAnsi="Aptos Narrow" w:eastAsia="Aptos Narrow" w:cs="Aptos Narrow"/>
                <w:color w:val="000000" w:themeColor="text1"/>
                <w:lang w:val="en-GB"/>
              </w:rPr>
              <w:t xml:space="preserve"> funds channelled through Treasury)</w:t>
            </w:r>
          </w:p>
          <w:p w:rsidRPr="00D92B5F" w:rsidR="0018649A" w:rsidP="00A260E7" w:rsidRDefault="0018649A" w14:paraId="32920E51" w14:textId="61E1DA75">
            <w:pPr>
              <w:tabs>
                <w:tab w:val="left" w:pos="2388"/>
              </w:tabs>
              <w:rPr>
                <w:rFonts w:ascii="Aptos Narrow" w:hAnsi="Aptos Narrow" w:eastAsia="Aptos Narrow" w:cs="Aptos Narrow"/>
                <w:color w:val="000000"/>
                <w:lang w:val="en-GB"/>
              </w:rPr>
            </w:pPr>
            <w:r w:rsidRPr="09F6369B">
              <w:rPr>
                <w:rFonts w:ascii="Aptos Narrow" w:hAnsi="Aptos Narrow" w:eastAsia="Aptos Narrow" w:cs="Aptos Narrow"/>
                <w:color w:val="000000" w:themeColor="text1"/>
                <w:u w:val="single"/>
                <w:lang w:val="en-GB"/>
              </w:rPr>
              <w:t>Government Lead:</w:t>
            </w:r>
            <w:r w:rsidRPr="09F6369B">
              <w:rPr>
                <w:rFonts w:ascii="Aptos Narrow" w:hAnsi="Aptos Narrow" w:eastAsia="Aptos Narrow" w:cs="Aptos Narrow"/>
                <w:color w:val="000000" w:themeColor="text1"/>
                <w:lang w:val="en-GB"/>
              </w:rPr>
              <w:t xml:space="preserve">  </w:t>
            </w:r>
            <w:r w:rsidRPr="09F6369B" w:rsidR="2AA34E46">
              <w:rPr>
                <w:rFonts w:ascii="Aptos Narrow" w:hAnsi="Aptos Narrow" w:eastAsia="Aptos Narrow" w:cs="Aptos Narrow"/>
                <w:color w:val="000000" w:themeColor="text1"/>
                <w:lang w:val="en-GB"/>
              </w:rPr>
              <w:t>Ministry of Health</w:t>
            </w:r>
            <w:r w:rsidRPr="09F6369B" w:rsidR="1F70F2A7">
              <w:rPr>
                <w:rFonts w:ascii="Aptos Narrow" w:hAnsi="Aptos Narrow" w:eastAsia="Aptos Narrow" w:cs="Aptos Narrow"/>
                <w:color w:val="000000" w:themeColor="text1"/>
                <w:lang w:val="en-GB"/>
              </w:rPr>
              <w:t>, Digital Health Agency</w:t>
            </w:r>
            <w:r w:rsidRPr="09F6369B" w:rsidR="5E16E6D2">
              <w:rPr>
                <w:rFonts w:ascii="Aptos Narrow" w:hAnsi="Aptos Narrow" w:eastAsia="Aptos Narrow" w:cs="Aptos Narrow"/>
                <w:color w:val="000000" w:themeColor="text1"/>
                <w:lang w:val="en-GB"/>
              </w:rPr>
              <w:t xml:space="preserve">, </w:t>
            </w:r>
          </w:p>
          <w:p w:rsidRPr="00D92B5F" w:rsidR="0018649A" w:rsidP="00A260E7" w:rsidRDefault="0018649A" w14:paraId="283C01A9" w14:textId="525F77E2">
            <w:pPr>
              <w:tabs>
                <w:tab w:val="left" w:pos="2388"/>
              </w:tabs>
              <w:rPr>
                <w:rFonts w:ascii="Aptos Narrow" w:hAnsi="Aptos Narrow" w:eastAsia="Aptos Narrow" w:cs="Aptos Narrow"/>
                <w:color w:val="000000"/>
                <w:highlight w:val="yellow"/>
                <w:lang w:val="en-GB"/>
              </w:rPr>
            </w:pPr>
            <w:r w:rsidRPr="09F6369B">
              <w:rPr>
                <w:rFonts w:ascii="Aptos Narrow" w:hAnsi="Aptos Narrow" w:eastAsia="Aptos Narrow" w:cs="Aptos Narrow"/>
                <w:color w:val="000000" w:themeColor="text1"/>
                <w:u w:val="single"/>
                <w:lang w:val="en-GB"/>
              </w:rPr>
              <w:t>Technical Suppor</w:t>
            </w:r>
            <w:r w:rsidRPr="00E67536">
              <w:rPr>
                <w:rFonts w:ascii="Aptos Narrow" w:hAnsi="Aptos Narrow" w:eastAsia="Aptos Narrow" w:cs="Aptos Narrow"/>
                <w:color w:val="000000" w:themeColor="text1"/>
                <w:u w:val="single"/>
                <w:lang w:val="en-GB"/>
              </w:rPr>
              <w:t>t Partner</w:t>
            </w:r>
            <w:r w:rsidRPr="00E67536">
              <w:rPr>
                <w:rFonts w:ascii="Aptos Narrow" w:hAnsi="Aptos Narrow" w:eastAsia="Aptos Narrow" w:cs="Aptos Narrow"/>
                <w:color w:val="000000" w:themeColor="text1"/>
                <w:lang w:val="en-GB"/>
              </w:rPr>
              <w:t xml:space="preserve">: </w:t>
            </w:r>
            <w:r w:rsidRPr="00E67536" w:rsidR="00360961">
              <w:rPr>
                <w:rFonts w:ascii="Aptos Narrow" w:hAnsi="Aptos Narrow" w:eastAsia="Aptos Narrow" w:cs="Aptos Narrow"/>
                <w:color w:val="000000" w:themeColor="text1"/>
                <w:lang w:val="en-GB"/>
              </w:rPr>
              <w:t>Kenya Red</w:t>
            </w:r>
            <w:r w:rsidRPr="00E67536" w:rsidR="00A72A82">
              <w:rPr>
                <w:rFonts w:ascii="Aptos Narrow" w:hAnsi="Aptos Narrow" w:eastAsia="Aptos Narrow" w:cs="Aptos Narrow"/>
                <w:color w:val="000000" w:themeColor="text1"/>
                <w:lang w:val="en-GB"/>
              </w:rPr>
              <w:t xml:space="preserve"> Cross Society,</w:t>
            </w:r>
            <w:r w:rsidRPr="00E67536" w:rsidR="00B95ED0">
              <w:rPr>
                <w:rFonts w:ascii="Aptos Narrow" w:hAnsi="Aptos Narrow" w:eastAsia="Aptos Narrow" w:cs="Aptos Narrow"/>
                <w:color w:val="000000" w:themeColor="text1"/>
                <w:lang w:val="en-GB"/>
              </w:rPr>
              <w:t xml:space="preserve"> </w:t>
            </w:r>
            <w:r w:rsidR="00B57FF4">
              <w:rPr>
                <w:rFonts w:ascii="Aptos Narrow" w:hAnsi="Aptos Narrow" w:eastAsia="Aptos Narrow" w:cs="Aptos Narrow"/>
                <w:color w:val="000000" w:themeColor="text1"/>
                <w:lang w:val="en-GB"/>
              </w:rPr>
              <w:t xml:space="preserve">International Centre for Reproductive Health Kenya, </w:t>
            </w:r>
            <w:r w:rsidRPr="00E67536" w:rsidR="5A377181">
              <w:rPr>
                <w:rFonts w:ascii="Aptos Narrow" w:hAnsi="Aptos Narrow" w:eastAsia="Aptos Narrow" w:cs="Aptos Narrow"/>
                <w:color w:val="000000" w:themeColor="text1"/>
                <w:lang w:val="en-GB"/>
              </w:rPr>
              <w:t>Infr</w:t>
            </w:r>
            <w:r w:rsidRPr="00E67536" w:rsidR="00347B28">
              <w:rPr>
                <w:rFonts w:ascii="Aptos Narrow" w:hAnsi="Aptos Narrow" w:eastAsia="Aptos Narrow" w:cs="Aptos Narrow"/>
                <w:color w:val="000000" w:themeColor="text1"/>
                <w:lang w:val="en-GB"/>
              </w:rPr>
              <w:t>a</w:t>
            </w:r>
            <w:r w:rsidRPr="00E67536" w:rsidR="5A377181">
              <w:rPr>
                <w:rFonts w:ascii="Aptos Narrow" w:hAnsi="Aptos Narrow" w:eastAsia="Aptos Narrow" w:cs="Aptos Narrow"/>
                <w:color w:val="000000" w:themeColor="text1"/>
                <w:lang w:val="en-GB"/>
              </w:rPr>
              <w:t>structure Pa</w:t>
            </w:r>
            <w:r w:rsidRPr="00E67536" w:rsidR="00347B28">
              <w:rPr>
                <w:rFonts w:ascii="Aptos Narrow" w:hAnsi="Aptos Narrow" w:eastAsia="Aptos Narrow" w:cs="Aptos Narrow"/>
                <w:color w:val="000000" w:themeColor="text1"/>
                <w:lang w:val="en-GB"/>
              </w:rPr>
              <w:t>r</w:t>
            </w:r>
            <w:r w:rsidRPr="00E67536" w:rsidR="5A377181">
              <w:rPr>
                <w:rFonts w:ascii="Aptos Narrow" w:hAnsi="Aptos Narrow" w:eastAsia="Aptos Narrow" w:cs="Aptos Narrow"/>
                <w:color w:val="000000" w:themeColor="text1"/>
                <w:lang w:val="en-GB"/>
              </w:rPr>
              <w:t>tner</w:t>
            </w:r>
            <w:r w:rsidRPr="00E67536" w:rsidR="00B95ED0">
              <w:rPr>
                <w:rFonts w:ascii="Aptos Narrow" w:hAnsi="Aptos Narrow" w:eastAsia="Aptos Narrow" w:cs="Aptos Narrow"/>
                <w:color w:val="000000" w:themeColor="text1"/>
                <w:lang w:val="en-GB"/>
              </w:rPr>
              <w:t xml:space="preserve"> (TBD</w:t>
            </w:r>
            <w:r w:rsidRPr="00E67536" w:rsidR="00AB3A9A">
              <w:rPr>
                <w:rFonts w:ascii="Aptos Narrow" w:hAnsi="Aptos Narrow" w:eastAsia="Aptos Narrow" w:cs="Aptos Narrow"/>
                <w:color w:val="000000" w:themeColor="text1"/>
                <w:lang w:val="en-GB"/>
              </w:rPr>
              <w:t>), Referral partner (TBD)</w:t>
            </w:r>
          </w:p>
          <w:p w:rsidRPr="00D92B5F" w:rsidR="0018649A" w:rsidP="00A260E7" w:rsidRDefault="0018649A" w14:paraId="211867C5" w14:textId="2A3285E3">
            <w:pPr>
              <w:tabs>
                <w:tab w:val="left" w:pos="2388"/>
              </w:tabs>
              <w:rPr>
                <w:rFonts w:ascii="Aptos Narrow" w:hAnsi="Aptos Narrow" w:eastAsia="Aptos Narrow" w:cs="Aptos Narrow"/>
                <w:color w:val="000000"/>
                <w:lang w:val="en-GB"/>
              </w:rPr>
            </w:pPr>
            <w:r w:rsidRPr="00D92B5F">
              <w:rPr>
                <w:rFonts w:ascii="Aptos Narrow" w:hAnsi="Aptos Narrow" w:eastAsia="Aptos Narrow" w:cs="Aptos Narrow"/>
                <w:color w:val="000000"/>
                <w:u w:val="single"/>
                <w:lang w:val="en-GB"/>
              </w:rPr>
              <w:t>Technical Support Partner Co-Investment</w:t>
            </w:r>
            <w:r w:rsidRPr="00D92B5F">
              <w:rPr>
                <w:rFonts w:ascii="Aptos Narrow" w:hAnsi="Aptos Narrow" w:eastAsia="Aptos Narrow" w:cs="Aptos Narrow"/>
                <w:color w:val="000000"/>
                <w:lang w:val="en-GB"/>
              </w:rPr>
              <w:t xml:space="preserve">: </w:t>
            </w:r>
          </w:p>
          <w:p w:rsidRPr="00D92B5F" w:rsidR="0018649A" w:rsidP="00A260E7" w:rsidRDefault="0018649A" w14:paraId="4051ACF5" w14:textId="6F7018CB">
            <w:pPr>
              <w:tabs>
                <w:tab w:val="left" w:pos="2388"/>
              </w:tabs>
              <w:rPr>
                <w:rFonts w:ascii="Aptos Narrow" w:hAnsi="Aptos Narrow" w:eastAsia="Aptos Narrow" w:cs="Aptos Narrow"/>
                <w:color w:val="000000"/>
                <w:lang w:val="en-GB"/>
              </w:rPr>
            </w:pPr>
            <w:r w:rsidRPr="09F6369B">
              <w:rPr>
                <w:rFonts w:ascii="Aptos Narrow" w:hAnsi="Aptos Narrow" w:eastAsia="Aptos Narrow" w:cs="Aptos Narrow"/>
                <w:color w:val="000000" w:themeColor="text1"/>
                <w:u w:val="single"/>
                <w:lang w:val="en-GB"/>
              </w:rPr>
              <w:t>Complementary Investments</w:t>
            </w:r>
            <w:r w:rsidRPr="09F6369B">
              <w:rPr>
                <w:rFonts w:ascii="Aptos Narrow" w:hAnsi="Aptos Narrow" w:eastAsia="Aptos Narrow" w:cs="Aptos Narrow"/>
                <w:color w:val="000000" w:themeColor="text1"/>
                <w:lang w:val="en-GB"/>
              </w:rPr>
              <w:t xml:space="preserve">:  </w:t>
            </w:r>
            <w:r w:rsidR="006D32AA">
              <w:rPr>
                <w:rFonts w:ascii="Aptos Narrow" w:hAnsi="Aptos Narrow" w:eastAsia="Aptos Narrow" w:cs="Aptos Narrow"/>
                <w:color w:val="000000" w:themeColor="text1"/>
                <w:lang w:val="en-GB"/>
              </w:rPr>
              <w:t>Gates Foundation</w:t>
            </w:r>
            <w:r w:rsidR="005C35EA">
              <w:rPr>
                <w:rFonts w:ascii="Aptos Narrow" w:hAnsi="Aptos Narrow" w:eastAsia="Aptos Narrow" w:cs="Aptos Narrow"/>
                <w:color w:val="000000" w:themeColor="text1"/>
                <w:lang w:val="en-GB"/>
              </w:rPr>
              <w:t xml:space="preserve">: </w:t>
            </w:r>
            <w:r w:rsidRPr="09F6369B" w:rsidR="3C6E6B03">
              <w:rPr>
                <w:rFonts w:ascii="Aptos Narrow" w:hAnsi="Aptos Narrow" w:eastAsia="Aptos Narrow" w:cs="Aptos Narrow"/>
                <w:color w:val="000000" w:themeColor="text1"/>
                <w:lang w:val="en-GB"/>
              </w:rPr>
              <w:t>DPI Project USD 4 million</w:t>
            </w:r>
            <w:r w:rsidR="00474F23">
              <w:rPr>
                <w:rFonts w:ascii="Aptos Narrow" w:hAnsi="Aptos Narrow" w:eastAsia="Aptos Narrow" w:cs="Aptos Narrow"/>
                <w:color w:val="000000" w:themeColor="text1"/>
                <w:lang w:val="en-GB"/>
              </w:rPr>
              <w:t xml:space="preserve">; </w:t>
            </w:r>
            <w:r w:rsidR="00D55F02">
              <w:rPr>
                <w:rFonts w:ascii="Aptos Narrow" w:hAnsi="Aptos Narrow" w:eastAsia="Aptos Narrow" w:cs="Aptos Narrow"/>
                <w:color w:val="000000" w:themeColor="text1"/>
                <w:lang w:val="en-GB"/>
              </w:rPr>
              <w:t>USD4.5 for MNH strategic advocacy</w:t>
            </w:r>
            <w:r w:rsidR="00474F23">
              <w:rPr>
                <w:rFonts w:ascii="Aptos Narrow" w:hAnsi="Aptos Narrow" w:eastAsia="Aptos Narrow" w:cs="Aptos Narrow"/>
                <w:color w:val="000000" w:themeColor="text1"/>
                <w:lang w:val="en-GB"/>
              </w:rPr>
              <w:t xml:space="preserve">; MBZ Foundation </w:t>
            </w:r>
            <w:r w:rsidR="009276FA">
              <w:rPr>
                <w:rFonts w:ascii="Aptos Narrow" w:hAnsi="Aptos Narrow" w:eastAsia="Aptos Narrow" w:cs="Aptos Narrow"/>
                <w:color w:val="000000" w:themeColor="text1"/>
                <w:lang w:val="en-GB"/>
              </w:rPr>
              <w:t>USD156</w:t>
            </w:r>
            <w:r w:rsidR="007C5498">
              <w:rPr>
                <w:rFonts w:ascii="Aptos Narrow" w:hAnsi="Aptos Narrow" w:eastAsia="Aptos Narrow" w:cs="Aptos Narrow"/>
                <w:color w:val="000000" w:themeColor="text1"/>
                <w:lang w:val="en-GB"/>
              </w:rPr>
              <w:t>,000 for renovation of NICU and regional blood centre</w:t>
            </w:r>
          </w:p>
        </w:tc>
      </w:tr>
    </w:tbl>
    <w:p w:rsidRPr="00D92B5F" w:rsidR="0018649A" w:rsidP="0018649A" w:rsidRDefault="0018649A" w14:paraId="79FAB17F" w14:textId="77777777">
      <w:pPr>
        <w:spacing w:after="0" w:line="240" w:lineRule="auto"/>
        <w:rPr>
          <w:rFonts w:ascii="Aptos Narrow" w:hAnsi="Aptos Narrow" w:eastAsia="Aptos Narrow" w:cs="Aptos Narrow"/>
          <w:b/>
          <w:bCs/>
          <w:color w:val="000000"/>
          <w:lang w:val="en-GB"/>
        </w:rPr>
      </w:pPr>
    </w:p>
    <w:p w:rsidRPr="00D92B5F" w:rsidR="0018649A" w:rsidP="008C7823" w:rsidRDefault="0018649A" w14:paraId="21784FF2" w14:textId="77777777">
      <w:pPr>
        <w:numPr>
          <w:ilvl w:val="0"/>
          <w:numId w:val="13"/>
        </w:numPr>
        <w:tabs>
          <w:tab w:val="left" w:pos="2388"/>
        </w:tabs>
        <w:spacing w:after="0" w:line="240" w:lineRule="auto"/>
        <w:ind w:left="270" w:hanging="270"/>
        <w:contextualSpacing/>
        <w:rPr>
          <w:rFonts w:ascii="Aptos Narrow" w:hAnsi="Aptos Narrow" w:eastAsia="Noto Sans" w:cs="Noto Sans"/>
          <w:lang w:val="en-GB"/>
        </w:rPr>
      </w:pPr>
      <w:r w:rsidRPr="00D92B5F">
        <w:rPr>
          <w:rFonts w:ascii="Aptos Narrow" w:hAnsi="Aptos Narrow" w:eastAsia="Noto Sans" w:cs="Noto Sans"/>
          <w:lang w:val="en-GB"/>
        </w:rPr>
        <w:t xml:space="preserve">Improve maternal and neonatal </w:t>
      </w:r>
      <w:r w:rsidRPr="00D92B5F">
        <w:rPr>
          <w:rFonts w:ascii="Aptos Narrow" w:hAnsi="Aptos Narrow" w:eastAsia="Noto Sans" w:cs="Noto Sans"/>
          <w:b/>
          <w:bCs/>
          <w:lang w:val="en-GB"/>
        </w:rPr>
        <w:t>infrastructure</w:t>
      </w:r>
      <w:r w:rsidRPr="00D92B5F">
        <w:rPr>
          <w:rFonts w:ascii="Aptos Narrow" w:hAnsi="Aptos Narrow" w:eastAsia="Noto Sans" w:cs="Noto Sans"/>
          <w:lang w:val="en-GB"/>
        </w:rPr>
        <w:t>:</w:t>
      </w:r>
    </w:p>
    <w:p w:rsidRPr="00D92B5F" w:rsidR="0018649A" w:rsidP="008C7823" w:rsidRDefault="00826929" w14:paraId="1F9FC5AA" w14:textId="3F8998FC">
      <w:pPr>
        <w:numPr>
          <w:ilvl w:val="0"/>
          <w:numId w:val="13"/>
        </w:numPr>
        <w:tabs>
          <w:tab w:val="left" w:pos="2388"/>
        </w:tabs>
        <w:spacing w:after="0" w:line="240" w:lineRule="auto"/>
        <w:contextualSpacing/>
        <w:rPr>
          <w:rFonts w:ascii="Aptos Narrow" w:hAnsi="Aptos Narrow" w:eastAsia="Noto Sans" w:cs="Noto Sans"/>
          <w:lang w:val="en-GB"/>
        </w:rPr>
      </w:pPr>
      <w:r w:rsidRPr="00826929">
        <w:rPr>
          <w:rFonts w:ascii="Aptos Narrow" w:hAnsi="Aptos Narrow" w:eastAsia="Times New Roman" w:cs="Times New Roman"/>
          <w:color w:val="000000"/>
          <w:kern w:val="0"/>
          <w:lang w:val="en-GB"/>
          <w14:ligatures w14:val="none"/>
        </w:rPr>
        <w:t>Renovate and construct level 2 neonatal care units, maternity units and theatres</w:t>
      </w:r>
      <w:r w:rsidR="005D337D">
        <w:rPr>
          <w:rFonts w:ascii="Aptos Narrow" w:hAnsi="Aptos Narrow" w:eastAsia="Times New Roman" w:cs="Times New Roman"/>
          <w:color w:val="000000"/>
          <w:kern w:val="0"/>
          <w:lang w:val="en-GB"/>
          <w14:ligatures w14:val="none"/>
        </w:rPr>
        <w:t xml:space="preserve"> in</w:t>
      </w:r>
      <w:r w:rsidRPr="00826929">
        <w:rPr>
          <w:rFonts w:ascii="Aptos Narrow" w:hAnsi="Aptos Narrow" w:eastAsia="Times New Roman" w:cs="Times New Roman"/>
          <w:color w:val="000000"/>
          <w:kern w:val="0"/>
          <w:lang w:val="en-GB"/>
          <w14:ligatures w14:val="none"/>
        </w:rPr>
        <w:t xml:space="preserve"> target counties in line with MOH guidelines for zero separation while addressing address key gaps in service delivery –Renovations - 12 major; </w:t>
      </w:r>
      <w:r w:rsidR="001A3DCF">
        <w:rPr>
          <w:rFonts w:ascii="Aptos Narrow" w:hAnsi="Aptos Narrow" w:eastAsia="Times New Roman" w:cs="Times New Roman"/>
          <w:color w:val="000000"/>
          <w:kern w:val="0"/>
          <w:lang w:val="en-GB"/>
          <w14:ligatures w14:val="none"/>
        </w:rPr>
        <w:t>5</w:t>
      </w:r>
      <w:r w:rsidRPr="00826929">
        <w:rPr>
          <w:rFonts w:ascii="Aptos Narrow" w:hAnsi="Aptos Narrow" w:eastAsia="Times New Roman" w:cs="Times New Roman"/>
          <w:color w:val="000000"/>
          <w:kern w:val="0"/>
          <w:lang w:val="en-GB"/>
          <w14:ligatures w14:val="none"/>
        </w:rPr>
        <w:t>0 minor and 1</w:t>
      </w:r>
      <w:r w:rsidR="00806DBC">
        <w:rPr>
          <w:rFonts w:ascii="Aptos Narrow" w:hAnsi="Aptos Narrow" w:eastAsia="Times New Roman" w:cs="Times New Roman"/>
          <w:color w:val="000000"/>
          <w:kern w:val="0"/>
          <w:lang w:val="en-GB"/>
          <w14:ligatures w14:val="none"/>
        </w:rPr>
        <w:t>6</w:t>
      </w:r>
      <w:r w:rsidRPr="00826929">
        <w:rPr>
          <w:rFonts w:ascii="Aptos Narrow" w:hAnsi="Aptos Narrow" w:eastAsia="Times New Roman" w:cs="Times New Roman"/>
          <w:color w:val="000000"/>
          <w:kern w:val="0"/>
          <w:lang w:val="en-GB"/>
          <w14:ligatures w14:val="none"/>
        </w:rPr>
        <w:t xml:space="preserve"> health centre upgrades</w:t>
      </w:r>
      <w:r w:rsidR="005D337D">
        <w:rPr>
          <w:rFonts w:ascii="Aptos Narrow" w:hAnsi="Aptos Narrow" w:eastAsia="Times New Roman" w:cs="Times New Roman"/>
          <w:color w:val="000000"/>
          <w:kern w:val="0"/>
          <w:lang w:val="en-GB"/>
          <w14:ligatures w14:val="none"/>
        </w:rPr>
        <w:t xml:space="preserve">. </w:t>
      </w:r>
    </w:p>
    <w:p w:rsidRPr="00D92B5F" w:rsidR="0018649A" w:rsidP="008C7823" w:rsidRDefault="0018649A" w14:paraId="4F6EE0ED" w14:textId="76AEA840">
      <w:pPr>
        <w:numPr>
          <w:ilvl w:val="0"/>
          <w:numId w:val="13"/>
        </w:numPr>
        <w:tabs>
          <w:tab w:val="left" w:pos="2388"/>
        </w:tabs>
        <w:spacing w:after="0" w:line="240" w:lineRule="auto"/>
        <w:contextualSpacing/>
        <w:rPr>
          <w:rFonts w:ascii="Aptos Narrow" w:hAnsi="Aptos Narrow" w:eastAsia="Noto Sans" w:cs="Noto Sans"/>
          <w:lang w:val="en-GB"/>
        </w:rPr>
      </w:pPr>
      <w:r w:rsidRPr="00D92B5F">
        <w:rPr>
          <w:rFonts w:ascii="Aptos Narrow" w:hAnsi="Aptos Narrow" w:eastAsia="Times New Roman" w:cs="Times New Roman"/>
          <w:color w:val="000000"/>
          <w:kern w:val="0"/>
          <w:lang w:val="en-GB"/>
          <w14:ligatures w14:val="none"/>
        </w:rPr>
        <w:t>Renovate</w:t>
      </w:r>
      <w:r w:rsidR="001D5920">
        <w:rPr>
          <w:rFonts w:ascii="Aptos Narrow" w:hAnsi="Aptos Narrow" w:eastAsia="Times New Roman" w:cs="Times New Roman"/>
          <w:color w:val="000000"/>
          <w:kern w:val="0"/>
          <w:lang w:val="en-GB"/>
          <w14:ligatures w14:val="none"/>
        </w:rPr>
        <w:t>/</w:t>
      </w:r>
      <w:r w:rsidRPr="00D92B5F">
        <w:rPr>
          <w:rFonts w:ascii="Aptos Narrow" w:hAnsi="Aptos Narrow" w:eastAsia="Times New Roman" w:cs="Times New Roman"/>
          <w:color w:val="000000"/>
          <w:kern w:val="0"/>
          <w:lang w:val="en-GB"/>
          <w14:ligatures w14:val="none"/>
        </w:rPr>
        <w:t xml:space="preserve">construct level 3 neonatal care units (NICU) in </w:t>
      </w:r>
      <w:r w:rsidR="00806DBC">
        <w:rPr>
          <w:rFonts w:ascii="Aptos Narrow" w:hAnsi="Aptos Narrow" w:eastAsia="Times New Roman" w:cs="Times New Roman"/>
          <w:color w:val="000000"/>
          <w:kern w:val="0"/>
          <w:lang w:val="en-GB"/>
          <w14:ligatures w14:val="none"/>
        </w:rPr>
        <w:t>three</w:t>
      </w:r>
      <w:r w:rsidRPr="00D92B5F">
        <w:rPr>
          <w:rFonts w:ascii="Aptos Narrow" w:hAnsi="Aptos Narrow" w:eastAsia="Times New Roman" w:cs="Times New Roman"/>
          <w:color w:val="000000"/>
          <w:kern w:val="0"/>
          <w:lang w:val="en-GB"/>
          <w14:ligatures w14:val="none"/>
        </w:rPr>
        <w:t xml:space="preserve"> county referral hospitals to expand from the current </w:t>
      </w:r>
      <w:r w:rsidR="00EE147C">
        <w:rPr>
          <w:rFonts w:ascii="Aptos Narrow" w:hAnsi="Aptos Narrow" w:eastAsia="Times New Roman" w:cs="Times New Roman"/>
          <w:color w:val="000000"/>
          <w:kern w:val="0"/>
          <w:lang w:val="en-GB"/>
          <w14:ligatures w14:val="none"/>
        </w:rPr>
        <w:t>three</w:t>
      </w:r>
      <w:r w:rsidRPr="00D92B5F">
        <w:rPr>
          <w:rFonts w:ascii="Aptos Narrow" w:hAnsi="Aptos Narrow" w:eastAsia="Times New Roman" w:cs="Times New Roman"/>
          <w:color w:val="000000"/>
          <w:kern w:val="0"/>
          <w:lang w:val="en-GB"/>
          <w14:ligatures w14:val="none"/>
        </w:rPr>
        <w:t xml:space="preserve"> to </w:t>
      </w:r>
      <w:r w:rsidR="00806DBC">
        <w:rPr>
          <w:rFonts w:ascii="Aptos Narrow" w:hAnsi="Aptos Narrow" w:eastAsia="Times New Roman" w:cs="Times New Roman"/>
          <w:color w:val="000000"/>
          <w:kern w:val="0"/>
          <w:lang w:val="en-GB"/>
          <w14:ligatures w14:val="none"/>
        </w:rPr>
        <w:t>six</w:t>
      </w:r>
      <w:r w:rsidRPr="00D92B5F">
        <w:rPr>
          <w:rFonts w:ascii="Aptos Narrow" w:hAnsi="Aptos Narrow" w:eastAsia="Times New Roman" w:cs="Times New Roman"/>
          <w:color w:val="000000"/>
          <w:kern w:val="0"/>
          <w:lang w:val="en-GB"/>
          <w14:ligatures w14:val="none"/>
        </w:rPr>
        <w:t xml:space="preserve"> while ensuring regional and burden needs are addressed</w:t>
      </w:r>
    </w:p>
    <w:p w:rsidRPr="00D92B5F" w:rsidR="0018649A" w:rsidP="0018649A" w:rsidRDefault="0018649A" w14:paraId="0257B95D" w14:textId="77777777">
      <w:pPr>
        <w:tabs>
          <w:tab w:val="left" w:pos="2388"/>
        </w:tabs>
        <w:spacing w:after="0" w:line="240" w:lineRule="auto"/>
        <w:ind w:left="720"/>
        <w:contextualSpacing/>
        <w:rPr>
          <w:rFonts w:ascii="Aptos Narrow" w:hAnsi="Aptos Narrow" w:eastAsia="Noto Sans" w:cs="Noto Sans"/>
          <w:lang w:val="en-GB"/>
        </w:rPr>
      </w:pPr>
    </w:p>
    <w:p w:rsidRPr="00D92B5F" w:rsidR="0018649A" w:rsidP="008C7823" w:rsidRDefault="0018649A" w14:paraId="7A6EE0A6" w14:textId="77777777">
      <w:pPr>
        <w:numPr>
          <w:ilvl w:val="0"/>
          <w:numId w:val="13"/>
        </w:numPr>
        <w:spacing w:after="0" w:line="240" w:lineRule="auto"/>
        <w:ind w:left="270" w:hanging="270"/>
        <w:rPr>
          <w:rFonts w:ascii="Aptos Narrow" w:hAnsi="Aptos Narrow" w:eastAsia="Times New Roman" w:cs="Segoe UI"/>
          <w:kern w:val="0"/>
          <w:lang w:val="en-GB"/>
          <w14:ligatures w14:val="none"/>
        </w:rPr>
      </w:pPr>
      <w:r w:rsidRPr="00D92B5F">
        <w:rPr>
          <w:rFonts w:ascii="Aptos Narrow" w:hAnsi="Aptos Narrow" w:eastAsia="Times New Roman" w:cs="Segoe UI"/>
          <w:kern w:val="0"/>
          <w:lang w:val="en-GB"/>
          <w14:ligatures w14:val="none"/>
        </w:rPr>
        <w:t xml:space="preserve">Support the </w:t>
      </w:r>
      <w:r w:rsidRPr="00D92B5F">
        <w:rPr>
          <w:rFonts w:ascii="Aptos Narrow" w:hAnsi="Aptos Narrow" w:eastAsia="Times New Roman" w:cs="Segoe UI"/>
          <w:b/>
          <w:bCs/>
          <w:kern w:val="0"/>
          <w:lang w:val="en-GB"/>
          <w14:ligatures w14:val="none"/>
        </w:rPr>
        <w:t>integration of maternal and neonatal inpatient data (M-NID) into national health information systems</w:t>
      </w:r>
      <w:r w:rsidRPr="00D92B5F">
        <w:rPr>
          <w:rFonts w:ascii="Aptos Narrow" w:hAnsi="Aptos Narrow" w:eastAsia="Times New Roman" w:cs="Segoe UI"/>
          <w:kern w:val="0"/>
          <w:lang w:val="en-GB"/>
          <w14:ligatures w14:val="none"/>
        </w:rPr>
        <w:t xml:space="preserve">, enhance MNH data availability and use through integration with EMRs </w:t>
      </w:r>
    </w:p>
    <w:p w:rsidRPr="00D92B5F" w:rsidR="0018649A" w:rsidP="008C7823" w:rsidRDefault="0018649A" w14:paraId="0AAD4588" w14:textId="2A5AB2CD">
      <w:pPr>
        <w:numPr>
          <w:ilvl w:val="1"/>
          <w:numId w:val="13"/>
        </w:numPr>
        <w:spacing w:after="0" w:line="240" w:lineRule="auto"/>
        <w:ind w:left="720"/>
        <w:rPr>
          <w:rFonts w:ascii="Aptos Narrow" w:hAnsi="Aptos Narrow" w:eastAsia="Times New Roman" w:cs="Times New Roman"/>
          <w:kern w:val="0"/>
          <w:lang w:val="en-GB"/>
          <w14:ligatures w14:val="none"/>
        </w:rPr>
      </w:pPr>
      <w:r w:rsidRPr="00D92B5F">
        <w:rPr>
          <w:rFonts w:ascii="Aptos Narrow" w:hAnsi="Aptos Narrow" w:eastAsia="Times New Roman" w:cs="Segoe UI"/>
          <w:kern w:val="0"/>
          <w:lang w:val="en-GB"/>
          <w14:ligatures w14:val="none"/>
        </w:rPr>
        <w:t>Provide technical support to the MOH and Health Information Systems departments and the Digital Health Agency to support integration of MNID into Taifa care (national EMR), data analy</w:t>
      </w:r>
      <w:r w:rsidR="002F4D39">
        <w:rPr>
          <w:rFonts w:ascii="Aptos Narrow" w:hAnsi="Aptos Narrow" w:eastAsia="Times New Roman" w:cs="Segoe UI"/>
          <w:kern w:val="0"/>
          <w:lang w:val="en-GB"/>
          <w14:ligatures w14:val="none"/>
        </w:rPr>
        <w:t>tics</w:t>
      </w:r>
      <w:r w:rsidRPr="00D92B5F">
        <w:rPr>
          <w:rFonts w:ascii="Aptos Narrow" w:hAnsi="Aptos Narrow" w:eastAsia="Times New Roman" w:cs="Segoe UI"/>
          <w:kern w:val="0"/>
          <w:lang w:val="en-GB"/>
          <w14:ligatures w14:val="none"/>
        </w:rPr>
        <w:t>, and dashboard development</w:t>
      </w:r>
    </w:p>
    <w:p w:rsidRPr="0060498C" w:rsidR="0018649A" w:rsidP="008C7823" w:rsidRDefault="0018649A" w14:paraId="2B5D3BCA" w14:textId="6D902BC6">
      <w:pPr>
        <w:numPr>
          <w:ilvl w:val="1"/>
          <w:numId w:val="13"/>
        </w:numPr>
        <w:spacing w:after="0" w:line="240" w:lineRule="auto"/>
        <w:ind w:left="720"/>
        <w:rPr>
          <w:rFonts w:ascii="Aptos Narrow" w:hAnsi="Aptos Narrow" w:eastAsia="Times New Roman" w:cs="Segoe UI"/>
          <w:kern w:val="0"/>
          <w:lang w:val="en-GB"/>
          <w14:ligatures w14:val="none"/>
        </w:rPr>
      </w:pPr>
      <w:r w:rsidRPr="00D92B5F">
        <w:rPr>
          <w:rFonts w:ascii="Aptos Narrow" w:hAnsi="Aptos Narrow" w:eastAsia="Times New Roman" w:cs="Segoe UI"/>
          <w:kern w:val="0"/>
          <w:lang w:val="en-GB"/>
          <w14:ligatures w14:val="none"/>
        </w:rPr>
        <w:t>Convene key workshops to support design and user testing</w:t>
      </w:r>
      <w:r w:rsidR="00EE147C">
        <w:rPr>
          <w:rFonts w:ascii="Aptos Narrow" w:hAnsi="Aptos Narrow" w:eastAsia="Times New Roman" w:cs="Segoe UI"/>
          <w:kern w:val="0"/>
          <w:lang w:val="en-GB"/>
          <w14:ligatures w14:val="none"/>
        </w:rPr>
        <w:t xml:space="preserve"> of the MNID data system and MNH dashboards</w:t>
      </w:r>
    </w:p>
    <w:p w:rsidRPr="00D92B5F" w:rsidR="0018649A" w:rsidP="008C7823" w:rsidRDefault="0018649A" w14:paraId="32CB720D" w14:textId="053B5CC4">
      <w:pPr>
        <w:numPr>
          <w:ilvl w:val="1"/>
          <w:numId w:val="13"/>
        </w:numPr>
        <w:spacing w:after="0" w:line="240" w:lineRule="auto"/>
        <w:ind w:left="720"/>
        <w:rPr>
          <w:rFonts w:ascii="Aptos Narrow" w:hAnsi="Aptos Narrow" w:eastAsia="Times New Roman" w:cs="Segoe UI"/>
          <w:b/>
          <w:bCs/>
          <w:kern w:val="0"/>
          <w:lang w:val="en-GB"/>
          <w14:ligatures w14:val="none"/>
        </w:rPr>
      </w:pPr>
      <w:r w:rsidRPr="00D92B5F">
        <w:rPr>
          <w:rFonts w:ascii="Aptos Narrow" w:hAnsi="Aptos Narrow" w:eastAsia="Aptos Narrow" w:cs="Aptos Narrow"/>
          <w:kern w:val="0"/>
          <w:lang w:val="en-GB"/>
          <w14:ligatures w14:val="none"/>
        </w:rPr>
        <w:t xml:space="preserve">Support the roll-out of MNH Modules in Taifa care in </w:t>
      </w:r>
      <w:r w:rsidR="00B43A1D">
        <w:rPr>
          <w:rFonts w:ascii="Aptos Narrow" w:hAnsi="Aptos Narrow" w:eastAsia="Aptos Narrow" w:cs="Aptos Narrow"/>
          <w:kern w:val="0"/>
          <w:lang w:val="en-GB"/>
          <w14:ligatures w14:val="none"/>
        </w:rPr>
        <w:t>200</w:t>
      </w:r>
      <w:r w:rsidRPr="00D92B5F">
        <w:rPr>
          <w:rFonts w:ascii="Aptos Narrow" w:hAnsi="Aptos Narrow" w:eastAsia="Aptos Narrow" w:cs="Aptos Narrow"/>
          <w:kern w:val="0"/>
          <w:lang w:val="en-GB"/>
          <w14:ligatures w14:val="none"/>
        </w:rPr>
        <w:t xml:space="preserve"> target facilities by procuring complementary ICT devices </w:t>
      </w:r>
      <w:r w:rsidR="00B43A1D">
        <w:rPr>
          <w:rFonts w:ascii="Aptos Narrow" w:hAnsi="Aptos Narrow" w:eastAsia="Aptos Narrow" w:cs="Aptos Narrow"/>
          <w:kern w:val="0"/>
          <w:lang w:val="en-GB"/>
          <w14:ligatures w14:val="none"/>
        </w:rPr>
        <w:t xml:space="preserve">and </w:t>
      </w:r>
      <w:r w:rsidR="0060498C">
        <w:rPr>
          <w:rFonts w:ascii="Aptos Narrow" w:hAnsi="Aptos Narrow" w:eastAsia="Aptos Narrow" w:cs="Aptos Narrow"/>
          <w:kern w:val="0"/>
          <w:lang w:val="en-GB"/>
          <w14:ligatures w14:val="none"/>
        </w:rPr>
        <w:t>local area</w:t>
      </w:r>
      <w:r w:rsidRPr="00D92B5F">
        <w:rPr>
          <w:rFonts w:ascii="Aptos Narrow" w:hAnsi="Aptos Narrow" w:eastAsia="Aptos Narrow" w:cs="Aptos Narrow"/>
          <w:kern w:val="0"/>
          <w:lang w:val="en-GB"/>
          <w14:ligatures w14:val="none"/>
        </w:rPr>
        <w:t xml:space="preserve"> networking </w:t>
      </w:r>
      <w:r w:rsidRPr="00D92B5F" w:rsidR="00683877">
        <w:rPr>
          <w:rFonts w:ascii="Aptos Narrow" w:hAnsi="Aptos Narrow" w:eastAsia="Aptos Narrow" w:cs="Aptos Narrow"/>
          <w:kern w:val="0"/>
          <w:lang w:val="en-GB"/>
          <w14:ligatures w14:val="none"/>
        </w:rPr>
        <w:t>equipment</w:t>
      </w:r>
      <w:r w:rsidR="00683877">
        <w:rPr>
          <w:rFonts w:ascii="Aptos Narrow" w:hAnsi="Aptos Narrow" w:eastAsia="Aptos Narrow" w:cs="Aptos Narrow"/>
          <w:kern w:val="0"/>
          <w:lang w:val="en-GB"/>
          <w14:ligatures w14:val="none"/>
        </w:rPr>
        <w:t xml:space="preserve"> (for</w:t>
      </w:r>
      <w:r w:rsidR="00B43A1D">
        <w:rPr>
          <w:rFonts w:ascii="Aptos Narrow" w:hAnsi="Aptos Narrow" w:eastAsia="Aptos Narrow" w:cs="Aptos Narrow"/>
          <w:kern w:val="0"/>
          <w:lang w:val="en-GB"/>
          <w14:ligatures w14:val="none"/>
        </w:rPr>
        <w:t xml:space="preserve"> faith-based organisations</w:t>
      </w:r>
      <w:r w:rsidRPr="00D92B5F">
        <w:rPr>
          <w:rFonts w:ascii="Aptos Narrow" w:hAnsi="Aptos Narrow" w:eastAsia="Aptos Narrow" w:cs="Aptos Narrow"/>
          <w:kern w:val="0"/>
          <w:lang w:val="en-GB"/>
          <w14:ligatures w14:val="none"/>
        </w:rPr>
        <w:t>) to ensure sufficient coverage of all MNH service delivery areas with Taifa care</w:t>
      </w:r>
      <w:r w:rsidR="0060498C">
        <w:rPr>
          <w:rStyle w:val="FootnoteReference"/>
          <w:rFonts w:ascii="Aptos Narrow" w:hAnsi="Aptos Narrow" w:eastAsia="Aptos Narrow" w:cs="Aptos Narrow"/>
          <w:kern w:val="0"/>
          <w:lang w:val="en-GB"/>
          <w14:ligatures w14:val="none"/>
        </w:rPr>
        <w:footnoteReference w:id="18"/>
      </w:r>
    </w:p>
    <w:p w:rsidRPr="00D92B5F" w:rsidR="0018649A" w:rsidP="008C7823" w:rsidRDefault="0018649A" w14:paraId="41C2C5BD" w14:textId="19CC784C">
      <w:pPr>
        <w:numPr>
          <w:ilvl w:val="1"/>
          <w:numId w:val="13"/>
        </w:numPr>
        <w:spacing w:after="0" w:line="240" w:lineRule="auto"/>
        <w:ind w:left="720"/>
        <w:rPr>
          <w:rFonts w:ascii="Aptos Narrow" w:hAnsi="Aptos Narrow" w:eastAsia="Times New Roman" w:cs="Segoe UI"/>
          <w:b/>
          <w:bCs/>
          <w:color w:val="404040"/>
          <w:kern w:val="0"/>
          <w:lang w:val="en-GB"/>
          <w14:ligatures w14:val="none"/>
        </w:rPr>
      </w:pPr>
      <w:r w:rsidRPr="00D92B5F">
        <w:rPr>
          <w:rFonts w:ascii="Aptos Narrow" w:hAnsi="Aptos Narrow" w:eastAsia="Aptos Narrow" w:cs="Aptos Narrow"/>
          <w:color w:val="000000"/>
          <w:kern w:val="0"/>
          <w:lang w:val="en-GB"/>
          <w14:ligatures w14:val="none"/>
        </w:rPr>
        <w:t xml:space="preserve">Develop and manage </w:t>
      </w:r>
      <w:r w:rsidRPr="00D92B5F">
        <w:rPr>
          <w:rFonts w:ascii="Aptos Narrow" w:hAnsi="Aptos Narrow" w:eastAsia="Times New Roman" w:cs="Times New Roman"/>
          <w:color w:val="000000"/>
          <w:kern w:val="0"/>
          <w:lang w:val="en-GB"/>
          <w14:ligatures w14:val="none"/>
        </w:rPr>
        <w:t>integrated dashboards for quality improvement to enable program monitoring across all program interventions for use at facility, sub-county, county</w:t>
      </w:r>
      <w:r w:rsidR="00BC7CBC">
        <w:rPr>
          <w:rFonts w:ascii="Aptos Narrow" w:hAnsi="Aptos Narrow" w:eastAsia="Times New Roman" w:cs="Times New Roman"/>
          <w:color w:val="000000"/>
          <w:kern w:val="0"/>
          <w:lang w:val="en-GB"/>
          <w14:ligatures w14:val="none"/>
        </w:rPr>
        <w:t>,</w:t>
      </w:r>
      <w:r w:rsidRPr="00D92B5F">
        <w:rPr>
          <w:rFonts w:ascii="Aptos Narrow" w:hAnsi="Aptos Narrow" w:eastAsia="Times New Roman" w:cs="Times New Roman"/>
          <w:color w:val="000000"/>
          <w:kern w:val="0"/>
          <w:lang w:val="en-GB"/>
          <w14:ligatures w14:val="none"/>
        </w:rPr>
        <w:t xml:space="preserve"> and national level</w:t>
      </w:r>
    </w:p>
    <w:p w:rsidRPr="00D92B5F" w:rsidR="0018649A" w:rsidP="008C7823" w:rsidRDefault="0018649A" w14:paraId="6828BE79" w14:textId="24A29895">
      <w:pPr>
        <w:numPr>
          <w:ilvl w:val="2"/>
          <w:numId w:val="13"/>
        </w:numPr>
        <w:spacing w:after="0" w:line="240" w:lineRule="auto"/>
        <w:ind w:left="1260"/>
        <w:rPr>
          <w:rFonts w:ascii="Aptos Narrow" w:hAnsi="Aptos Narrow" w:eastAsia="Times New Roman" w:cs="Segoe UI"/>
          <w:b/>
          <w:bCs/>
          <w:color w:val="404040"/>
          <w:kern w:val="0"/>
          <w:lang w:val="en-GB"/>
          <w14:ligatures w14:val="none"/>
        </w:rPr>
      </w:pPr>
      <w:r w:rsidRPr="00D92B5F">
        <w:rPr>
          <w:rFonts w:ascii="Aptos Narrow" w:hAnsi="Aptos Narrow" w:eastAsia="Noto Sans" w:cs="Noto Sans"/>
          <w:kern w:val="0"/>
          <w:lang w:val="en-GB"/>
          <w14:ligatures w14:val="none"/>
        </w:rPr>
        <w:t xml:space="preserve">Leverage the Taifa care system integration with eLMIS to support improved quantification and forecasting of MNH commodities, with </w:t>
      </w:r>
      <w:r w:rsidR="00BC7CBC">
        <w:rPr>
          <w:rFonts w:ascii="Aptos Narrow" w:hAnsi="Aptos Narrow" w:eastAsia="Noto Sans" w:cs="Noto Sans"/>
          <w:kern w:val="0"/>
          <w:lang w:val="en-GB"/>
          <w14:ligatures w14:val="none"/>
        </w:rPr>
        <w:t>i</w:t>
      </w:r>
      <w:r w:rsidRPr="00D92B5F">
        <w:rPr>
          <w:rFonts w:ascii="Aptos Narrow" w:hAnsi="Aptos Narrow" w:eastAsia="Noto Sans" w:cs="Noto Sans"/>
          <w:kern w:val="0"/>
          <w:lang w:val="en-GB"/>
          <w14:ligatures w14:val="none"/>
        </w:rPr>
        <w:t>HRIS to support improved workforce deployment for MNH</w:t>
      </w:r>
    </w:p>
    <w:p w:rsidRPr="00D92B5F" w:rsidR="0018649A" w:rsidP="008C7823" w:rsidRDefault="0018649A" w14:paraId="7E20077D" w14:textId="77777777">
      <w:pPr>
        <w:numPr>
          <w:ilvl w:val="0"/>
          <w:numId w:val="13"/>
        </w:numPr>
        <w:spacing w:after="0" w:line="240" w:lineRule="auto"/>
        <w:rPr>
          <w:rFonts w:ascii="Aptos Narrow" w:hAnsi="Aptos Narrow" w:eastAsia="Aptos Narrow" w:cs="Aptos Narrow"/>
          <w:kern w:val="0"/>
          <w:lang w:val="en-GB"/>
          <w14:ligatures w14:val="none"/>
        </w:rPr>
      </w:pPr>
      <w:r w:rsidRPr="00D92B5F">
        <w:rPr>
          <w:rFonts w:ascii="Aptos Narrow" w:hAnsi="Aptos Narrow" w:eastAsia="Aptos Narrow" w:cs="Aptos Narrow"/>
          <w:kern w:val="0"/>
          <w:lang w:val="en-GB"/>
          <w14:ligatures w14:val="none"/>
        </w:rPr>
        <w:t>Recruit for DHA two software developers and one data scientist to support with M-NID programming, development of dashboards, and data analytics</w:t>
      </w:r>
    </w:p>
    <w:p w:rsidRPr="00D92B5F" w:rsidR="0018649A" w:rsidP="0018649A" w:rsidRDefault="0018649A" w14:paraId="2DCC36F4" w14:textId="77777777">
      <w:pPr>
        <w:spacing w:after="0" w:line="240" w:lineRule="auto"/>
        <w:rPr>
          <w:rFonts w:ascii="Aptos Narrow" w:hAnsi="Aptos Narrow" w:eastAsia="Noto Sans" w:cs="Noto Sans"/>
          <w:b/>
          <w:bCs/>
          <w:lang w:val="en-GB"/>
        </w:rPr>
      </w:pPr>
    </w:p>
    <w:p w:rsidRPr="00D92B5F" w:rsidR="0018649A" w:rsidP="008C7823" w:rsidRDefault="0018649A" w14:paraId="0E6501E4" w14:textId="77777777">
      <w:pPr>
        <w:numPr>
          <w:ilvl w:val="0"/>
          <w:numId w:val="14"/>
        </w:numPr>
        <w:spacing w:after="0" w:line="240" w:lineRule="auto"/>
        <w:ind w:left="360"/>
        <w:contextualSpacing/>
        <w:rPr>
          <w:rFonts w:ascii="Aptos Narrow" w:hAnsi="Aptos Narrow" w:eastAsia="Noto Sans" w:cs="Noto Sans"/>
          <w:lang w:val="en-GB"/>
        </w:rPr>
      </w:pPr>
      <w:r w:rsidRPr="00D92B5F">
        <w:rPr>
          <w:rFonts w:ascii="Aptos Narrow" w:hAnsi="Aptos Narrow" w:eastAsia="Noto Sans" w:cs="Noto Sans"/>
          <w:b/>
          <w:bCs/>
          <w:lang w:val="en-GB"/>
        </w:rPr>
        <w:t>Enhance emergency transport and referral system</w:t>
      </w:r>
      <w:r w:rsidRPr="00D92B5F">
        <w:rPr>
          <w:rFonts w:ascii="Aptos Narrow" w:hAnsi="Aptos Narrow" w:eastAsia="Noto Sans" w:cs="Noto Sans"/>
          <w:lang w:val="en-GB"/>
        </w:rPr>
        <w:t xml:space="preserve"> </w:t>
      </w:r>
    </w:p>
    <w:p w:rsidRPr="00D92B5F" w:rsidR="0018649A" w:rsidP="008C7823" w:rsidRDefault="0018649A" w14:paraId="540633BC" w14:textId="77777777">
      <w:pPr>
        <w:numPr>
          <w:ilvl w:val="1"/>
          <w:numId w:val="14"/>
        </w:numPr>
        <w:spacing w:after="0" w:line="240" w:lineRule="auto"/>
        <w:ind w:left="720" w:hanging="270"/>
        <w:contextualSpacing/>
        <w:rPr>
          <w:rFonts w:ascii="Aptos Narrow" w:hAnsi="Aptos Narrow" w:eastAsia="Noto Sans" w:cs="Noto Sans"/>
          <w:lang w:val="en-GB"/>
        </w:rPr>
      </w:pPr>
      <w:r w:rsidRPr="00D92B5F">
        <w:rPr>
          <w:rFonts w:ascii="Aptos Narrow" w:hAnsi="Aptos Narrow" w:eastAsia="Noto Sans" w:cs="Noto Sans"/>
          <w:lang w:val="en-GB"/>
        </w:rPr>
        <w:t>Support enhanced neonatal referral and stabilization protocols nationally including training for EMTs (paramedics)</w:t>
      </w:r>
    </w:p>
    <w:p w:rsidR="0018649A" w:rsidP="008C7823" w:rsidRDefault="0018649A" w14:paraId="0CFB9E13" w14:textId="77777777">
      <w:pPr>
        <w:numPr>
          <w:ilvl w:val="1"/>
          <w:numId w:val="14"/>
        </w:numPr>
        <w:spacing w:after="0" w:line="240" w:lineRule="auto"/>
        <w:ind w:left="720" w:hanging="270"/>
        <w:contextualSpacing/>
        <w:rPr>
          <w:rFonts w:ascii="Aptos Narrow" w:hAnsi="Aptos Narrow" w:eastAsia="Noto Sans" w:cs="Noto Sans"/>
          <w:lang w:val="en-GB"/>
        </w:rPr>
      </w:pPr>
      <w:r w:rsidRPr="00D92B5F">
        <w:rPr>
          <w:rFonts w:ascii="Aptos Narrow" w:hAnsi="Aptos Narrow" w:eastAsia="Noto Sans" w:cs="Noto Sans"/>
          <w:lang w:val="en-GB"/>
        </w:rPr>
        <w:t>Equip facilities for enhanced stabilization of neonates during transfer to reduce morbidity and mortality (e.g. portable CPAP, oxygen)</w:t>
      </w:r>
    </w:p>
    <w:p w:rsidRPr="00D92B5F" w:rsidR="0060498C" w:rsidP="008C7823" w:rsidRDefault="0060498C" w14:paraId="27E0CC5C" w14:textId="49D4A1E5">
      <w:pPr>
        <w:numPr>
          <w:ilvl w:val="1"/>
          <w:numId w:val="14"/>
        </w:numPr>
        <w:spacing w:after="0" w:line="240" w:lineRule="auto"/>
        <w:ind w:left="720" w:hanging="270"/>
        <w:contextualSpacing/>
        <w:rPr>
          <w:rFonts w:ascii="Aptos Narrow" w:hAnsi="Aptos Narrow" w:eastAsia="Noto Sans" w:cs="Noto Sans"/>
          <w:lang w:val="en-GB"/>
        </w:rPr>
      </w:pPr>
      <w:r>
        <w:rPr>
          <w:rFonts w:ascii="Aptos Narrow" w:hAnsi="Aptos Narrow" w:eastAsia="Noto Sans" w:cs="Noto Sans"/>
          <w:lang w:val="en-GB"/>
        </w:rPr>
        <w:t>Leverage national referral systems established and supported by the Emergency and Chronic illness Fund and SHA for MNH referral</w:t>
      </w:r>
    </w:p>
    <w:p w:rsidRPr="00D92B5F" w:rsidR="0018649A" w:rsidP="0018649A" w:rsidRDefault="0018649A" w14:paraId="14CFAFA6" w14:textId="77777777">
      <w:pPr>
        <w:spacing w:after="0" w:line="240" w:lineRule="auto"/>
        <w:ind w:left="450"/>
        <w:contextualSpacing/>
        <w:rPr>
          <w:rFonts w:ascii="Aptos Narrow" w:hAnsi="Aptos Narrow" w:eastAsia="Noto Sans" w:cs="Noto Sans"/>
          <w:b/>
          <w:bCs/>
          <w:lang w:val="en-GB"/>
        </w:rPr>
      </w:pPr>
    </w:p>
    <w:p w:rsidRPr="00D92B5F" w:rsidR="0018649A" w:rsidP="008C7823" w:rsidRDefault="0018649A" w14:paraId="7E92231B" w14:textId="77777777">
      <w:pPr>
        <w:numPr>
          <w:ilvl w:val="0"/>
          <w:numId w:val="14"/>
        </w:numPr>
        <w:spacing w:after="0" w:line="240" w:lineRule="auto"/>
        <w:ind w:left="450" w:hanging="450"/>
        <w:contextualSpacing/>
        <w:rPr>
          <w:rFonts w:ascii="Aptos Narrow" w:hAnsi="Aptos Narrow" w:eastAsia="Noto Sans" w:cs="Noto Sans"/>
          <w:b/>
          <w:bCs/>
          <w:lang w:val="en-GB"/>
        </w:rPr>
      </w:pPr>
      <w:r w:rsidRPr="00D92B5F">
        <w:rPr>
          <w:rFonts w:ascii="Aptos Narrow" w:hAnsi="Aptos Narrow" w:eastAsia="Noto Sans" w:cs="Noto Sans"/>
          <w:b/>
          <w:bCs/>
          <w:lang w:val="en-GB"/>
        </w:rPr>
        <w:t>Strengthen MOH and County leadership and management capacity at all levels to sustain improvement</w:t>
      </w:r>
    </w:p>
    <w:p w:rsidRPr="00D92B5F" w:rsidR="0018649A" w:rsidP="008C7823" w:rsidRDefault="0018649A" w14:paraId="4759BEAA" w14:textId="77777777">
      <w:pPr>
        <w:pStyle w:val="ListParagraph"/>
        <w:numPr>
          <w:ilvl w:val="0"/>
          <w:numId w:val="15"/>
        </w:numPr>
        <w:spacing w:after="0" w:line="240" w:lineRule="auto"/>
        <w:rPr>
          <w:rFonts w:ascii="Aptos Narrow" w:hAnsi="Aptos Narrow" w:eastAsia="Aptos Narrow" w:cs="Aptos Narrow"/>
          <w:color w:val="000000"/>
          <w:lang w:val="en-GB"/>
        </w:rPr>
      </w:pPr>
      <w:r w:rsidRPr="00D92B5F">
        <w:rPr>
          <w:rFonts w:ascii="Aptos Narrow" w:hAnsi="Aptos Narrow" w:eastAsia="Aptos Narrow" w:cs="Aptos Narrow"/>
          <w:color w:val="000000"/>
          <w:lang w:val="en-GB"/>
        </w:rPr>
        <w:t>Provide technical support in 21 counties to ensure Comprehensive County Health Plans include MNH priorities and budgeting for commodities, including consumables, workforce (including absorption of additional health workers), and infrastructure development.</w:t>
      </w:r>
    </w:p>
    <w:p w:rsidRPr="00D92B5F" w:rsidR="0018649A" w:rsidP="008C7823" w:rsidRDefault="0018649A" w14:paraId="58F46356" w14:textId="12EABD10">
      <w:pPr>
        <w:pStyle w:val="ListParagraph"/>
        <w:numPr>
          <w:ilvl w:val="0"/>
          <w:numId w:val="15"/>
        </w:numPr>
        <w:spacing w:after="0" w:line="240" w:lineRule="auto"/>
        <w:rPr>
          <w:rFonts w:ascii="Aptos Narrow" w:hAnsi="Aptos Narrow" w:eastAsia="Aptos Narrow" w:cs="Aptos Narrow"/>
          <w:color w:val="000000"/>
          <w:lang w:val="en-GB"/>
        </w:rPr>
      </w:pPr>
      <w:r w:rsidRPr="00D92B5F">
        <w:rPr>
          <w:rFonts w:ascii="Aptos Narrow" w:hAnsi="Aptos Narrow" w:eastAsia="Aptos Narrow" w:cs="Aptos Narrow"/>
          <w:color w:val="000000"/>
          <w:lang w:val="en-GB"/>
        </w:rPr>
        <w:t xml:space="preserve">Support the MOH department of </w:t>
      </w:r>
      <w:r w:rsidR="007424B0">
        <w:rPr>
          <w:rFonts w:ascii="Aptos Narrow" w:hAnsi="Aptos Narrow" w:eastAsia="Aptos Narrow" w:cs="Aptos Narrow"/>
          <w:color w:val="000000"/>
          <w:lang w:val="en-GB"/>
        </w:rPr>
        <w:t>RMNCAH</w:t>
      </w:r>
      <w:r w:rsidRPr="00D92B5F">
        <w:rPr>
          <w:rFonts w:ascii="Aptos Narrow" w:hAnsi="Aptos Narrow" w:eastAsia="Aptos Narrow" w:cs="Aptos Narrow"/>
          <w:color w:val="000000"/>
          <w:lang w:val="en-GB"/>
        </w:rPr>
        <w:t xml:space="preserve"> and COG with MNH health financing capacity strengthening to enable budgeting and tracking of MNH expenditure, to enable analysis of financing gaps and improved resource mobilization</w:t>
      </w:r>
    </w:p>
    <w:p w:rsidRPr="00D92B5F" w:rsidR="0018649A" w:rsidP="008C7823" w:rsidRDefault="0018649A" w14:paraId="3293C371" w14:textId="77777777">
      <w:pPr>
        <w:pStyle w:val="ListParagraph"/>
        <w:numPr>
          <w:ilvl w:val="0"/>
          <w:numId w:val="15"/>
        </w:numPr>
        <w:spacing w:after="0" w:line="240" w:lineRule="auto"/>
        <w:rPr>
          <w:rFonts w:ascii="Aptos Narrow" w:hAnsi="Aptos Narrow" w:eastAsia="Yu Gothic" w:cs="Arial"/>
          <w:i/>
          <w:iCs/>
          <w:color w:val="000000"/>
          <w:lang w:val="en-GB"/>
        </w:rPr>
      </w:pPr>
      <w:r w:rsidRPr="00D92B5F">
        <w:rPr>
          <w:rFonts w:ascii="Aptos Narrow" w:hAnsi="Aptos Narrow" w:eastAsia="Aptos Narrow" w:cs="Aptos Narrow"/>
          <w:color w:val="000000"/>
          <w:lang w:val="en-GB"/>
        </w:rPr>
        <w:t>At national level, support program implementation capacity in MOH, COG, Counties (CHMT), including additional support for the program management team including resources for supportive supervision, and an overall program coordinator, M&amp;E analyst and accountant to support program coordination, enable efficient use of resources, and analyze progress.</w:t>
      </w:r>
    </w:p>
    <w:p w:rsidRPr="00D92B5F" w:rsidR="0018649A" w:rsidP="0018649A" w:rsidRDefault="0018649A" w14:paraId="69BDA0C9" w14:textId="77777777">
      <w:pPr>
        <w:pStyle w:val="ListParagraph"/>
        <w:spacing w:after="0" w:line="240" w:lineRule="auto"/>
        <w:ind w:left="1440"/>
        <w:rPr>
          <w:rFonts w:ascii="Aptos Narrow" w:hAnsi="Aptos Narrow" w:eastAsia="Yu Gothic" w:cs="Arial"/>
          <w:i/>
          <w:iCs/>
          <w:color w:val="000000"/>
          <w:lang w:val="en-GB"/>
        </w:rPr>
      </w:pPr>
    </w:p>
    <w:p w:rsidRPr="00680965" w:rsidR="0018649A" w:rsidP="008C7823" w:rsidRDefault="0018649A" w14:paraId="2ACE3DF3" w14:textId="77777777">
      <w:pPr>
        <w:pStyle w:val="ListParagraph"/>
        <w:numPr>
          <w:ilvl w:val="0"/>
          <w:numId w:val="16"/>
        </w:numPr>
        <w:spacing w:after="0" w:line="240" w:lineRule="auto"/>
        <w:rPr>
          <w:rFonts w:ascii="Aptos Narrow" w:hAnsi="Aptos Narrow" w:eastAsia="Yu Gothic" w:cs="Arial"/>
          <w:b/>
          <w:bCs/>
          <w:color w:val="000000"/>
          <w:lang w:val="en-GB"/>
        </w:rPr>
      </w:pPr>
      <w:r w:rsidRPr="00680965">
        <w:rPr>
          <w:rFonts w:ascii="Aptos Narrow" w:hAnsi="Aptos Narrow" w:eastAsia="Yu Gothic" w:cs="Arial"/>
          <w:b/>
          <w:bCs/>
          <w:color w:val="000000"/>
          <w:lang w:val="en-GB"/>
        </w:rPr>
        <w:t>Strengthen the availability of blood and blood products though</w:t>
      </w:r>
    </w:p>
    <w:p w:rsidRPr="00680965" w:rsidR="0018649A" w:rsidP="008C7823" w:rsidRDefault="0018649A" w14:paraId="452B6194" w14:textId="1D8D624B">
      <w:pPr>
        <w:pStyle w:val="ListParagraph"/>
        <w:numPr>
          <w:ilvl w:val="0"/>
          <w:numId w:val="17"/>
        </w:numPr>
        <w:spacing w:after="0" w:line="240" w:lineRule="auto"/>
        <w:rPr>
          <w:rFonts w:ascii="Aptos Narrow" w:hAnsi="Aptos Narrow" w:eastAsia="Yu Gothic" w:cs="Arial"/>
          <w:color w:val="000000"/>
          <w:lang w:val="en-GB"/>
        </w:rPr>
      </w:pPr>
      <w:r w:rsidRPr="00680965">
        <w:rPr>
          <w:rFonts w:ascii="Aptos Narrow" w:hAnsi="Aptos Narrow" w:eastAsia="Yu Gothic" w:cs="Arial"/>
          <w:color w:val="000000" w:themeColor="text1"/>
          <w:lang w:val="en-GB"/>
        </w:rPr>
        <w:t xml:space="preserve">Catalytic procurement for blood reagents and blood bags and other consumables for the first </w:t>
      </w:r>
      <w:r w:rsidR="00B43A1D">
        <w:rPr>
          <w:rFonts w:ascii="Aptos Narrow" w:hAnsi="Aptos Narrow" w:eastAsia="Yu Gothic" w:cs="Arial"/>
          <w:color w:val="000000" w:themeColor="text1"/>
          <w:lang w:val="en-GB"/>
        </w:rPr>
        <w:t>12</w:t>
      </w:r>
      <w:r w:rsidRPr="00680965">
        <w:rPr>
          <w:rFonts w:ascii="Aptos Narrow" w:hAnsi="Aptos Narrow" w:eastAsia="Yu Gothic" w:cs="Arial"/>
          <w:color w:val="000000" w:themeColor="text1"/>
          <w:lang w:val="en-GB"/>
        </w:rPr>
        <w:t xml:space="preserve"> months of the </w:t>
      </w:r>
      <w:r w:rsidRPr="00680965" w:rsidR="0060498C">
        <w:rPr>
          <w:rFonts w:ascii="Aptos Narrow" w:hAnsi="Aptos Narrow" w:eastAsia="Yu Gothic" w:cs="Arial"/>
          <w:color w:val="000000" w:themeColor="text1"/>
          <w:lang w:val="en-GB"/>
        </w:rPr>
        <w:t>investment</w:t>
      </w:r>
    </w:p>
    <w:p w:rsidRPr="00680965" w:rsidR="0018649A" w:rsidP="008C7823" w:rsidRDefault="0018649A" w14:paraId="5D82AC44" w14:textId="798EF1BA">
      <w:pPr>
        <w:pStyle w:val="ListParagraph"/>
        <w:numPr>
          <w:ilvl w:val="0"/>
          <w:numId w:val="17"/>
        </w:numPr>
        <w:spacing w:after="0" w:line="240" w:lineRule="auto"/>
        <w:rPr>
          <w:rFonts w:ascii="Aptos Narrow" w:hAnsi="Aptos Narrow" w:eastAsia="Yu Gothic" w:cs="Arial"/>
          <w:color w:val="000000"/>
          <w:lang w:val="en-GB"/>
        </w:rPr>
      </w:pPr>
      <w:r w:rsidRPr="00680965">
        <w:rPr>
          <w:rFonts w:ascii="Aptos Narrow" w:hAnsi="Aptos Narrow" w:eastAsia="Yu Gothic" w:cs="Arial"/>
          <w:color w:val="000000"/>
          <w:lang w:val="en-GB"/>
        </w:rPr>
        <w:t xml:space="preserve">Support blood collection activities in seven of the </w:t>
      </w:r>
      <w:r w:rsidR="00680965">
        <w:rPr>
          <w:rFonts w:ascii="Aptos Narrow" w:hAnsi="Aptos Narrow" w:eastAsia="Yu Gothic" w:cs="Arial"/>
          <w:color w:val="000000"/>
          <w:lang w:val="en-GB"/>
        </w:rPr>
        <w:t xml:space="preserve">15 intensive </w:t>
      </w:r>
      <w:r w:rsidRPr="00680965">
        <w:rPr>
          <w:rFonts w:ascii="Aptos Narrow" w:hAnsi="Aptos Narrow" w:eastAsia="Yu Gothic" w:cs="Arial"/>
          <w:color w:val="000000"/>
          <w:lang w:val="en-GB"/>
        </w:rPr>
        <w:t>counties</w:t>
      </w:r>
    </w:p>
    <w:p w:rsidR="0060498C" w:rsidP="008C7823" w:rsidRDefault="0060498C" w14:paraId="297A6C9E" w14:textId="14E7E425">
      <w:pPr>
        <w:pStyle w:val="ListParagraph"/>
        <w:numPr>
          <w:ilvl w:val="0"/>
          <w:numId w:val="17"/>
        </w:numPr>
        <w:spacing w:after="0" w:line="240" w:lineRule="auto"/>
        <w:rPr>
          <w:rFonts w:ascii="Aptos Narrow" w:hAnsi="Aptos Narrow" w:eastAsia="Yu Gothic" w:cs="Arial"/>
          <w:color w:val="000000"/>
          <w:lang w:val="en-GB"/>
        </w:rPr>
      </w:pPr>
      <w:r w:rsidRPr="00680965">
        <w:rPr>
          <w:rFonts w:ascii="Aptos Narrow" w:hAnsi="Aptos Narrow" w:eastAsia="Yu Gothic" w:cs="Arial"/>
          <w:color w:val="000000"/>
          <w:lang w:val="en-GB"/>
        </w:rPr>
        <w:t>Support logistics for blood and blood products distribution to network of health facilities linked to regional transfusion centres particularly in the arid and semi-arid areas with long travel distances between regional centres and health facilities by leveraging the referral system ne</w:t>
      </w:r>
      <w:r w:rsidRPr="00680965" w:rsidR="00A9684D">
        <w:rPr>
          <w:rFonts w:ascii="Aptos Narrow" w:hAnsi="Aptos Narrow" w:eastAsia="Yu Gothic" w:cs="Arial"/>
          <w:color w:val="000000"/>
          <w:lang w:val="en-GB"/>
        </w:rPr>
        <w:t>t</w:t>
      </w:r>
      <w:r w:rsidRPr="00680965">
        <w:rPr>
          <w:rFonts w:ascii="Aptos Narrow" w:hAnsi="Aptos Narrow" w:eastAsia="Yu Gothic" w:cs="Arial"/>
          <w:color w:val="000000"/>
          <w:lang w:val="en-GB"/>
        </w:rPr>
        <w:t>work</w:t>
      </w:r>
    </w:p>
    <w:p w:rsidR="00FA74EA" w:rsidP="00FA74EA" w:rsidRDefault="00FA74EA" w14:paraId="1E8D9187" w14:textId="77777777">
      <w:pPr>
        <w:spacing w:after="0" w:line="240" w:lineRule="auto"/>
        <w:rPr>
          <w:rFonts w:ascii="Aptos Narrow" w:hAnsi="Aptos Narrow" w:eastAsia="Yu Gothic" w:cs="Arial"/>
          <w:color w:val="000000"/>
          <w:lang w:val="en-GB"/>
        </w:rPr>
      </w:pPr>
    </w:p>
    <w:p w:rsidR="00FA74EA" w:rsidP="00FA74EA" w:rsidRDefault="00FA74EA" w14:paraId="33B6C9DF" w14:textId="77777777">
      <w:pPr>
        <w:spacing w:after="0" w:line="240" w:lineRule="auto"/>
        <w:rPr>
          <w:rFonts w:ascii="Aptos Narrow" w:hAnsi="Aptos Narrow" w:eastAsia="Yu Gothic" w:cs="Arial"/>
          <w:color w:val="000000"/>
          <w:lang w:val="en-GB"/>
        </w:rPr>
      </w:pPr>
    </w:p>
    <w:p w:rsidR="00FA74EA" w:rsidP="00FA74EA" w:rsidRDefault="00FA74EA" w14:paraId="593A0D31" w14:textId="77777777">
      <w:pPr>
        <w:spacing w:after="0" w:line="240" w:lineRule="auto"/>
        <w:rPr>
          <w:rFonts w:ascii="Aptos Narrow" w:hAnsi="Aptos Narrow" w:eastAsia="Yu Gothic" w:cs="Arial"/>
          <w:color w:val="000000"/>
          <w:lang w:val="en-GB"/>
        </w:rPr>
      </w:pPr>
    </w:p>
    <w:p w:rsidR="00D24E67" w:rsidP="00FA74EA" w:rsidRDefault="00D24E67" w14:paraId="2E4E1A3A" w14:textId="77777777">
      <w:pPr>
        <w:spacing w:after="0" w:line="240" w:lineRule="auto"/>
        <w:rPr>
          <w:rFonts w:ascii="Aptos Narrow" w:hAnsi="Aptos Narrow" w:eastAsia="Yu Gothic" w:cs="Arial"/>
          <w:color w:val="000000"/>
          <w:lang w:val="en-GB"/>
        </w:rPr>
      </w:pPr>
    </w:p>
    <w:p w:rsidR="00D24E67" w:rsidP="00FA74EA" w:rsidRDefault="00D24E67" w14:paraId="0C73E5CE" w14:textId="77777777">
      <w:pPr>
        <w:spacing w:after="0" w:line="240" w:lineRule="auto"/>
        <w:rPr>
          <w:rFonts w:ascii="Aptos Narrow" w:hAnsi="Aptos Narrow" w:eastAsia="Yu Gothic" w:cs="Arial"/>
          <w:color w:val="000000"/>
          <w:lang w:val="en-GB"/>
        </w:rPr>
      </w:pPr>
    </w:p>
    <w:p w:rsidR="00D24E67" w:rsidP="00FA74EA" w:rsidRDefault="00D24E67" w14:paraId="266BC5EC" w14:textId="77777777">
      <w:pPr>
        <w:spacing w:after="0" w:line="240" w:lineRule="auto"/>
        <w:rPr>
          <w:rFonts w:ascii="Aptos Narrow" w:hAnsi="Aptos Narrow" w:eastAsia="Yu Gothic" w:cs="Arial"/>
          <w:color w:val="000000"/>
          <w:lang w:val="en-GB"/>
        </w:rPr>
      </w:pPr>
    </w:p>
    <w:p w:rsidR="00D24E67" w:rsidP="00FA74EA" w:rsidRDefault="00D24E67" w14:paraId="575B9E0B" w14:textId="77777777">
      <w:pPr>
        <w:spacing w:after="0" w:line="240" w:lineRule="auto"/>
        <w:rPr>
          <w:rFonts w:ascii="Aptos Narrow" w:hAnsi="Aptos Narrow" w:eastAsia="Yu Gothic" w:cs="Arial"/>
          <w:color w:val="000000"/>
          <w:lang w:val="en-GB"/>
        </w:rPr>
      </w:pPr>
    </w:p>
    <w:p w:rsidR="00D24E67" w:rsidP="00FA74EA" w:rsidRDefault="00D24E67" w14:paraId="332AD10D" w14:textId="77777777">
      <w:pPr>
        <w:spacing w:after="0" w:line="240" w:lineRule="auto"/>
        <w:rPr>
          <w:rFonts w:ascii="Aptos Narrow" w:hAnsi="Aptos Narrow" w:eastAsia="Yu Gothic" w:cs="Arial"/>
          <w:color w:val="000000"/>
          <w:lang w:val="en-GB"/>
        </w:rPr>
      </w:pPr>
    </w:p>
    <w:p w:rsidR="00D24E67" w:rsidP="00FA74EA" w:rsidRDefault="00D24E67" w14:paraId="5AD50E0D" w14:textId="77777777">
      <w:pPr>
        <w:spacing w:after="0" w:line="240" w:lineRule="auto"/>
        <w:rPr>
          <w:rFonts w:ascii="Aptos Narrow" w:hAnsi="Aptos Narrow" w:eastAsia="Yu Gothic" w:cs="Arial"/>
          <w:color w:val="000000"/>
          <w:lang w:val="en-GB"/>
        </w:rPr>
      </w:pPr>
    </w:p>
    <w:p w:rsidR="00D24E67" w:rsidP="00FA74EA" w:rsidRDefault="00D24E67" w14:paraId="31D2AFB1" w14:textId="77777777">
      <w:pPr>
        <w:spacing w:after="0" w:line="240" w:lineRule="auto"/>
        <w:rPr>
          <w:rFonts w:ascii="Aptos Narrow" w:hAnsi="Aptos Narrow" w:eastAsia="Yu Gothic" w:cs="Arial"/>
          <w:color w:val="000000"/>
          <w:lang w:val="en-GB"/>
        </w:rPr>
      </w:pPr>
    </w:p>
    <w:p w:rsidR="00D24E67" w:rsidP="00FA74EA" w:rsidRDefault="00D24E67" w14:paraId="0819A1F7" w14:textId="77777777">
      <w:pPr>
        <w:spacing w:after="0" w:line="240" w:lineRule="auto"/>
        <w:rPr>
          <w:rFonts w:ascii="Aptos Narrow" w:hAnsi="Aptos Narrow" w:eastAsia="Yu Gothic" w:cs="Arial"/>
          <w:color w:val="000000"/>
          <w:lang w:val="en-GB"/>
        </w:rPr>
      </w:pPr>
    </w:p>
    <w:p w:rsidR="00D24E67" w:rsidP="00FA74EA" w:rsidRDefault="00D24E67" w14:paraId="44B22245" w14:textId="77777777">
      <w:pPr>
        <w:spacing w:after="0" w:line="240" w:lineRule="auto"/>
        <w:rPr>
          <w:rFonts w:ascii="Aptos Narrow" w:hAnsi="Aptos Narrow" w:eastAsia="Yu Gothic" w:cs="Arial"/>
          <w:color w:val="000000"/>
          <w:lang w:val="en-GB"/>
        </w:rPr>
      </w:pPr>
    </w:p>
    <w:p w:rsidR="00D24E67" w:rsidP="00FA74EA" w:rsidRDefault="00D24E67" w14:paraId="3564EFF0" w14:textId="77777777">
      <w:pPr>
        <w:spacing w:after="0" w:line="240" w:lineRule="auto"/>
        <w:rPr>
          <w:rFonts w:ascii="Aptos Narrow" w:hAnsi="Aptos Narrow" w:eastAsia="Yu Gothic" w:cs="Arial"/>
          <w:color w:val="000000"/>
          <w:lang w:val="en-GB"/>
        </w:rPr>
      </w:pPr>
    </w:p>
    <w:p w:rsidR="00123514" w:rsidP="00347B28" w:rsidRDefault="00123514" w14:paraId="6A1E79FE" w14:textId="77777777">
      <w:pPr>
        <w:tabs>
          <w:tab w:val="left" w:pos="2388"/>
        </w:tabs>
        <w:spacing w:after="0" w:line="240" w:lineRule="auto"/>
        <w:rPr>
          <w:rFonts w:ascii="Aptos Narrow" w:hAnsi="Aptos Narrow" w:eastAsia="Noto Sans" w:cs="Noto Sans"/>
        </w:rPr>
      </w:pPr>
    </w:p>
    <w:p w:rsidR="00C13B49" w:rsidP="00347B28" w:rsidRDefault="00C13B49" w14:paraId="5C2785CC" w14:textId="77777777">
      <w:pPr>
        <w:tabs>
          <w:tab w:val="left" w:pos="2388"/>
        </w:tabs>
        <w:spacing w:after="0" w:line="240" w:lineRule="auto"/>
        <w:rPr>
          <w:rFonts w:ascii="Aptos Narrow" w:hAnsi="Aptos Narrow" w:eastAsia="Noto Sans" w:cs="Noto Sans"/>
        </w:rPr>
      </w:pPr>
    </w:p>
    <w:p w:rsidR="00C13B49" w:rsidP="00347B28" w:rsidRDefault="00C13B49" w14:paraId="308FD6C0" w14:textId="77777777">
      <w:pPr>
        <w:tabs>
          <w:tab w:val="left" w:pos="2388"/>
        </w:tabs>
        <w:spacing w:after="0" w:line="240" w:lineRule="auto"/>
        <w:rPr>
          <w:rFonts w:ascii="Aptos Narrow" w:hAnsi="Aptos Narrow" w:eastAsia="Noto Sans" w:cs="Noto Sans"/>
        </w:rPr>
      </w:pPr>
    </w:p>
    <w:p w:rsidR="00C13B49" w:rsidP="00347B28" w:rsidRDefault="00C13B49" w14:paraId="21144F30" w14:textId="77777777">
      <w:pPr>
        <w:tabs>
          <w:tab w:val="left" w:pos="2388"/>
        </w:tabs>
        <w:spacing w:after="0" w:line="240" w:lineRule="auto"/>
        <w:rPr>
          <w:rFonts w:ascii="Aptos Narrow" w:hAnsi="Aptos Narrow" w:eastAsia="Noto Sans" w:cs="Noto Sans"/>
        </w:rPr>
      </w:pPr>
    </w:p>
    <w:p w:rsidR="00C13B49" w:rsidP="00347B28" w:rsidRDefault="00C13B49" w14:paraId="4F5868BA" w14:textId="77777777">
      <w:pPr>
        <w:tabs>
          <w:tab w:val="left" w:pos="2388"/>
        </w:tabs>
        <w:spacing w:after="0" w:line="240" w:lineRule="auto"/>
        <w:rPr>
          <w:rFonts w:ascii="Aptos Narrow" w:hAnsi="Aptos Narrow" w:eastAsia="Noto Sans" w:cs="Noto Sans"/>
        </w:rPr>
      </w:pPr>
    </w:p>
    <w:p w:rsidR="00C13B49" w:rsidP="00347B28" w:rsidRDefault="00C13B49" w14:paraId="30EDC405" w14:textId="77777777">
      <w:pPr>
        <w:tabs>
          <w:tab w:val="left" w:pos="2388"/>
        </w:tabs>
        <w:spacing w:after="0" w:line="240" w:lineRule="auto"/>
        <w:rPr>
          <w:rFonts w:ascii="Aptos Narrow" w:hAnsi="Aptos Narrow" w:eastAsia="Noto Sans" w:cs="Noto Sans"/>
        </w:rPr>
      </w:pPr>
    </w:p>
    <w:p w:rsidR="00C13B49" w:rsidP="00347B28" w:rsidRDefault="00C13B49" w14:paraId="22D0C77C" w14:textId="77777777">
      <w:pPr>
        <w:tabs>
          <w:tab w:val="left" w:pos="2388"/>
        </w:tabs>
        <w:spacing w:after="0" w:line="240" w:lineRule="auto"/>
        <w:rPr>
          <w:rFonts w:ascii="Aptos Narrow" w:hAnsi="Aptos Narrow" w:eastAsia="Noto Sans" w:cs="Noto Sans"/>
        </w:rPr>
      </w:pPr>
    </w:p>
    <w:p w:rsidR="00C13B49" w:rsidP="00347B28" w:rsidRDefault="00C13B49" w14:paraId="0C8F4726" w14:textId="77777777">
      <w:pPr>
        <w:tabs>
          <w:tab w:val="left" w:pos="2388"/>
        </w:tabs>
        <w:spacing w:after="0" w:line="240" w:lineRule="auto"/>
        <w:rPr>
          <w:rFonts w:ascii="Aptos Narrow" w:hAnsi="Aptos Narrow" w:eastAsia="Noto Sans" w:cs="Noto Sans"/>
        </w:rPr>
      </w:pPr>
    </w:p>
    <w:p w:rsidR="00C13B49" w:rsidP="00347B28" w:rsidRDefault="00C13B49" w14:paraId="47B6D6F3" w14:textId="77777777">
      <w:pPr>
        <w:tabs>
          <w:tab w:val="left" w:pos="2388"/>
        </w:tabs>
        <w:spacing w:after="0" w:line="240" w:lineRule="auto"/>
        <w:rPr>
          <w:rFonts w:ascii="Aptos Narrow" w:hAnsi="Aptos Narrow" w:eastAsia="Noto Sans" w:cs="Noto Sans"/>
        </w:rPr>
      </w:pPr>
    </w:p>
    <w:p w:rsidR="00C13B49" w:rsidP="00347B28" w:rsidRDefault="00C13B49" w14:paraId="41E87B92" w14:textId="77777777">
      <w:pPr>
        <w:tabs>
          <w:tab w:val="left" w:pos="2388"/>
        </w:tabs>
        <w:spacing w:after="0" w:line="240" w:lineRule="auto"/>
        <w:rPr>
          <w:rFonts w:ascii="Aptos Narrow" w:hAnsi="Aptos Narrow" w:eastAsia="Noto Sans" w:cs="Noto Sans"/>
        </w:rPr>
      </w:pPr>
    </w:p>
    <w:p w:rsidR="00C13B49" w:rsidP="00347B28" w:rsidRDefault="00C13B49" w14:paraId="43080DB5" w14:textId="77777777">
      <w:pPr>
        <w:tabs>
          <w:tab w:val="left" w:pos="2388"/>
        </w:tabs>
        <w:spacing w:after="0" w:line="240" w:lineRule="auto"/>
        <w:rPr>
          <w:rFonts w:ascii="Aptos Narrow" w:hAnsi="Aptos Narrow" w:eastAsia="Noto Sans" w:cs="Noto Sans"/>
        </w:rPr>
      </w:pPr>
    </w:p>
    <w:p w:rsidR="00C13B49" w:rsidP="00347B28" w:rsidRDefault="00C13B49" w14:paraId="2D7343ED" w14:textId="77777777">
      <w:pPr>
        <w:tabs>
          <w:tab w:val="left" w:pos="2388"/>
        </w:tabs>
        <w:spacing w:after="0" w:line="240" w:lineRule="auto"/>
        <w:rPr>
          <w:rFonts w:ascii="Aptos Narrow" w:hAnsi="Aptos Narrow" w:eastAsia="Noto Sans" w:cs="Noto Sans"/>
        </w:rPr>
      </w:pPr>
    </w:p>
    <w:p w:rsidR="00C13B49" w:rsidP="00347B28" w:rsidRDefault="00C13B49" w14:paraId="6DA6F6F2" w14:textId="77777777">
      <w:pPr>
        <w:tabs>
          <w:tab w:val="left" w:pos="2388"/>
        </w:tabs>
        <w:spacing w:after="0" w:line="240" w:lineRule="auto"/>
        <w:rPr>
          <w:rFonts w:ascii="Aptos Narrow" w:hAnsi="Aptos Narrow" w:eastAsia="Noto Sans" w:cs="Noto Sans"/>
        </w:rPr>
      </w:pPr>
    </w:p>
    <w:p w:rsidR="00C13B49" w:rsidP="00347B28" w:rsidRDefault="00C13B49" w14:paraId="2E20D48C" w14:textId="77777777">
      <w:pPr>
        <w:tabs>
          <w:tab w:val="left" w:pos="2388"/>
        </w:tabs>
        <w:spacing w:after="0" w:line="240" w:lineRule="auto"/>
        <w:rPr>
          <w:rFonts w:ascii="Aptos Narrow" w:hAnsi="Aptos Narrow" w:eastAsia="Noto Sans" w:cs="Noto Sans"/>
        </w:rPr>
      </w:pPr>
    </w:p>
    <w:p w:rsidR="00C13B49" w:rsidP="00347B28" w:rsidRDefault="00C13B49" w14:paraId="1C0EBE62" w14:textId="77777777">
      <w:pPr>
        <w:tabs>
          <w:tab w:val="left" w:pos="2388"/>
        </w:tabs>
        <w:spacing w:after="0" w:line="240" w:lineRule="auto"/>
        <w:rPr>
          <w:rFonts w:ascii="Aptos Narrow" w:hAnsi="Aptos Narrow" w:eastAsia="Noto Sans" w:cs="Noto Sans"/>
        </w:rPr>
      </w:pPr>
    </w:p>
    <w:p w:rsidR="00C13B49" w:rsidP="00347B28" w:rsidRDefault="00C13B49" w14:paraId="32C43C76" w14:textId="77777777">
      <w:pPr>
        <w:tabs>
          <w:tab w:val="left" w:pos="2388"/>
        </w:tabs>
        <w:spacing w:after="0" w:line="240" w:lineRule="auto"/>
        <w:rPr>
          <w:rFonts w:ascii="Aptos Narrow" w:hAnsi="Aptos Narrow" w:eastAsia="Noto Sans" w:cs="Noto Sans"/>
        </w:rPr>
      </w:pPr>
    </w:p>
    <w:p w:rsidRPr="00347B28" w:rsidR="00C13B49" w:rsidP="00347B28" w:rsidRDefault="00C13B49" w14:paraId="7CD180CE" w14:textId="77777777">
      <w:pPr>
        <w:tabs>
          <w:tab w:val="left" w:pos="2388"/>
        </w:tabs>
        <w:spacing w:after="0" w:line="240" w:lineRule="auto"/>
        <w:rPr>
          <w:rFonts w:ascii="Aptos Narrow" w:hAnsi="Aptos Narrow" w:eastAsia="Noto Sans" w:cs="Noto San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2EFD9" w:themeFill="accent6" w:themeFillTint="33"/>
        <w:tblLook w:val="04A0" w:firstRow="1" w:lastRow="0" w:firstColumn="1" w:lastColumn="0" w:noHBand="0" w:noVBand="1"/>
      </w:tblPr>
      <w:tblGrid>
        <w:gridCol w:w="9360"/>
      </w:tblGrid>
      <w:tr w:rsidRPr="001239B4" w:rsidR="00DA0698" w:rsidTr="00347B28" w14:paraId="16815F27" w14:textId="77777777">
        <w:trPr>
          <w:trHeight w:val="450" w:hRule="exact"/>
        </w:trPr>
        <w:tc>
          <w:tcPr>
            <w:tcW w:w="9360" w:type="dxa"/>
            <w:shd w:val="clear" w:color="auto" w:fill="FBE4D5" w:themeFill="accent2" w:themeFillTint="33"/>
            <w:vAlign w:val="center"/>
          </w:tcPr>
          <w:p w:rsidRPr="001239B4" w:rsidR="00DA0698" w:rsidP="007A5CEF" w:rsidRDefault="00874DED" w14:paraId="6A45E57A" w14:textId="241FE35D">
            <w:pPr>
              <w:rPr>
                <w:rFonts w:ascii="Aptos Narrow" w:hAnsi="Aptos Narrow" w:cs="Arial"/>
                <w:b/>
                <w:bCs/>
                <w:color w:val="44546A" w:themeColor="text2"/>
              </w:rPr>
            </w:pPr>
            <w:r w:rsidRPr="430ABCF4">
              <w:rPr>
                <w:rFonts w:ascii="Aptos Narrow" w:hAnsi="Aptos Narrow" w:eastAsia="Times New Roman" w:cs="Times New Roman"/>
                <w:color w:val="000000" w:themeColor="text1"/>
              </w:rPr>
              <w:br w:type="page"/>
            </w:r>
            <w:r w:rsidRPr="001239B4" w:rsidR="72AAC67B">
              <w:rPr>
                <w:rFonts w:ascii="Aptos Narrow" w:hAnsi="Aptos Narrow" w:cs="Arial"/>
                <w:b/>
                <w:bCs/>
                <w:color w:val="44546A" w:themeColor="text2"/>
              </w:rPr>
              <w:t xml:space="preserve">Country </w:t>
            </w:r>
            <w:r w:rsidRPr="001239B4" w:rsidR="00786AC2">
              <w:rPr>
                <w:rFonts w:ascii="Aptos Narrow" w:hAnsi="Aptos Narrow" w:cs="Arial"/>
                <w:b/>
                <w:bCs/>
                <w:color w:val="44546A" w:themeColor="text2"/>
              </w:rPr>
              <w:t>Budget and Sources</w:t>
            </w:r>
            <w:r w:rsidR="008609ED">
              <w:rPr>
                <w:rFonts w:ascii="Aptos Narrow" w:hAnsi="Aptos Narrow" w:cs="Arial"/>
                <w:b/>
                <w:bCs/>
                <w:color w:val="44546A" w:themeColor="text2"/>
              </w:rPr>
              <w:t xml:space="preserve"> </w:t>
            </w:r>
          </w:p>
        </w:tc>
      </w:tr>
    </w:tbl>
    <w:p w:rsidRPr="001239B4" w:rsidR="00026A36" w:rsidP="00A624A8" w:rsidRDefault="00026A36" w14:paraId="2600769E" w14:textId="13021DF3">
      <w:pPr>
        <w:spacing w:after="0" w:line="240" w:lineRule="auto"/>
        <w:rPr>
          <w:rFonts w:ascii="Aptos Narrow" w:hAnsi="Aptos Narrow" w:cs="Arial"/>
          <w:sz w:val="16"/>
          <w:szCs w:val="16"/>
        </w:rPr>
      </w:pPr>
    </w:p>
    <w:p w:rsidR="00BC587C" w:rsidP="00B105A2" w:rsidRDefault="00652443" w14:paraId="5F184772" w14:textId="3995BE46">
      <w:pPr>
        <w:spacing w:after="0" w:line="240" w:lineRule="auto"/>
        <w:rPr>
          <w:noProof/>
        </w:rPr>
      </w:pPr>
      <w:r w:rsidRPr="00652443">
        <w:rPr>
          <w:noProof/>
        </w:rPr>
        <w:drawing>
          <wp:inline distT="0" distB="0" distL="0" distR="0" wp14:anchorId="19226354" wp14:editId="4BE45F46">
            <wp:extent cx="6400800" cy="6282055"/>
            <wp:effectExtent l="0" t="0" r="0" b="4445"/>
            <wp:docPr id="6399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6282055"/>
                    </a:xfrm>
                    <a:prstGeom prst="rect">
                      <a:avLst/>
                    </a:prstGeom>
                    <a:noFill/>
                    <a:ln>
                      <a:noFill/>
                    </a:ln>
                  </pic:spPr>
                </pic:pic>
              </a:graphicData>
            </a:graphic>
          </wp:inline>
        </w:drawing>
      </w:r>
    </w:p>
    <w:p w:rsidR="00953D41" w:rsidP="00B105A2" w:rsidRDefault="00275C2C" w14:paraId="1409606D" w14:textId="02B13EC0">
      <w:pPr>
        <w:spacing w:after="0" w:line="240" w:lineRule="auto"/>
        <w:rPr>
          <w:rFonts w:ascii="Aptos Narrow" w:hAnsi="Aptos Narrow" w:eastAsia="Aptos" w:cs="Aptos"/>
          <w:noProof/>
          <w:color w:val="000000" w:themeColor="text1"/>
        </w:rPr>
      </w:pPr>
      <w:r>
        <w:rPr>
          <w:rFonts w:ascii="Aptos Narrow" w:hAnsi="Aptos Narrow" w:eastAsia="Aptos" w:cs="Aptos"/>
          <w:noProof/>
          <w:color w:val="000000" w:themeColor="text1"/>
        </w:rPr>
        <w:t xml:space="preserve">*Approximately </w:t>
      </w:r>
      <w:r w:rsidR="00FA59CE">
        <w:rPr>
          <w:rFonts w:ascii="Aptos Narrow" w:hAnsi="Aptos Narrow" w:eastAsia="Aptos" w:cs="Aptos"/>
          <w:noProof/>
          <w:color w:val="000000" w:themeColor="text1"/>
        </w:rPr>
        <w:t>2</w:t>
      </w:r>
      <w:r>
        <w:rPr>
          <w:rFonts w:ascii="Aptos Narrow" w:hAnsi="Aptos Narrow" w:eastAsia="Aptos" w:cs="Aptos"/>
          <w:noProof/>
          <w:color w:val="000000" w:themeColor="text1"/>
        </w:rPr>
        <w:t>0% of the budget wi</w:t>
      </w:r>
      <w:r w:rsidR="009E7D67">
        <w:rPr>
          <w:rFonts w:ascii="Aptos Narrow" w:hAnsi="Aptos Narrow" w:eastAsia="Aptos" w:cs="Aptos"/>
          <w:noProof/>
          <w:color w:val="000000" w:themeColor="text1"/>
        </w:rPr>
        <w:t>ll be through government</w:t>
      </w:r>
      <w:r w:rsidR="00CD4AEF">
        <w:rPr>
          <w:rFonts w:ascii="Aptos Narrow" w:hAnsi="Aptos Narrow" w:eastAsia="Aptos" w:cs="Aptos"/>
          <w:noProof/>
          <w:color w:val="000000" w:themeColor="text1"/>
        </w:rPr>
        <w:t xml:space="preserve"> as </w:t>
      </w:r>
      <w:r w:rsidR="00042A57">
        <w:rPr>
          <w:rFonts w:ascii="Aptos Narrow" w:hAnsi="Aptos Narrow" w:eastAsia="Aptos" w:cs="Aptos"/>
          <w:noProof/>
          <w:color w:val="000000" w:themeColor="text1"/>
        </w:rPr>
        <w:t>milestone-based</w:t>
      </w:r>
      <w:r w:rsidR="00CD4AEF">
        <w:rPr>
          <w:rFonts w:ascii="Aptos Narrow" w:hAnsi="Aptos Narrow" w:eastAsia="Aptos" w:cs="Aptos"/>
          <w:noProof/>
          <w:color w:val="000000" w:themeColor="text1"/>
        </w:rPr>
        <w:t xml:space="preserve"> grants</w:t>
      </w:r>
    </w:p>
    <w:p w:rsidR="00347B28" w:rsidP="00B105A2" w:rsidRDefault="00347B28" w14:paraId="3A7798F0" w14:textId="77777777">
      <w:pPr>
        <w:spacing w:after="0" w:line="240" w:lineRule="auto"/>
        <w:rPr>
          <w:rFonts w:ascii="Aptos Narrow" w:hAnsi="Aptos Narrow" w:eastAsia="Aptos" w:cs="Aptos"/>
          <w:noProof/>
          <w:color w:val="000000" w:themeColor="text1"/>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2EFD9" w:themeFill="accent6" w:themeFillTint="33"/>
        <w:tblLook w:val="04A0" w:firstRow="1" w:lastRow="0" w:firstColumn="1" w:lastColumn="0" w:noHBand="0" w:noVBand="1"/>
      </w:tblPr>
      <w:tblGrid>
        <w:gridCol w:w="9360"/>
      </w:tblGrid>
      <w:tr w:rsidRPr="001239B4" w:rsidR="0014156D" w:rsidTr="070469A2" w14:paraId="3F576677" w14:textId="77777777">
        <w:trPr>
          <w:trHeight w:val="360" w:hRule="exact"/>
        </w:trPr>
        <w:tc>
          <w:tcPr>
            <w:tcW w:w="9360" w:type="dxa"/>
            <w:shd w:val="clear" w:color="auto" w:fill="FBE4D5" w:themeFill="accent2" w:themeFillTint="33"/>
            <w:vAlign w:val="center"/>
          </w:tcPr>
          <w:p w:rsidRPr="001239B4" w:rsidR="0014156D" w:rsidP="007A5CEF" w:rsidRDefault="00A75AFE" w14:paraId="4A4E77D1" w14:textId="78C327EF">
            <w:pPr>
              <w:rPr>
                <w:rFonts w:ascii="Aptos Narrow" w:hAnsi="Aptos Narrow" w:cs="Arial"/>
                <w:b/>
                <w:color w:val="44546A" w:themeColor="text2"/>
              </w:rPr>
            </w:pPr>
            <w:r w:rsidRPr="001239B4">
              <w:rPr>
                <w:rFonts w:ascii="Aptos Narrow" w:hAnsi="Aptos Narrow" w:cs="Arial"/>
                <w:b/>
                <w:color w:val="44546A" w:themeColor="text2"/>
              </w:rPr>
              <w:t>Monitoring, Evaluation and Learning (MEL)</w:t>
            </w:r>
            <w:r w:rsidR="002172D0">
              <w:rPr>
                <w:rFonts w:ascii="Aptos Narrow" w:hAnsi="Aptos Narrow" w:cs="Arial"/>
                <w:b/>
                <w:color w:val="44546A" w:themeColor="text2"/>
              </w:rPr>
              <w:t xml:space="preserve">- </w:t>
            </w:r>
            <w:r w:rsidRPr="66093E49" w:rsidR="002172D0">
              <w:rPr>
                <w:rFonts w:ascii="Aptos Narrow" w:hAnsi="Aptos Narrow" w:cs="Arial"/>
                <w:b/>
                <w:bCs/>
                <w:color w:val="44546A" w:themeColor="text2"/>
              </w:rPr>
              <w:t>under</w:t>
            </w:r>
            <w:r w:rsidRPr="66093E49" w:rsidR="20B019D1">
              <w:rPr>
                <w:rFonts w:ascii="Aptos Narrow" w:hAnsi="Aptos Narrow" w:cs="Arial"/>
                <w:b/>
                <w:bCs/>
                <w:color w:val="44546A" w:themeColor="text2"/>
              </w:rPr>
              <w:t xml:space="preserve"> </w:t>
            </w:r>
            <w:r w:rsidRPr="66093E49" w:rsidR="002172D0">
              <w:rPr>
                <w:rFonts w:ascii="Aptos Narrow" w:hAnsi="Aptos Narrow" w:cs="Arial"/>
                <w:b/>
                <w:bCs/>
                <w:color w:val="44546A" w:themeColor="text2"/>
              </w:rPr>
              <w:t>development</w:t>
            </w:r>
          </w:p>
        </w:tc>
      </w:tr>
    </w:tbl>
    <w:p w:rsidRPr="00202B9B" w:rsidR="00886B45" w:rsidP="00D24E67" w:rsidRDefault="00886B45" w14:paraId="73730696" w14:textId="380F6094">
      <w:pPr>
        <w:shd w:val="clear" w:color="auto" w:fill="FFFFFF" w:themeFill="background1"/>
        <w:spacing w:line="257" w:lineRule="auto"/>
        <w:jc w:val="both"/>
        <w:rPr>
          <w:rFonts w:ascii="Aptos Narrow" w:hAnsi="Aptos Narrow" w:eastAsia="Times New Roman" w:cs="Times New Roman"/>
        </w:rPr>
      </w:pPr>
      <w:r w:rsidRPr="00202B9B">
        <w:rPr>
          <w:rFonts w:ascii="Aptos Narrow" w:hAnsi="Aptos Narrow" w:eastAsia="Aptos" w:cs="Aptos"/>
          <w:color w:val="000000" w:themeColor="text1"/>
        </w:rPr>
        <w:t xml:space="preserve">The Beginnings Fund will play a catalytic role in strengthening Kenya’s health data systems through targeted technical and operational support to the Digital Health Agency (DHA) whose mandate is to develop, operationalize and maintain the Comprehensive Integrated Health Information System to manage the core digital systems and the </w:t>
      </w:r>
      <w:r w:rsidRPr="00202B9B" w:rsidR="6F30D8A7">
        <w:rPr>
          <w:rFonts w:ascii="Aptos Narrow" w:hAnsi="Aptos Narrow" w:eastAsia="Aptos" w:cs="Aptos"/>
          <w:color w:val="000000" w:themeColor="text1"/>
        </w:rPr>
        <w:t>infrastructure</w:t>
      </w:r>
      <w:r w:rsidRPr="00202B9B">
        <w:rPr>
          <w:rFonts w:ascii="Aptos Narrow" w:hAnsi="Aptos Narrow" w:eastAsia="Aptos" w:cs="Aptos"/>
          <w:color w:val="000000" w:themeColor="text1"/>
        </w:rPr>
        <w:t xml:space="preserve"> required for its seamless health information exchange. </w:t>
      </w:r>
      <w:r w:rsidRPr="00202B9B">
        <w:rPr>
          <w:rFonts w:ascii="Aptos Narrow" w:hAnsi="Aptos Narrow" w:eastAsia="Times New Roman" w:cs="Times New Roman"/>
        </w:rPr>
        <w:t xml:space="preserve">The Government of Kenya is developing and implementing a national Electronic Medical Record, TaifaCare, with deployment already undertaken in </w:t>
      </w:r>
      <w:r w:rsidR="00BE6AFA">
        <w:rPr>
          <w:rFonts w:ascii="Aptos Narrow" w:hAnsi="Aptos Narrow" w:eastAsia="Times New Roman" w:cs="Times New Roman"/>
        </w:rPr>
        <w:t>33</w:t>
      </w:r>
      <w:r w:rsidRPr="00202B9B">
        <w:rPr>
          <w:rFonts w:ascii="Aptos Narrow" w:hAnsi="Aptos Narrow" w:eastAsia="Times New Roman" w:cs="Times New Roman"/>
        </w:rPr>
        <w:t xml:space="preserve"> out of the 47 counties. The Beginnings Fund M&amp;E team and </w:t>
      </w:r>
      <w:r w:rsidR="00AB02C5">
        <w:rPr>
          <w:rFonts w:ascii="Aptos Narrow" w:hAnsi="Aptos Narrow" w:eastAsia="Times New Roman" w:cs="Times New Roman"/>
        </w:rPr>
        <w:t>ICRH</w:t>
      </w:r>
      <w:r w:rsidR="00E74ADF">
        <w:rPr>
          <w:rFonts w:ascii="Aptos Narrow" w:hAnsi="Aptos Narrow" w:eastAsia="Times New Roman" w:cs="Times New Roman"/>
        </w:rPr>
        <w:t>K</w:t>
      </w:r>
      <w:r w:rsidRPr="00202B9B">
        <w:rPr>
          <w:rFonts w:ascii="Aptos Narrow" w:hAnsi="Aptos Narrow" w:eastAsia="Times New Roman" w:cs="Times New Roman"/>
        </w:rPr>
        <w:t xml:space="preserve"> will work closely with the DHA and Division of Reproductive Maternal Newborn and Adolescent Health to </w:t>
      </w:r>
      <w:r w:rsidRPr="00202B9B">
        <w:rPr>
          <w:rFonts w:ascii="Aptos Narrow" w:hAnsi="Aptos Narrow" w:eastAsia="Times New Roman" w:cs="Times New Roman"/>
          <w:kern w:val="0"/>
          <w14:ligatures w14:val="none"/>
        </w:rPr>
        <w:t>integrate</w:t>
      </w:r>
      <w:r w:rsidRPr="00202B9B">
        <w:rPr>
          <w:rFonts w:ascii="Aptos Narrow" w:hAnsi="Aptos Narrow" w:eastAsia="Times New Roman" w:cs="Times New Roman"/>
        </w:rPr>
        <w:t xml:space="preserve"> the Maternal-Newborn</w:t>
      </w:r>
      <w:r w:rsidRPr="00202B9B">
        <w:rPr>
          <w:rFonts w:ascii="Aptos Narrow" w:hAnsi="Aptos Narrow" w:eastAsia="Times New Roman" w:cs="Times New Roman"/>
          <w:kern w:val="0"/>
          <w14:ligatures w14:val="none"/>
        </w:rPr>
        <w:t xml:space="preserve"> Inpatient Data </w:t>
      </w:r>
      <w:r w:rsidRPr="00202B9B">
        <w:rPr>
          <w:rFonts w:ascii="Aptos Narrow" w:hAnsi="Aptos Narrow" w:eastAsia="Times New Roman" w:cs="Times New Roman"/>
        </w:rPr>
        <w:t>S</w:t>
      </w:r>
      <w:r w:rsidRPr="00202B9B">
        <w:rPr>
          <w:rFonts w:ascii="Aptos Narrow" w:hAnsi="Aptos Narrow" w:eastAsia="Times New Roman" w:cs="Times New Roman"/>
          <w:kern w:val="0"/>
          <w14:ligatures w14:val="none"/>
        </w:rPr>
        <w:t>et (M-NIDS)</w:t>
      </w:r>
      <w:r w:rsidRPr="00202B9B">
        <w:rPr>
          <w:rFonts w:ascii="Aptos Narrow" w:hAnsi="Aptos Narrow" w:eastAsia="Times New Roman" w:cs="Times New Roman"/>
        </w:rPr>
        <w:t xml:space="preserve"> within the TaifaCare </w:t>
      </w:r>
      <w:r w:rsidRPr="00202B9B">
        <w:rPr>
          <w:rFonts w:ascii="Aptos Narrow" w:hAnsi="Aptos Narrow" w:eastAsia="Aptos" w:cs="Aptos"/>
          <w:color w:val="000000" w:themeColor="text1"/>
        </w:rPr>
        <w:t>to enhance the real-time collection, integration, and analysis of MNH data within government systems.</w:t>
      </w:r>
    </w:p>
    <w:p w:rsidR="00886B45" w:rsidP="00D24E67" w:rsidRDefault="00886B45" w14:paraId="1ED09404" w14:textId="3C240EE2">
      <w:pPr>
        <w:tabs>
          <w:tab w:val="left" w:pos="2388"/>
        </w:tabs>
        <w:spacing w:after="0" w:line="240" w:lineRule="auto"/>
        <w:jc w:val="both"/>
        <w:rPr>
          <w:rFonts w:ascii="Aptos Narrow" w:hAnsi="Aptos Narrow" w:eastAsia="Times New Roman" w:cs="Times New Roman"/>
          <w:color w:val="000000" w:themeColor="text1"/>
        </w:rPr>
      </w:pPr>
      <w:r w:rsidRPr="0FFF0B6E">
        <w:rPr>
          <w:rFonts w:ascii="Aptos Narrow" w:hAnsi="Aptos Narrow" w:eastAsia="Times New Roman" w:cs="Times New Roman"/>
        </w:rPr>
        <w:t>To strengthen data accuracy and utilization for quality improvement and planning,</w:t>
      </w:r>
      <w:r w:rsidR="003436EA">
        <w:rPr>
          <w:rFonts w:ascii="Aptos Narrow" w:hAnsi="Aptos Narrow" w:eastAsia="Times New Roman" w:cs="Times New Roman"/>
        </w:rPr>
        <w:t xml:space="preserve"> the Begin</w:t>
      </w:r>
      <w:r w:rsidR="00CB46B2">
        <w:rPr>
          <w:rFonts w:ascii="Aptos Narrow" w:hAnsi="Aptos Narrow" w:eastAsia="Times New Roman" w:cs="Times New Roman"/>
        </w:rPr>
        <w:t>n</w:t>
      </w:r>
      <w:r w:rsidR="003436EA">
        <w:rPr>
          <w:rFonts w:ascii="Aptos Narrow" w:hAnsi="Aptos Narrow" w:eastAsia="Times New Roman" w:cs="Times New Roman"/>
        </w:rPr>
        <w:t xml:space="preserve">ings Fund </w:t>
      </w:r>
      <w:r w:rsidR="00942C0C">
        <w:rPr>
          <w:rFonts w:ascii="Aptos Narrow" w:hAnsi="Aptos Narrow" w:eastAsia="Times New Roman" w:cs="Times New Roman"/>
        </w:rPr>
        <w:t>Multi</w:t>
      </w:r>
      <w:r w:rsidR="00A84EC6">
        <w:rPr>
          <w:rFonts w:ascii="Aptos Narrow" w:hAnsi="Aptos Narrow" w:eastAsia="Times New Roman" w:cs="Times New Roman"/>
        </w:rPr>
        <w:t xml:space="preserve">-country evaluation partner (KEMRI/HROK) </w:t>
      </w:r>
      <w:r w:rsidR="00B42D92">
        <w:rPr>
          <w:rFonts w:ascii="Aptos Narrow" w:hAnsi="Aptos Narrow" w:eastAsia="Times New Roman" w:cs="Times New Roman"/>
        </w:rPr>
        <w:t>will support</w:t>
      </w:r>
      <w:r w:rsidRPr="0FFF0B6E">
        <w:rPr>
          <w:rFonts w:ascii="Aptos Narrow" w:hAnsi="Aptos Narrow" w:eastAsia="Times New Roman" w:cs="Times New Roman"/>
        </w:rPr>
        <w:t xml:space="preserve"> </w:t>
      </w:r>
      <w:r w:rsidR="00E74ADF">
        <w:rPr>
          <w:rFonts w:ascii="Aptos Narrow" w:hAnsi="Aptos Narrow" w:eastAsia="Times New Roman" w:cs="Times New Roman"/>
        </w:rPr>
        <w:t>ICRHK</w:t>
      </w:r>
      <w:r w:rsidR="006D60D7">
        <w:rPr>
          <w:rFonts w:ascii="Aptos Narrow" w:hAnsi="Aptos Narrow" w:eastAsia="Times New Roman" w:cs="Times New Roman"/>
        </w:rPr>
        <w:t xml:space="preserve"> </w:t>
      </w:r>
      <w:r w:rsidR="005E3C36">
        <w:rPr>
          <w:rFonts w:ascii="Aptos Narrow" w:hAnsi="Aptos Narrow" w:eastAsia="Times New Roman" w:cs="Times New Roman"/>
        </w:rPr>
        <w:t>in collaboration</w:t>
      </w:r>
      <w:r w:rsidRPr="0FFF0B6E">
        <w:rPr>
          <w:rFonts w:ascii="Aptos Narrow" w:hAnsi="Aptos Narrow" w:eastAsia="Times New Roman" w:cs="Times New Roman"/>
        </w:rPr>
        <w:t xml:space="preserve"> with DHA and other stakeholders</w:t>
      </w:r>
      <w:r w:rsidRPr="0FFF0B6E">
        <w:rPr>
          <w:rFonts w:ascii="Aptos Narrow" w:hAnsi="Aptos Narrow" w:eastAsia="Times New Roman" w:cs="Times New Roman"/>
          <w:color w:val="000000" w:themeColor="text1"/>
        </w:rPr>
        <w:t xml:space="preserve"> </w:t>
      </w:r>
      <w:r w:rsidR="005E3C36">
        <w:rPr>
          <w:rFonts w:ascii="Aptos Narrow" w:hAnsi="Aptos Narrow" w:eastAsia="Times New Roman" w:cs="Times New Roman"/>
          <w:color w:val="000000" w:themeColor="text1"/>
        </w:rPr>
        <w:t>to co</w:t>
      </w:r>
      <w:r w:rsidR="00042A95">
        <w:rPr>
          <w:rFonts w:ascii="Aptos Narrow" w:hAnsi="Aptos Narrow" w:eastAsia="Times New Roman" w:cs="Times New Roman"/>
          <w:color w:val="000000" w:themeColor="text1"/>
        </w:rPr>
        <w:t xml:space="preserve">-design </w:t>
      </w:r>
      <w:r w:rsidRPr="0FFF0B6E">
        <w:rPr>
          <w:rFonts w:ascii="Aptos Narrow" w:hAnsi="Aptos Narrow" w:eastAsia="Times New Roman" w:cs="Times New Roman"/>
          <w:color w:val="000000" w:themeColor="text1"/>
        </w:rPr>
        <w:t xml:space="preserve">a national MNH dashboard, which will be interoperable with routine and programmatic data, including HRMIS and eLIMS (supported by Field Technologies). At the county level and health facilities, </w:t>
      </w:r>
      <w:r w:rsidR="00E74ADF">
        <w:rPr>
          <w:rFonts w:ascii="Aptos Narrow" w:hAnsi="Aptos Narrow" w:eastAsia="Times New Roman" w:cs="Times New Roman"/>
          <w:color w:val="000000" w:themeColor="text1"/>
        </w:rPr>
        <w:t>ICRHK</w:t>
      </w:r>
      <w:r w:rsidR="001E618A">
        <w:rPr>
          <w:rFonts w:ascii="Aptos Narrow" w:hAnsi="Aptos Narrow" w:eastAsia="Times New Roman" w:cs="Times New Roman"/>
          <w:color w:val="000000" w:themeColor="text1"/>
        </w:rPr>
        <w:t xml:space="preserve"> </w:t>
      </w:r>
      <w:r w:rsidRPr="0FFF0B6E">
        <w:rPr>
          <w:rFonts w:ascii="Aptos Narrow" w:hAnsi="Aptos Narrow" w:eastAsia="Times New Roman" w:cs="Times New Roman"/>
          <w:color w:val="000000" w:themeColor="text1"/>
        </w:rPr>
        <w:t xml:space="preserve">will </w:t>
      </w:r>
      <w:r w:rsidRPr="0FFF0B6E">
        <w:rPr>
          <w:rFonts w:ascii="Aptos Narrow" w:hAnsi="Aptos Narrow" w:eastAsia="Times New Roman" w:cs="Times New Roman"/>
        </w:rPr>
        <w:t>build staff capacities to access dashboards aggregating and visualizing this data for timely informed decision-making in improving the quality of care.</w:t>
      </w:r>
      <w:r w:rsidRPr="0FFF0B6E">
        <w:rPr>
          <w:rFonts w:ascii="Aptos Narrow" w:hAnsi="Aptos Narrow" w:eastAsia="Aptos" w:cs="Aptos"/>
        </w:rPr>
        <w:t xml:space="preserve"> These dashboards will visualize key MNH indicators, including process metrics such as timely use of uterotonics, management of maternal complications, and neonatal resuscitation practices, enabling health workers and managers to act on emerging trends. The dashboards will also be used during monthly performance review meetings at county level and during national joint monitoring and evaluation reviews. Program teams will use these insights to track coverage and quality of care, identify underperforming health facilities, and inform targeted support. </w:t>
      </w:r>
      <w:r w:rsidRPr="0FFF0B6E">
        <w:rPr>
          <w:rFonts w:ascii="Aptos Narrow" w:hAnsi="Aptos Narrow" w:eastAsia="Times New Roman" w:cs="Times New Roman"/>
          <w:color w:val="000000" w:themeColor="text1"/>
        </w:rPr>
        <w:t xml:space="preserve"> For health workforce monitoring, </w:t>
      </w:r>
      <w:r w:rsidRPr="68EEAF2E" w:rsidR="24544DFF">
        <w:rPr>
          <w:rFonts w:ascii="Aptos Narrow" w:hAnsi="Aptos Narrow" w:eastAsia="Times New Roman" w:cs="Times New Roman"/>
          <w:color w:val="000000" w:themeColor="text1"/>
        </w:rPr>
        <w:t>ICRHK</w:t>
      </w:r>
      <w:r w:rsidRPr="68EEAF2E" w:rsidR="06DA9129">
        <w:rPr>
          <w:rFonts w:ascii="Aptos Narrow" w:hAnsi="Aptos Narrow" w:eastAsia="Times New Roman" w:cs="Times New Roman"/>
          <w:color w:val="000000" w:themeColor="text1"/>
        </w:rPr>
        <w:t xml:space="preserve"> </w:t>
      </w:r>
      <w:r w:rsidRPr="68EEAF2E" w:rsidR="5BCDBCA9">
        <w:rPr>
          <w:rFonts w:ascii="Aptos Narrow" w:hAnsi="Aptos Narrow" w:eastAsia="Times New Roman" w:cs="Times New Roman"/>
          <w:color w:val="000000" w:themeColor="text1"/>
        </w:rPr>
        <w:t>and</w:t>
      </w:r>
      <w:r w:rsidRPr="0FFF0B6E">
        <w:rPr>
          <w:rFonts w:ascii="Aptos Narrow" w:hAnsi="Aptos Narrow" w:eastAsia="Times New Roman" w:cs="Times New Roman"/>
          <w:color w:val="000000" w:themeColor="text1"/>
        </w:rPr>
        <w:t xml:space="preserve"> DHA will work to strengthen the operationalization and utilization of the Integrated Human Resources Information System (iHRIS) through the Kenya Health Human Resource Advisory Council (KHHRAC).  Across focus </w:t>
      </w:r>
      <w:r w:rsidRPr="0FFF0B6E" w:rsidR="00530A07">
        <w:rPr>
          <w:rFonts w:ascii="Aptos Narrow" w:hAnsi="Aptos Narrow" w:eastAsia="Times New Roman" w:cs="Times New Roman"/>
          <w:color w:val="000000" w:themeColor="text1"/>
        </w:rPr>
        <w:t>counties</w:t>
      </w:r>
      <w:r w:rsidRPr="0FFF0B6E">
        <w:rPr>
          <w:rFonts w:ascii="Aptos Narrow" w:hAnsi="Aptos Narrow" w:eastAsia="Times New Roman" w:cs="Times New Roman"/>
          <w:color w:val="000000" w:themeColor="text1"/>
        </w:rPr>
        <w:t xml:space="preserve">, </w:t>
      </w:r>
      <w:r w:rsidRPr="68EEAF2E" w:rsidR="24544DFF">
        <w:rPr>
          <w:rFonts w:ascii="Aptos Narrow" w:hAnsi="Aptos Narrow" w:eastAsia="Times New Roman" w:cs="Times New Roman"/>
          <w:color w:val="000000" w:themeColor="text1"/>
        </w:rPr>
        <w:t>ICRHK</w:t>
      </w:r>
      <w:r w:rsidRPr="68EEAF2E" w:rsidR="197846F5">
        <w:rPr>
          <w:rFonts w:ascii="Aptos Narrow" w:hAnsi="Aptos Narrow" w:eastAsia="Times New Roman" w:cs="Times New Roman"/>
          <w:color w:val="000000" w:themeColor="text1"/>
        </w:rPr>
        <w:t xml:space="preserve"> </w:t>
      </w:r>
      <w:r w:rsidRPr="68EEAF2E" w:rsidR="5BCDBCA9">
        <w:rPr>
          <w:rFonts w:ascii="Aptos Narrow" w:hAnsi="Aptos Narrow" w:eastAsia="Times New Roman" w:cs="Times New Roman"/>
          <w:color w:val="000000" w:themeColor="text1"/>
        </w:rPr>
        <w:t>will</w:t>
      </w:r>
      <w:r w:rsidRPr="0FFF0B6E">
        <w:rPr>
          <w:rFonts w:ascii="Aptos Narrow" w:hAnsi="Aptos Narrow" w:eastAsia="Times New Roman" w:cs="Times New Roman"/>
          <w:color w:val="000000" w:themeColor="text1"/>
        </w:rPr>
        <w:t xml:space="preserve"> ensure that iHRIS data is regularly captured and updated, while strengthening the capacity of the national MOH and county governments to visualize and utilize data from the iHRIS and MNH dashboards for evidence-based decision making and policy development. </w:t>
      </w:r>
      <w:r w:rsidR="00AA180B">
        <w:rPr>
          <w:rFonts w:ascii="Aptos Narrow" w:hAnsi="Aptos Narrow" w:eastAsia="Times New Roman" w:cs="Times New Roman"/>
          <w:color w:val="000000" w:themeColor="text1"/>
        </w:rPr>
        <w:t xml:space="preserve">DHA in collaboration with KEMSA and Field Technologies </w:t>
      </w:r>
      <w:r w:rsidRPr="0FFF0B6E">
        <w:rPr>
          <w:rFonts w:ascii="Aptos Narrow" w:hAnsi="Aptos Narrow" w:eastAsia="Times New Roman" w:cs="Times New Roman"/>
          <w:color w:val="000000" w:themeColor="text1"/>
        </w:rPr>
        <w:t>will also explore the integration of the electronic Logistics Management Information Systems (eLIMS) and iHRIS into the DHIS2 MNH to enhance decision making but also for programmatic tracking of BF workforce, medical products and supplies investments.</w:t>
      </w:r>
    </w:p>
    <w:p w:rsidR="00886B45" w:rsidP="00D24E67" w:rsidRDefault="00886B45" w14:paraId="42CB2A1B" w14:textId="77777777">
      <w:pPr>
        <w:tabs>
          <w:tab w:val="left" w:pos="2388"/>
        </w:tabs>
        <w:spacing w:after="0" w:line="240" w:lineRule="auto"/>
        <w:jc w:val="both"/>
        <w:rPr>
          <w:rFonts w:ascii="Aptos Narrow" w:hAnsi="Aptos Narrow" w:eastAsia="Times New Roman" w:cs="Times New Roman"/>
          <w:color w:val="000000" w:themeColor="text1"/>
        </w:rPr>
      </w:pPr>
    </w:p>
    <w:p w:rsidR="00886B45" w:rsidP="00D24E67" w:rsidRDefault="00886B45" w14:paraId="071B20AF" w14:textId="5D400E63">
      <w:pPr>
        <w:jc w:val="both"/>
      </w:pPr>
      <w:r>
        <w:rPr>
          <w:rFonts w:ascii="Aptos Narrow" w:hAnsi="Aptos Narrow" w:eastAsia="Aptos" w:cs="Aptos"/>
        </w:rPr>
        <w:t xml:space="preserve">Beginnings Fund will provide support for </w:t>
      </w:r>
      <w:r w:rsidRPr="007F4D66">
        <w:rPr>
          <w:rFonts w:ascii="Aptos Narrow" w:hAnsi="Aptos Narrow" w:eastAsia="Aptos" w:cs="Aptos"/>
        </w:rPr>
        <w:t xml:space="preserve">specialized technical staff and equipment to support MNH service delivery system optimization and data use. </w:t>
      </w:r>
      <w:r>
        <w:rPr>
          <w:rFonts w:ascii="Aptos Narrow" w:hAnsi="Aptos Narrow" w:eastAsia="Aptos" w:cs="Aptos"/>
        </w:rPr>
        <w:t>Two</w:t>
      </w:r>
      <w:r w:rsidRPr="007F4D66">
        <w:rPr>
          <w:rFonts w:ascii="Aptos Narrow" w:hAnsi="Aptos Narrow" w:eastAsia="Aptos" w:cs="Aptos"/>
        </w:rPr>
        <w:t xml:space="preserve"> data scientists </w:t>
      </w:r>
      <w:r>
        <w:rPr>
          <w:rFonts w:ascii="Aptos Narrow" w:hAnsi="Aptos Narrow" w:eastAsia="Aptos" w:cs="Aptos"/>
        </w:rPr>
        <w:t xml:space="preserve">and a statistician (with expertise in MEL) </w:t>
      </w:r>
      <w:r w:rsidRPr="007F4D66">
        <w:rPr>
          <w:rFonts w:ascii="Aptos Narrow" w:hAnsi="Aptos Narrow" w:eastAsia="Aptos" w:cs="Aptos"/>
        </w:rPr>
        <w:t xml:space="preserve">will be embedded within </w:t>
      </w:r>
      <w:r w:rsidR="00BB23C3">
        <w:rPr>
          <w:rFonts w:ascii="Aptos Narrow" w:hAnsi="Aptos Narrow" w:eastAsia="Aptos" w:cs="Aptos"/>
        </w:rPr>
        <w:t>DHA</w:t>
      </w:r>
      <w:r w:rsidRPr="007F4D66">
        <w:rPr>
          <w:rFonts w:ascii="Aptos Narrow" w:hAnsi="Aptos Narrow" w:eastAsia="Aptos" w:cs="Aptos"/>
        </w:rPr>
        <w:t xml:space="preserve"> to improve data quality, oversee real-time analytics, and develop dashboards that allow stakeholders to identify gaps and monitor progress across targeted health facilities</w:t>
      </w:r>
      <w:r>
        <w:rPr>
          <w:rFonts w:ascii="Aptos Narrow" w:hAnsi="Aptos Narrow" w:eastAsia="Aptos" w:cs="Aptos"/>
        </w:rPr>
        <w:t xml:space="preserve"> as part of the quality improvement and supportive supervision and mentorship activities</w:t>
      </w:r>
      <w:r w:rsidRPr="007F4D66">
        <w:rPr>
          <w:rFonts w:ascii="Aptos Narrow" w:hAnsi="Aptos Narrow" w:eastAsia="Aptos" w:cs="Aptos"/>
        </w:rPr>
        <w:t xml:space="preserve">. These roles will also facilitate the integration of </w:t>
      </w:r>
      <w:r>
        <w:rPr>
          <w:rFonts w:ascii="Aptos Narrow" w:hAnsi="Aptos Narrow" w:eastAsia="Aptos" w:cs="Aptos"/>
        </w:rPr>
        <w:t xml:space="preserve">data quality </w:t>
      </w:r>
      <w:r w:rsidRPr="007F4D66">
        <w:rPr>
          <w:rFonts w:ascii="Aptos Narrow" w:hAnsi="Aptos Narrow" w:eastAsia="Aptos" w:cs="Aptos"/>
        </w:rPr>
        <w:t xml:space="preserve">feedback loops between health facilities and the </w:t>
      </w:r>
      <w:r>
        <w:rPr>
          <w:rFonts w:ascii="Aptos Narrow" w:hAnsi="Aptos Narrow" w:eastAsia="Aptos" w:cs="Aptos"/>
        </w:rPr>
        <w:t>national</w:t>
      </w:r>
      <w:r w:rsidRPr="007F4D66">
        <w:rPr>
          <w:rFonts w:ascii="Aptos Narrow" w:hAnsi="Aptos Narrow" w:eastAsia="Aptos" w:cs="Aptos"/>
        </w:rPr>
        <w:t xml:space="preserve"> level, enabling early detection and resolution of data discrepancies. Importantly, both positions will be gradually absorbed into the government structure, ensuring long-term sustainability of capacity gains</w:t>
      </w:r>
    </w:p>
    <w:p w:rsidRPr="005A2003" w:rsidR="00886B45" w:rsidP="00D24E67" w:rsidRDefault="00886B45" w14:paraId="39B1C461" w14:textId="35CF74D3">
      <w:pPr>
        <w:tabs>
          <w:tab w:val="left" w:pos="2388"/>
        </w:tabs>
        <w:spacing w:after="0" w:line="240" w:lineRule="auto"/>
        <w:jc w:val="both"/>
        <w:rPr>
          <w:rFonts w:ascii="Aptos Narrow" w:hAnsi="Aptos Narrow" w:eastAsia="Times New Roman" w:cs="Times New Roman"/>
          <w:color w:val="000000" w:themeColor="text1"/>
        </w:rPr>
      </w:pPr>
      <w:r w:rsidRPr="005A2003">
        <w:rPr>
          <w:rFonts w:ascii="Aptos Narrow" w:hAnsi="Aptos Narrow" w:eastAsia="Times New Roman" w:cs="Times New Roman"/>
          <w:color w:val="000000" w:themeColor="text1"/>
        </w:rPr>
        <w:t xml:space="preserve">To track further programmatic indicators, all implementing partners will be responsible for submitting annual program reports, which will be compiled by </w:t>
      </w:r>
      <w:r>
        <w:rPr>
          <w:rFonts w:ascii="Aptos Narrow" w:hAnsi="Aptos Narrow" w:eastAsia="Times New Roman" w:cs="Times New Roman"/>
          <w:color w:val="000000" w:themeColor="text1"/>
        </w:rPr>
        <w:t>ICHRK</w:t>
      </w:r>
      <w:r w:rsidRPr="005A2003">
        <w:rPr>
          <w:rFonts w:ascii="Aptos Narrow" w:hAnsi="Aptos Narrow" w:eastAsia="Times New Roman" w:cs="Times New Roman"/>
          <w:color w:val="000000" w:themeColor="text1"/>
        </w:rPr>
        <w:t>, integrated within these dashboards, and tracked against the program’s Pathway to Impact. Progress against key program milestones will be monitored and reviewed by the MOH and implementing partners through regular meetings with the Program Implementation Committees – as well as established committees on infrastructure, human resources for health, and other thematic areas – supporting the identification of early signs of success and ensuring that strategies are adapted to evolving needs. Outcome indicators will be collected and reviewed on</w:t>
      </w:r>
      <w:r w:rsidRPr="6B11FADF">
        <w:rPr>
          <w:rFonts w:ascii="Aptos Narrow" w:hAnsi="Aptos Narrow" w:eastAsia="Times New Roman" w:cs="Times New Roman"/>
          <w:color w:val="000000" w:themeColor="text1"/>
        </w:rPr>
        <w:t xml:space="preserve"> </w:t>
      </w:r>
      <w:r w:rsidRPr="6B11FADF" w:rsidR="28333D41">
        <w:rPr>
          <w:rFonts w:ascii="Aptos Narrow" w:hAnsi="Aptos Narrow" w:eastAsia="Times New Roman" w:cs="Times New Roman"/>
          <w:color w:val="000000" w:themeColor="text1"/>
        </w:rPr>
        <w:t>a</w:t>
      </w:r>
      <w:r w:rsidRPr="005A2003">
        <w:rPr>
          <w:rFonts w:ascii="Aptos Narrow" w:hAnsi="Aptos Narrow" w:eastAsia="Times New Roman" w:cs="Times New Roman"/>
          <w:color w:val="000000" w:themeColor="text1"/>
        </w:rPr>
        <w:t xml:space="preserve"> quarterly basis using DHIS2, iHRIS, and other existing data platforms, with mentorship and capacity building provided to strengthen the data quality for both new and current MNH indicators. </w:t>
      </w:r>
    </w:p>
    <w:p w:rsidRPr="005A2003" w:rsidR="00886B45" w:rsidP="00D24E67" w:rsidRDefault="00886B45" w14:paraId="73C78EFB" w14:textId="77777777">
      <w:pPr>
        <w:tabs>
          <w:tab w:val="left" w:pos="2388"/>
        </w:tabs>
        <w:spacing w:after="0" w:line="240" w:lineRule="auto"/>
        <w:jc w:val="both"/>
        <w:rPr>
          <w:rFonts w:ascii="Aptos Narrow" w:hAnsi="Aptos Narrow" w:eastAsia="Times New Roman" w:cs="Times New Roman"/>
          <w:color w:val="000000" w:themeColor="text1"/>
        </w:rPr>
      </w:pPr>
    </w:p>
    <w:p w:rsidR="00886B45" w:rsidP="00D24E67" w:rsidRDefault="00886B45" w14:paraId="49C539E8" w14:textId="2768949A">
      <w:pPr>
        <w:tabs>
          <w:tab w:val="left" w:pos="2388"/>
        </w:tabs>
        <w:spacing w:after="0" w:line="240" w:lineRule="auto"/>
        <w:jc w:val="both"/>
        <w:rPr>
          <w:rFonts w:ascii="Aptos Narrow" w:hAnsi="Aptos Narrow" w:eastAsia="Times New Roman" w:cs="Times New Roman"/>
          <w:color w:val="000000" w:themeColor="text1"/>
        </w:rPr>
      </w:pPr>
      <w:r w:rsidRPr="0FFF0B6E">
        <w:rPr>
          <w:rFonts w:ascii="Aptos Narrow" w:hAnsi="Aptos Narrow" w:eastAsia="Aptos" w:cs="Aptos"/>
          <w:color w:val="000000" w:themeColor="text1"/>
        </w:rPr>
        <w:t>The Beginnings Fund consortium will leverage MOH</w:t>
      </w:r>
      <w:r w:rsidRPr="0FFF0B6E" w:rsidR="0748241D">
        <w:rPr>
          <w:rFonts w:ascii="Aptos Narrow" w:hAnsi="Aptos Narrow" w:eastAsia="Aptos" w:cs="Aptos"/>
          <w:color w:val="000000" w:themeColor="text1"/>
        </w:rPr>
        <w:t xml:space="preserve"> and COG</w:t>
      </w:r>
      <w:r w:rsidRPr="0FFF0B6E">
        <w:rPr>
          <w:rFonts w:ascii="Aptos Narrow" w:hAnsi="Aptos Narrow" w:eastAsia="Aptos" w:cs="Aptos"/>
          <w:color w:val="000000" w:themeColor="text1"/>
        </w:rPr>
        <w:t xml:space="preserve"> structures to share results, exchange insights, and channel findings to scale MNH improvements nationally through HSSP V and Technical Working Groups.</w:t>
      </w:r>
      <w:r w:rsidRPr="0FFF0B6E">
        <w:rPr>
          <w:rFonts w:ascii="Aptos Narrow" w:hAnsi="Aptos Narrow" w:eastAsia="Times New Roman" w:cs="Times New Roman"/>
          <w:color w:val="000000" w:themeColor="text1"/>
        </w:rPr>
        <w:t xml:space="preserve"> Annual learning exchanges between focus counties will be conducted to promote the hands-on sharing of program innovations and the fostering of communities of practice. To ensure that improved MNH data translates into joint accountability across the health sector, the MOH Technical team will ensure that key indicators for MNH are incorporated into the MOH unified M&amp;E framework. This will ensure that MNH indicators are tracked, and lessons are shared during health sector reviews at the facility, district, zonal and national levels, creating a strong foundation for continuous improvement and scale up.</w:t>
      </w:r>
    </w:p>
    <w:p w:rsidR="43B1242D" w:rsidP="2516A9F2" w:rsidRDefault="43B1242D" w14:paraId="0383B2D6" w14:textId="41457EB2">
      <w:pPr>
        <w:shd w:val="clear" w:color="auto" w:fill="FFFFFF" w:themeFill="background1"/>
        <w:spacing w:after="0" w:line="240" w:lineRule="auto"/>
        <w:rPr>
          <w:rFonts w:ascii="Aptos Narrow" w:hAnsi="Aptos Narrow" w:eastAsia="Aptos" w:cs="Aptos"/>
          <w:color w:val="000000" w:themeColor="text1"/>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EEAF6" w:themeFill="accent5" w:themeFillTint="33"/>
        <w:tblLook w:val="04A0" w:firstRow="1" w:lastRow="0" w:firstColumn="1" w:lastColumn="0" w:noHBand="0" w:noVBand="1"/>
      </w:tblPr>
      <w:tblGrid>
        <w:gridCol w:w="9360"/>
      </w:tblGrid>
      <w:tr w:rsidRPr="00FA0334" w:rsidR="0029224A" w:rsidTr="00ED0C4C" w14:paraId="59D01D20" w14:textId="77777777">
        <w:trPr>
          <w:trHeight w:val="360" w:hRule="exact"/>
        </w:trPr>
        <w:tc>
          <w:tcPr>
            <w:tcW w:w="9360" w:type="dxa"/>
            <w:shd w:val="clear" w:color="auto" w:fill="FBE4D5" w:themeFill="accent2" w:themeFillTint="33"/>
            <w:vAlign w:val="center"/>
          </w:tcPr>
          <w:p w:rsidRPr="00FA0334" w:rsidR="0029224A" w:rsidP="00ED0C4C" w:rsidRDefault="0029224A" w14:paraId="788678AA" w14:textId="51F77AA3">
            <w:pPr>
              <w:keepNext/>
              <w:rPr>
                <w:rFonts w:ascii="Aptos Narrow" w:hAnsi="Aptos Narrow" w:cs="Arial"/>
                <w:b/>
                <w:bCs/>
                <w:color w:val="404040" w:themeColor="text1" w:themeTint="BF"/>
              </w:rPr>
            </w:pPr>
            <w:bookmarkStart w:name="_Hlk201340699" w:id="4"/>
            <w:r w:rsidRPr="44F90885">
              <w:rPr>
                <w:rFonts w:ascii="Aptos Narrow" w:hAnsi="Aptos Narrow" w:cs="Arial"/>
                <w:b/>
                <w:bCs/>
                <w:color w:val="000000" w:themeColor="text1"/>
              </w:rPr>
              <w:t>Risk and Reward</w:t>
            </w:r>
          </w:p>
        </w:tc>
      </w:tr>
      <w:bookmarkEnd w:id="4"/>
    </w:tbl>
    <w:p w:rsidRPr="00FA0334" w:rsidR="0029224A" w:rsidP="0054127C" w:rsidRDefault="0029224A" w14:paraId="6FA8D24A" w14:textId="77777777">
      <w:pPr>
        <w:shd w:val="clear" w:color="auto" w:fill="FFFFFF" w:themeFill="background1"/>
        <w:spacing w:line="257" w:lineRule="auto"/>
        <w:rPr>
          <w:rFonts w:ascii="Aptos Narrow" w:hAnsi="Aptos Narrow" w:eastAsia="Aptos" w:cs="Aptos"/>
        </w:rPr>
      </w:pPr>
    </w:p>
    <w:tbl>
      <w:tblPr>
        <w:tblW w:w="9080" w:type="dxa"/>
        <w:tblLayout w:type="fixed"/>
        <w:tblLook w:val="0400" w:firstRow="0" w:lastRow="0" w:firstColumn="0" w:lastColumn="0" w:noHBand="0" w:noVBand="1"/>
      </w:tblPr>
      <w:tblGrid>
        <w:gridCol w:w="3950"/>
        <w:gridCol w:w="5130"/>
      </w:tblGrid>
      <w:tr w:rsidRPr="0018649A" w:rsidR="4DAD8045" w:rsidTr="7AAB5D89" w14:paraId="33FFE642" w14:textId="77777777">
        <w:trPr>
          <w:trHeight w:val="330"/>
        </w:trPr>
        <w:tc>
          <w:tcPr>
            <w:tcW w:w="395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tcMar>
              <w:left w:w="108" w:type="dxa"/>
              <w:right w:w="108" w:type="dxa"/>
            </w:tcMar>
          </w:tcPr>
          <w:p w:rsidRPr="0018649A" w:rsidR="4DAD8045" w:rsidP="00FA0334" w:rsidRDefault="7F1BCBF1" w14:paraId="3D6C34C0" w14:textId="7ED579D0">
            <w:pPr>
              <w:spacing w:after="0"/>
              <w:rPr>
                <w:rFonts w:ascii="Aptos Narrow" w:hAnsi="Aptos Narrow" w:eastAsia="Aptos" w:cs="Aptos"/>
                <w:b/>
                <w:bCs/>
                <w:color w:val="595959" w:themeColor="text1" w:themeTint="A6"/>
                <w:highlight w:val="yellow"/>
              </w:rPr>
            </w:pPr>
            <w:r w:rsidRPr="7AAB5D89">
              <w:rPr>
                <w:rFonts w:ascii="Aptos Narrow" w:hAnsi="Aptos Narrow" w:eastAsia="Aptos" w:cs="Aptos"/>
                <w:b/>
                <w:bCs/>
                <w:color w:val="595959" w:themeColor="text1" w:themeTint="A6"/>
              </w:rPr>
              <w:t>Risks (Significance/Likelihood)</w:t>
            </w:r>
          </w:p>
        </w:tc>
        <w:tc>
          <w:tcPr>
            <w:tcW w:w="513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D9D9D9" w:themeFill="background1" w:themeFillShade="D9"/>
            <w:tcMar>
              <w:left w:w="108" w:type="dxa"/>
              <w:right w:w="108" w:type="dxa"/>
            </w:tcMar>
          </w:tcPr>
          <w:p w:rsidRPr="0018649A" w:rsidR="4DAD8045" w:rsidP="00FA0334" w:rsidRDefault="335F67D4" w14:paraId="18A0AABC" w14:textId="293A7CD7">
            <w:pPr>
              <w:spacing w:after="0"/>
              <w:rPr>
                <w:rFonts w:ascii="Aptos Narrow" w:hAnsi="Aptos Narrow" w:eastAsia="Aptos" w:cs="Aptos"/>
                <w:b/>
                <w:bCs/>
                <w:color w:val="595959" w:themeColor="text1" w:themeTint="A6"/>
                <w:highlight w:val="yellow"/>
              </w:rPr>
            </w:pPr>
            <w:r w:rsidRPr="0060498C">
              <w:rPr>
                <w:rFonts w:ascii="Aptos Narrow" w:hAnsi="Aptos Narrow" w:eastAsia="Aptos" w:cs="Aptos"/>
                <w:b/>
                <w:bCs/>
                <w:color w:val="595959" w:themeColor="text1" w:themeTint="A6"/>
              </w:rPr>
              <w:t>Mitigating Strategies</w:t>
            </w:r>
          </w:p>
        </w:tc>
      </w:tr>
      <w:tr w:rsidRPr="0018649A" w:rsidR="00F5093E" w:rsidTr="7AAB5D89" w14:paraId="26C0E2EE" w14:textId="77777777">
        <w:trPr>
          <w:trHeight w:val="300"/>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F5093E" w:rsidP="00F621D9" w:rsidRDefault="00F5093E" w14:paraId="50CE9EF9" w14:textId="21B5A07C">
            <w:pPr>
              <w:spacing w:after="0" w:line="240" w:lineRule="auto"/>
              <w:rPr>
                <w:rFonts w:ascii="Aptos Narrow" w:hAnsi="Aptos Narrow" w:eastAsia="Aptos" w:cs="Aptos"/>
                <w:b/>
                <w:bCs/>
              </w:rPr>
            </w:pPr>
            <w:r w:rsidRPr="0060498C">
              <w:rPr>
                <w:rFonts w:ascii="Aptos Narrow" w:hAnsi="Aptos Narrow" w:eastAsia="Aptos" w:cs="Aptos"/>
                <w:b/>
                <w:bCs/>
              </w:rPr>
              <w:t>National and County Government incongruence (High/Moderate)</w:t>
            </w:r>
          </w:p>
          <w:p w:rsidRPr="0060498C" w:rsidR="00F5093E" w:rsidP="7AAB5D89" w:rsidRDefault="10D9AA18" w14:paraId="5E3C345C" w14:textId="2440E738">
            <w:pPr>
              <w:spacing w:after="0" w:line="240" w:lineRule="auto"/>
              <w:rPr>
                <w:rFonts w:ascii="Aptos Narrow" w:hAnsi="Aptos Narrow" w:eastAsia="Aptos" w:cs="Aptos"/>
              </w:rPr>
            </w:pPr>
            <w:r w:rsidRPr="7AAB5D89">
              <w:rPr>
                <w:rFonts w:ascii="Aptos Narrow" w:hAnsi="Aptos Narrow" w:eastAsia="Aptos" w:cs="Aptos"/>
              </w:rPr>
              <w:t xml:space="preserve">The national government is responsible for policy &amp; strategy development, </w:t>
            </w:r>
            <w:r w:rsidRPr="7AAB5D89" w:rsidR="4754C06C">
              <w:rPr>
                <w:rFonts w:ascii="Aptos Narrow" w:hAnsi="Aptos Narrow" w:eastAsia="Aptos" w:cs="Aptos"/>
              </w:rPr>
              <w:t xml:space="preserve">quality and regulation and M&amp;E. The county governments are responsible for service delivery, management of human resources for health, supply chain and primary health care. The two levels have </w:t>
            </w:r>
            <w:r w:rsidRPr="7AAB5D89" w:rsidR="5CC6B7EC">
              <w:rPr>
                <w:rFonts w:ascii="Aptos Narrow" w:hAnsi="Aptos Narrow" w:eastAsia="Aptos" w:cs="Aptos"/>
              </w:rPr>
              <w:t>had challenges in coordinating po</w:t>
            </w:r>
            <w:r w:rsidRPr="7AAB5D89" w:rsidR="4754C06C">
              <w:rPr>
                <w:rFonts w:ascii="Aptos Narrow" w:hAnsi="Aptos Narrow" w:eastAsia="Aptos" w:cs="Aptos"/>
              </w:rPr>
              <w:t>licy and implementation and accountability for health outcomes</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F5093E" w:rsidP="00CC43BB" w:rsidRDefault="00750319" w14:paraId="5C8B4A9A" w14:textId="77777777">
            <w:pPr>
              <w:spacing w:after="0" w:line="240" w:lineRule="auto"/>
              <w:rPr>
                <w:rFonts w:ascii="Aptos Narrow" w:hAnsi="Aptos Narrow" w:eastAsia="Aptos" w:cs="Aptos"/>
                <w:color w:val="000000" w:themeColor="text1"/>
              </w:rPr>
            </w:pPr>
            <w:r w:rsidRPr="0060498C">
              <w:rPr>
                <w:rFonts w:ascii="Aptos Narrow" w:hAnsi="Aptos Narrow" w:eastAsia="Aptos" w:cs="Aptos"/>
                <w:color w:val="000000" w:themeColor="text1"/>
              </w:rPr>
              <w:t>The steering and technical program committees include all the key national and county health management teams and stakeholders.</w:t>
            </w:r>
          </w:p>
          <w:p w:rsidRPr="0060498C" w:rsidR="00750319" w:rsidP="00CC43BB" w:rsidRDefault="2F9799D3" w14:paraId="46B19C2A" w14:textId="517D1ECA">
            <w:pPr>
              <w:spacing w:after="0" w:line="240" w:lineRule="auto"/>
              <w:rPr>
                <w:rFonts w:ascii="Aptos Narrow" w:hAnsi="Aptos Narrow" w:eastAsia="Aptos" w:cs="Aptos"/>
                <w:color w:val="000000" w:themeColor="text1"/>
              </w:rPr>
            </w:pPr>
            <w:r w:rsidRPr="7AAB5D89">
              <w:rPr>
                <w:rFonts w:ascii="Aptos Narrow" w:hAnsi="Aptos Narrow" w:eastAsia="Aptos" w:cs="Aptos"/>
                <w:color w:val="000000" w:themeColor="text1"/>
              </w:rPr>
              <w:t xml:space="preserve">Beginnings Fund will </w:t>
            </w:r>
            <w:r w:rsidRPr="7AAB5D89" w:rsidR="5CC6B7EC">
              <w:rPr>
                <w:rFonts w:ascii="Aptos Narrow" w:hAnsi="Aptos Narrow" w:eastAsia="Aptos" w:cs="Aptos"/>
                <w:color w:val="000000" w:themeColor="text1"/>
              </w:rPr>
              <w:t>Support a collaboration and coordination platform that includes the national and county health teams which meets regularly for project updates and for the larger MNH convenings</w:t>
            </w:r>
            <w:r w:rsidRPr="7AAB5D89" w:rsidR="3A1CE799">
              <w:rPr>
                <w:rFonts w:ascii="Aptos Narrow" w:hAnsi="Aptos Narrow" w:eastAsia="Aptos" w:cs="Aptos"/>
                <w:color w:val="000000" w:themeColor="text1"/>
              </w:rPr>
              <w:t>. This ensures the two levels of Govern</w:t>
            </w:r>
            <w:r w:rsidRPr="7AAB5D89" w:rsidR="12F37FB1">
              <w:rPr>
                <w:rFonts w:ascii="Aptos Narrow" w:hAnsi="Aptos Narrow" w:eastAsia="Aptos" w:cs="Aptos"/>
                <w:color w:val="000000" w:themeColor="text1"/>
              </w:rPr>
              <w:t xml:space="preserve">ment </w:t>
            </w:r>
            <w:r w:rsidRPr="7AAB5D89" w:rsidR="4A8FE0E9">
              <w:rPr>
                <w:rFonts w:ascii="Aptos Narrow" w:hAnsi="Aptos Narrow" w:eastAsia="Aptos" w:cs="Aptos"/>
                <w:color w:val="000000" w:themeColor="text1"/>
              </w:rPr>
              <w:t>are fully involved in the respective roles in</w:t>
            </w:r>
            <w:r w:rsidRPr="7AAB5D89" w:rsidR="12F37FB1">
              <w:rPr>
                <w:rFonts w:ascii="Aptos Narrow" w:hAnsi="Aptos Narrow" w:eastAsia="Aptos" w:cs="Aptos"/>
                <w:color w:val="000000" w:themeColor="text1"/>
              </w:rPr>
              <w:t>e implementation of MNH</w:t>
            </w:r>
            <w:r w:rsidRPr="7AAB5D89" w:rsidR="40A9593C">
              <w:rPr>
                <w:rFonts w:ascii="Aptos Narrow" w:hAnsi="Aptos Narrow" w:eastAsia="Aptos" w:cs="Aptos"/>
                <w:color w:val="000000" w:themeColor="text1"/>
              </w:rPr>
              <w:t xml:space="preserve"> as well as</w:t>
            </w:r>
            <w:r w:rsidRPr="7AAB5D89" w:rsidR="12F37FB1">
              <w:rPr>
                <w:rFonts w:ascii="Aptos Narrow" w:hAnsi="Aptos Narrow" w:eastAsia="Aptos" w:cs="Aptos"/>
                <w:color w:val="000000" w:themeColor="text1"/>
              </w:rPr>
              <w:t xml:space="preserve"> transparency and open channels of communication</w:t>
            </w:r>
          </w:p>
        </w:tc>
      </w:tr>
      <w:tr w:rsidRPr="0018649A" w:rsidR="00483743" w:rsidTr="7AAB5D89" w14:paraId="50F1E3A2" w14:textId="77777777">
        <w:trPr>
          <w:trHeight w:val="300"/>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00483743" w:rsidP="00F621D9" w:rsidRDefault="008143D3" w14:paraId="2EF2CE69" w14:textId="1B1FAA4C">
            <w:pPr>
              <w:spacing w:after="0" w:line="240" w:lineRule="auto"/>
              <w:rPr>
                <w:rFonts w:ascii="Aptos Narrow" w:hAnsi="Aptos Narrow" w:eastAsia="Aptos" w:cs="Aptos"/>
                <w:b/>
                <w:bCs/>
              </w:rPr>
            </w:pPr>
            <w:r>
              <w:rPr>
                <w:rFonts w:ascii="Aptos Narrow" w:hAnsi="Aptos Narrow" w:eastAsia="Aptos" w:cs="Aptos"/>
                <w:b/>
                <w:bCs/>
              </w:rPr>
              <w:t>Instability during policy transition the national health insurance scheme resulting in r</w:t>
            </w:r>
            <w:r w:rsidRPr="7AAB5D89" w:rsidR="4754C06C">
              <w:rPr>
                <w:rFonts w:ascii="Aptos Narrow" w:hAnsi="Aptos Narrow" w:eastAsia="Aptos" w:cs="Aptos"/>
                <w:b/>
                <w:bCs/>
              </w:rPr>
              <w:t xml:space="preserve">eversal </w:t>
            </w:r>
            <w:r>
              <w:rPr>
                <w:rFonts w:ascii="Aptos Narrow" w:hAnsi="Aptos Narrow" w:eastAsia="Aptos" w:cs="Aptos"/>
                <w:b/>
                <w:bCs/>
              </w:rPr>
              <w:t>of</w:t>
            </w:r>
            <w:r w:rsidRPr="7AAB5D89" w:rsidR="4754C06C">
              <w:rPr>
                <w:rFonts w:ascii="Aptos Narrow" w:hAnsi="Aptos Narrow" w:eastAsia="Aptos" w:cs="Aptos"/>
                <w:b/>
                <w:bCs/>
              </w:rPr>
              <w:t xml:space="preserve"> gains </w:t>
            </w:r>
            <w:r>
              <w:rPr>
                <w:rFonts w:ascii="Aptos Narrow" w:hAnsi="Aptos Narrow" w:eastAsia="Aptos" w:cs="Aptos"/>
                <w:b/>
                <w:bCs/>
              </w:rPr>
              <w:t>in some of the MNH indicators</w:t>
            </w:r>
          </w:p>
          <w:p w:rsidR="008143D3" w:rsidP="00F621D9" w:rsidRDefault="008143D3" w14:paraId="0CA0E43D" w14:textId="0D0DF5D0">
            <w:pPr>
              <w:spacing w:after="0" w:line="240" w:lineRule="auto"/>
              <w:rPr>
                <w:rFonts w:ascii="Aptos Narrow" w:hAnsi="Aptos Narrow" w:eastAsia="Aptos" w:cs="Aptos"/>
              </w:rPr>
            </w:pPr>
            <w:r w:rsidRPr="008143D3">
              <w:rPr>
                <w:rFonts w:ascii="Aptos Narrow" w:hAnsi="Aptos Narrow" w:eastAsia="Aptos" w:cs="Aptos"/>
              </w:rPr>
              <w:t>Kenya passed the Social Health Insurance Act (SHIA) 2023, which repealed the NHIF law and established the Social Health Authority (SHA) — a new agency to manage health insurance (Social Health Insuarance Fund (SHIF)) and universal coverage. SHIF transition officially took effect on 1 October 2024. However, challenges have been flagged on drastic transition, issues around system readiness and digital infrastructure, exclusions or verification problems for certain groups, level 2 and 3 health facilities were not being re-imbursed for certain services such skilled birth delivery undermining access to services</w:t>
            </w:r>
          </w:p>
          <w:p w:rsidRPr="008143D3" w:rsidR="00FA59CE" w:rsidP="00F621D9" w:rsidRDefault="00FA59CE" w14:paraId="21D603E6" w14:textId="77777777">
            <w:pPr>
              <w:spacing w:after="0" w:line="240" w:lineRule="auto"/>
              <w:rPr>
                <w:rFonts w:ascii="Aptos Narrow" w:hAnsi="Aptos Narrow" w:eastAsia="Aptos" w:cs="Aptos"/>
              </w:rPr>
            </w:pPr>
          </w:p>
          <w:p w:rsidRPr="0060498C" w:rsidR="00483743" w:rsidP="00F621D9" w:rsidRDefault="00483743" w14:paraId="25B6C279" w14:textId="1BB3B948">
            <w:pPr>
              <w:spacing w:after="0" w:line="240" w:lineRule="auto"/>
              <w:rPr>
                <w:rFonts w:ascii="Aptos Narrow" w:hAnsi="Aptos Narrow" w:eastAsia="Aptos" w:cs="Aptos"/>
                <w:bCs/>
              </w:rPr>
            </w:pPr>
            <w:r w:rsidRPr="0060498C">
              <w:rPr>
                <w:rFonts w:ascii="Aptos Narrow" w:hAnsi="Aptos Narrow" w:eastAsia="Aptos" w:cs="Aptos"/>
                <w:bCs/>
              </w:rPr>
              <w:t xml:space="preserve">In the first year of SHA MNH access indicators have fallen significantly. </w:t>
            </w:r>
            <w:r w:rsidR="00DB1B17">
              <w:rPr>
                <w:rFonts w:ascii="Aptos Narrow" w:hAnsi="Aptos Narrow" w:eastAsia="Aptos" w:cs="Aptos"/>
                <w:bCs/>
              </w:rPr>
              <w:t xml:space="preserve">Antenatal care visits </w:t>
            </w:r>
            <w:r w:rsidRPr="0060498C">
              <w:rPr>
                <w:rFonts w:ascii="Aptos Narrow" w:hAnsi="Aptos Narrow" w:eastAsia="Aptos" w:cs="Aptos"/>
                <w:bCs/>
              </w:rPr>
              <w:t xml:space="preserve">and </w:t>
            </w:r>
            <w:r w:rsidR="00DB1B17">
              <w:rPr>
                <w:rFonts w:ascii="Aptos Narrow" w:hAnsi="Aptos Narrow" w:eastAsia="Aptos" w:cs="Aptos"/>
                <w:bCs/>
              </w:rPr>
              <w:t xml:space="preserve">skilled birth </w:t>
            </w:r>
            <w:r w:rsidR="00207FBD">
              <w:rPr>
                <w:rFonts w:ascii="Aptos Narrow" w:hAnsi="Aptos Narrow" w:eastAsia="Aptos" w:cs="Aptos"/>
                <w:bCs/>
              </w:rPr>
              <w:t>attendance</w:t>
            </w:r>
            <w:r w:rsidRPr="0060498C" w:rsidR="00DB1B17">
              <w:rPr>
                <w:rFonts w:ascii="Aptos Narrow" w:hAnsi="Aptos Narrow" w:eastAsia="Aptos" w:cs="Aptos"/>
                <w:bCs/>
              </w:rPr>
              <w:t xml:space="preserve"> </w:t>
            </w:r>
            <w:r w:rsidRPr="0060498C">
              <w:rPr>
                <w:rFonts w:ascii="Aptos Narrow" w:hAnsi="Aptos Narrow" w:eastAsia="Aptos" w:cs="Aptos"/>
                <w:bCs/>
              </w:rPr>
              <w:t>have reduced significantly which risks the reach of the intervention and may undermine the impact of the Beginnings Fund interventions</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483743" w:rsidP="00CC43BB" w:rsidRDefault="00361531" w14:paraId="6F4F5161" w14:textId="329D6CCF">
            <w:pPr>
              <w:spacing w:after="0" w:line="240" w:lineRule="auto"/>
              <w:rPr>
                <w:rFonts w:ascii="Aptos Narrow" w:hAnsi="Aptos Narrow" w:eastAsia="Aptos" w:cs="Aptos"/>
                <w:color w:val="000000" w:themeColor="text1"/>
              </w:rPr>
            </w:pPr>
            <w:r w:rsidRPr="0060498C">
              <w:rPr>
                <w:rFonts w:ascii="Aptos Narrow" w:hAnsi="Aptos Narrow" w:eastAsia="Aptos" w:cs="Aptos"/>
                <w:color w:val="000000" w:themeColor="text1"/>
              </w:rPr>
              <w:t xml:space="preserve">High level advocacy using data to make the case for removal of financial </w:t>
            </w:r>
            <w:r w:rsidRPr="0060498C" w:rsidR="00F30422">
              <w:rPr>
                <w:rFonts w:ascii="Aptos Narrow" w:hAnsi="Aptos Narrow" w:eastAsia="Aptos" w:cs="Aptos"/>
                <w:color w:val="000000" w:themeColor="text1"/>
              </w:rPr>
              <w:t>barriers for pregnant women accessing antenatal, postnatal and child birth services at health facilities across all levels of care</w:t>
            </w:r>
          </w:p>
        </w:tc>
      </w:tr>
      <w:tr w:rsidRPr="0018649A" w:rsidR="4DAD8045" w:rsidTr="7AAB5D89" w14:paraId="26B5A473" w14:textId="77777777">
        <w:trPr>
          <w:trHeight w:val="285"/>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F96A0D" w:rsidP="00F621D9" w:rsidRDefault="335F67D4" w14:paraId="602898B7" w14:textId="77777777">
            <w:pPr>
              <w:spacing w:after="0" w:line="240" w:lineRule="auto"/>
              <w:rPr>
                <w:rFonts w:ascii="Aptos Narrow" w:hAnsi="Aptos Narrow" w:eastAsia="Aptos Narrow" w:cs="Aptos Narrow"/>
              </w:rPr>
            </w:pPr>
            <w:r w:rsidRPr="0060498C">
              <w:rPr>
                <w:rFonts w:ascii="Aptos Narrow" w:hAnsi="Aptos Narrow" w:eastAsia="Aptos Narrow" w:cs="Aptos Narrow"/>
                <w:b/>
              </w:rPr>
              <w:t>Disrupted supply chains (High/High)</w:t>
            </w:r>
          </w:p>
          <w:p w:rsidRPr="0060498C" w:rsidR="0030131A" w:rsidRDefault="335F67D4" w14:paraId="6501FB51" w14:textId="5FAA00FF">
            <w:pPr>
              <w:spacing w:after="0" w:line="240" w:lineRule="auto"/>
              <w:rPr>
                <w:rFonts w:ascii="Aptos Narrow" w:hAnsi="Aptos Narrow" w:eastAsia="Aptos Narrow" w:cs="Aptos Narrow"/>
              </w:rPr>
            </w:pPr>
            <w:r w:rsidRPr="0060498C">
              <w:rPr>
                <w:rFonts w:ascii="Aptos Narrow" w:hAnsi="Aptos Narrow" w:eastAsia="Aptos Narrow" w:cs="Aptos Narrow"/>
              </w:rPr>
              <w:t xml:space="preserve">Essential maternal and newborn health commodities (e.g., oxytocin, </w:t>
            </w:r>
            <w:r w:rsidRPr="0060498C" w:rsidR="00A75A72">
              <w:rPr>
                <w:rFonts w:ascii="Aptos Narrow" w:hAnsi="Aptos Narrow" w:eastAsia="Aptos Narrow" w:cs="Aptos Narrow"/>
              </w:rPr>
              <w:t xml:space="preserve">heat stable carbetocin, caffeine citrate, </w:t>
            </w:r>
            <w:r w:rsidRPr="0060498C">
              <w:rPr>
                <w:rFonts w:ascii="Aptos Narrow" w:hAnsi="Aptos Narrow" w:eastAsia="Aptos Narrow" w:cs="Aptos Narrow"/>
              </w:rPr>
              <w:t xml:space="preserve">CPAP machines) may face delays or shortages due to </w:t>
            </w:r>
            <w:r w:rsidRPr="0060498C" w:rsidR="007B718C">
              <w:rPr>
                <w:rFonts w:ascii="Aptos Narrow" w:hAnsi="Aptos Narrow" w:eastAsia="Aptos Narrow" w:cs="Aptos Narrow"/>
              </w:rPr>
              <w:t xml:space="preserve">national </w:t>
            </w:r>
            <w:r w:rsidRPr="0060498C">
              <w:rPr>
                <w:rFonts w:ascii="Aptos Narrow" w:hAnsi="Aptos Narrow" w:eastAsia="Aptos Narrow" w:cs="Aptos Narrow"/>
              </w:rPr>
              <w:t>supply chain disruptions</w:t>
            </w:r>
            <w:r w:rsidRPr="0060498C" w:rsidR="007B718C">
              <w:rPr>
                <w:rFonts w:ascii="Aptos Narrow" w:hAnsi="Aptos Narrow" w:eastAsia="Aptos Narrow" w:cs="Aptos Narrow"/>
              </w:rPr>
              <w:t xml:space="preserve"> i</w:t>
            </w:r>
            <w:r w:rsidRPr="0060498C" w:rsidR="0030131A">
              <w:rPr>
                <w:rFonts w:ascii="Aptos Narrow" w:hAnsi="Aptos Narrow" w:eastAsia="Aptos Narrow" w:cs="Aptos Narrow"/>
              </w:rPr>
              <w:t>nconsistent financing for MNH commodities</w:t>
            </w:r>
            <w:r w:rsidRPr="0060498C" w:rsidR="007B718C">
              <w:rPr>
                <w:rFonts w:ascii="Aptos Narrow" w:hAnsi="Aptos Narrow" w:eastAsia="Aptos Narrow" w:cs="Aptos Narrow"/>
              </w:rPr>
              <w:t xml:space="preserve"> at the county hospitals and high costs compounded by fragmented quantification and procurement</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4DAD8045" w:rsidP="00F30422" w:rsidRDefault="153E55E9" w14:paraId="1FA3044D" w14:textId="32268BBB">
            <w:pPr>
              <w:spacing w:after="0" w:line="240" w:lineRule="auto"/>
              <w:rPr>
                <w:rFonts w:ascii="Aptos Narrow" w:hAnsi="Aptos Narrow" w:eastAsia="Aptos Narrow" w:cs="Aptos Narrow"/>
                <w:color w:val="000000" w:themeColor="text1"/>
              </w:rPr>
            </w:pPr>
            <w:r w:rsidRPr="0060498C">
              <w:rPr>
                <w:rFonts w:ascii="Aptos Narrow" w:hAnsi="Aptos Narrow" w:eastAsia="Aptos Narrow" w:cs="Aptos Narrow"/>
                <w:color w:val="000000" w:themeColor="text1"/>
              </w:rPr>
              <w:t>Leverage the CHAI market shaping grant to ensure availability of essential MNH commodities</w:t>
            </w:r>
            <w:r w:rsidRPr="0060498C" w:rsidR="00CC43BB">
              <w:rPr>
                <w:rFonts w:ascii="Aptos Narrow" w:hAnsi="Aptos Narrow" w:eastAsia="Aptos Narrow" w:cs="Aptos Narrow"/>
                <w:color w:val="000000" w:themeColor="text1"/>
              </w:rPr>
              <w:t xml:space="preserve">. </w:t>
            </w:r>
            <w:r w:rsidRPr="0060498C" w:rsidR="4A0FD5E4">
              <w:rPr>
                <w:rFonts w:ascii="Aptos Narrow" w:hAnsi="Aptos Narrow" w:eastAsia="Aptos Narrow" w:cs="Aptos Narrow"/>
                <w:color w:val="000000" w:themeColor="text1"/>
              </w:rPr>
              <w:t xml:space="preserve">CHAI will continue collaborating with the MoH, </w:t>
            </w:r>
            <w:r w:rsidRPr="0060498C" w:rsidR="00F30422">
              <w:rPr>
                <w:rFonts w:ascii="Aptos Narrow" w:hAnsi="Aptos Narrow" w:eastAsia="Aptos Narrow" w:cs="Aptos Narrow"/>
                <w:color w:val="000000" w:themeColor="text1"/>
              </w:rPr>
              <w:t>COG</w:t>
            </w:r>
            <w:r w:rsidRPr="0060498C" w:rsidR="4A0FD5E4">
              <w:rPr>
                <w:rFonts w:ascii="Aptos Narrow" w:hAnsi="Aptos Narrow" w:eastAsia="Aptos Narrow" w:cs="Aptos Narrow"/>
                <w:color w:val="000000" w:themeColor="text1"/>
              </w:rPr>
              <w:t>, and</w:t>
            </w:r>
            <w:r w:rsidRPr="0060498C" w:rsidR="00F30422">
              <w:rPr>
                <w:rFonts w:ascii="Aptos Narrow" w:hAnsi="Aptos Narrow" w:eastAsia="Aptos Narrow" w:cs="Aptos Narrow"/>
                <w:color w:val="000000" w:themeColor="text1"/>
              </w:rPr>
              <w:t xml:space="preserve"> KEMSA</w:t>
            </w:r>
            <w:r w:rsidRPr="0060498C" w:rsidR="4A0FD5E4">
              <w:rPr>
                <w:rFonts w:ascii="Aptos Narrow" w:hAnsi="Aptos Narrow" w:eastAsia="Aptos Narrow" w:cs="Aptos Narrow"/>
                <w:color w:val="000000" w:themeColor="text1"/>
              </w:rPr>
              <w:t xml:space="preserve"> to proactively identify potential supply chain bottlenecks using real-time data and jointly strengthen forecasting, inventory tracking, and procurement coordination</w:t>
            </w:r>
            <w:r w:rsidRPr="0060498C" w:rsidR="00006913">
              <w:rPr>
                <w:rFonts w:ascii="Aptos Narrow" w:hAnsi="Aptos Narrow" w:eastAsia="Aptos Narrow" w:cs="Aptos Narrow"/>
                <w:color w:val="000000" w:themeColor="text1"/>
              </w:rPr>
              <w:t xml:space="preserve"> in the project counties and at national level</w:t>
            </w:r>
          </w:p>
        </w:tc>
      </w:tr>
      <w:tr w:rsidRPr="0018649A" w:rsidR="0042133D" w:rsidTr="7AAB5D89" w14:paraId="532311B7" w14:textId="77777777">
        <w:trPr>
          <w:trHeight w:val="225"/>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42133D" w:rsidP="004541C9" w:rsidRDefault="711D7E85" w14:paraId="32283B65" w14:textId="40979E50">
            <w:pPr>
              <w:spacing w:after="0" w:line="240" w:lineRule="auto"/>
              <w:rPr>
                <w:rFonts w:ascii="Aptos Narrow" w:hAnsi="Aptos Narrow" w:eastAsia="Aptos Narrow" w:cs="Aptos Narrow"/>
              </w:rPr>
            </w:pPr>
            <w:r w:rsidRPr="7AAB5D89">
              <w:rPr>
                <w:rFonts w:ascii="Aptos Narrow" w:hAnsi="Aptos Narrow" w:eastAsia="Aptos Narrow" w:cs="Aptos Narrow"/>
                <w:b/>
                <w:bCs/>
              </w:rPr>
              <w:t>Health workforce shortages and turnover (High/High)</w:t>
            </w:r>
            <w:r w:rsidRPr="7AAB5D89">
              <w:rPr>
                <w:rFonts w:ascii="Aptos Narrow" w:hAnsi="Aptos Narrow" w:eastAsia="Aptos Narrow" w:cs="Aptos Narrow"/>
              </w:rPr>
              <w:t xml:space="preserve"> </w:t>
            </w:r>
            <w:r w:rsidRPr="7AAB5D89" w:rsidR="65F986D5">
              <w:rPr>
                <w:rFonts w:ascii="Aptos Narrow" w:hAnsi="Aptos Narrow" w:eastAsia="Aptos Narrow" w:cs="Aptos Narrow"/>
              </w:rPr>
              <w:t xml:space="preserve">Health workforce has been a persistent challenge in Kenya. The numbers, skills and high turnover </w:t>
            </w:r>
            <w:r w:rsidRPr="7AAB5D89" w:rsidR="00FA59CE">
              <w:rPr>
                <w:rFonts w:ascii="Aptos Narrow" w:hAnsi="Aptos Narrow" w:eastAsia="Aptos Narrow" w:cs="Aptos Narrow"/>
              </w:rPr>
              <w:t>have</w:t>
            </w:r>
            <w:r w:rsidRPr="7AAB5D89" w:rsidR="65F986D5">
              <w:rPr>
                <w:rFonts w:ascii="Aptos Narrow" w:hAnsi="Aptos Narrow" w:eastAsia="Aptos Narrow" w:cs="Aptos Narrow"/>
              </w:rPr>
              <w:t xml:space="preserve"> undermined the delivery of quality MNH services. Further, t</w:t>
            </w:r>
            <w:r w:rsidRPr="7AAB5D89" w:rsidR="4754C06C">
              <w:rPr>
                <w:rFonts w:ascii="Aptos Narrow" w:hAnsi="Aptos Narrow" w:eastAsia="Aptos Narrow" w:cs="Aptos Narrow"/>
              </w:rPr>
              <w:t xml:space="preserve">he counties may not absorb </w:t>
            </w:r>
            <w:r w:rsidR="00FA59CE">
              <w:rPr>
                <w:rFonts w:ascii="Aptos Narrow" w:hAnsi="Aptos Narrow" w:eastAsia="Aptos Narrow" w:cs="Aptos Narrow"/>
              </w:rPr>
              <w:t xml:space="preserve">50% of the </w:t>
            </w:r>
            <w:r w:rsidRPr="7AAB5D89" w:rsidR="002172D0">
              <w:rPr>
                <w:rFonts w:ascii="Aptos Narrow" w:hAnsi="Aptos Narrow" w:eastAsia="Aptos Narrow" w:cs="Aptos Narrow"/>
              </w:rPr>
              <w:t>health workers</w:t>
            </w:r>
            <w:r w:rsidRPr="7AAB5D89" w:rsidR="65F986D5">
              <w:rPr>
                <w:rFonts w:ascii="Aptos Narrow" w:hAnsi="Aptos Narrow" w:eastAsia="Aptos Narrow" w:cs="Aptos Narrow"/>
              </w:rPr>
              <w:t xml:space="preserve"> that will be recruited by the Beginnings Fund</w:t>
            </w:r>
            <w:r w:rsidR="00FA59CE">
              <w:rPr>
                <w:rFonts w:ascii="Aptos Narrow" w:hAnsi="Aptos Narrow" w:eastAsia="Aptos Narrow" w:cs="Aptos Narrow"/>
              </w:rPr>
              <w:t xml:space="preserve"> as part of the </w:t>
            </w:r>
            <w:r w:rsidR="00B1235C">
              <w:rPr>
                <w:rFonts w:ascii="Aptos Narrow" w:hAnsi="Aptos Narrow" w:eastAsia="Aptos Narrow" w:cs="Aptos Narrow"/>
              </w:rPr>
              <w:t>milestone-based</w:t>
            </w:r>
            <w:r w:rsidR="00FA59CE">
              <w:rPr>
                <w:rFonts w:ascii="Aptos Narrow" w:hAnsi="Aptos Narrow" w:eastAsia="Aptos Narrow" w:cs="Aptos Narrow"/>
              </w:rPr>
              <w:t xml:space="preserve"> grant</w:t>
            </w:r>
            <w:r w:rsidRPr="7AAB5D89" w:rsidR="65F986D5">
              <w:rPr>
                <w:rFonts w:ascii="Aptos Narrow" w:hAnsi="Aptos Narrow" w:eastAsia="Aptos Narrow" w:cs="Aptos Narrow"/>
              </w:rPr>
              <w:t>.</w:t>
            </w:r>
            <w:r w:rsidRPr="7AAB5D89" w:rsidR="4754C06C">
              <w:rPr>
                <w:rFonts w:ascii="Aptos Narrow" w:hAnsi="Aptos Narrow" w:eastAsia="Aptos Narrow" w:cs="Aptos Narrow"/>
              </w:rPr>
              <w:t xml:space="preserve"> </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006913" w:rsidP="00F96A0D" w:rsidRDefault="00006913" w14:paraId="7BC857FB" w14:textId="6506E8AA">
            <w:pPr>
              <w:spacing w:after="0" w:line="240" w:lineRule="auto"/>
              <w:rPr>
                <w:rFonts w:ascii="Aptos Narrow" w:hAnsi="Aptos Narrow" w:eastAsia="Aptos Narrow" w:cs="Aptos Narrow"/>
                <w:color w:val="000000" w:themeColor="text1"/>
              </w:rPr>
            </w:pPr>
            <w:r w:rsidRPr="0060498C">
              <w:rPr>
                <w:rFonts w:ascii="Aptos Narrow" w:hAnsi="Aptos Narrow" w:eastAsia="Aptos Narrow" w:cs="Aptos Narrow"/>
                <w:color w:val="000000" w:themeColor="text1"/>
              </w:rPr>
              <w:t>Bonding of Healthc</w:t>
            </w:r>
            <w:r w:rsidRPr="0060498C" w:rsidR="004541C9">
              <w:rPr>
                <w:rFonts w:ascii="Aptos Narrow" w:hAnsi="Aptos Narrow" w:eastAsia="Aptos Narrow" w:cs="Aptos Narrow"/>
                <w:color w:val="000000" w:themeColor="text1"/>
              </w:rPr>
              <w:t>are</w:t>
            </w:r>
            <w:r w:rsidRPr="0060498C">
              <w:rPr>
                <w:rFonts w:ascii="Aptos Narrow" w:hAnsi="Aptos Narrow" w:eastAsia="Aptos Narrow" w:cs="Aptos Narrow"/>
                <w:color w:val="000000" w:themeColor="text1"/>
              </w:rPr>
              <w:t xml:space="preserve"> workers for two years </w:t>
            </w:r>
            <w:r w:rsidRPr="0060498C" w:rsidR="00FA59CE">
              <w:rPr>
                <w:rFonts w:ascii="Aptos Narrow" w:hAnsi="Aptos Narrow" w:eastAsia="Aptos Narrow" w:cs="Aptos Narrow"/>
                <w:color w:val="000000" w:themeColor="text1"/>
              </w:rPr>
              <w:t>after</w:t>
            </w:r>
            <w:r w:rsidRPr="0060498C">
              <w:rPr>
                <w:rFonts w:ascii="Aptos Narrow" w:hAnsi="Aptos Narrow" w:eastAsia="Aptos Narrow" w:cs="Aptos Narrow"/>
                <w:color w:val="000000" w:themeColor="text1"/>
              </w:rPr>
              <w:t xml:space="preserve"> their specialty training. </w:t>
            </w:r>
          </w:p>
          <w:p w:rsidRPr="0060498C" w:rsidR="004541C9" w:rsidP="00FA59CE" w:rsidRDefault="00006913" w14:paraId="368C578D" w14:textId="7B128424">
            <w:pPr>
              <w:spacing w:after="0" w:line="240" w:lineRule="auto"/>
              <w:rPr>
                <w:rFonts w:ascii="Aptos Narrow" w:hAnsi="Aptos Narrow" w:eastAsia="Aptos Narrow" w:cs="Aptos Narrow"/>
              </w:rPr>
            </w:pPr>
            <w:r w:rsidRPr="0060498C">
              <w:rPr>
                <w:rFonts w:ascii="Aptos Narrow" w:hAnsi="Aptos Narrow" w:eastAsia="Aptos Narrow" w:cs="Aptos Narrow"/>
                <w:color w:val="000000" w:themeColor="text1"/>
              </w:rPr>
              <w:t xml:space="preserve">Work with county health management team to </w:t>
            </w:r>
            <w:r w:rsidRPr="0060498C" w:rsidR="00D52B09">
              <w:rPr>
                <w:rFonts w:ascii="Aptos Narrow" w:hAnsi="Aptos Narrow" w:eastAsia="Aptos Narrow" w:cs="Aptos Narrow"/>
                <w:color w:val="000000" w:themeColor="text1"/>
              </w:rPr>
              <w:t xml:space="preserve">select and </w:t>
            </w:r>
            <w:r w:rsidRPr="0060498C">
              <w:rPr>
                <w:rFonts w:ascii="Aptos Narrow" w:hAnsi="Aptos Narrow" w:eastAsia="Aptos Narrow" w:cs="Aptos Narrow"/>
                <w:color w:val="000000" w:themeColor="text1"/>
              </w:rPr>
              <w:t>retain healthcare</w:t>
            </w:r>
            <w:r w:rsidRPr="0060498C" w:rsidR="00D52B09">
              <w:rPr>
                <w:rFonts w:ascii="Aptos Narrow" w:hAnsi="Aptos Narrow" w:eastAsia="Aptos Narrow" w:cs="Aptos Narrow"/>
                <w:color w:val="000000" w:themeColor="text1"/>
              </w:rPr>
              <w:t xml:space="preserve"> workers</w:t>
            </w:r>
            <w:r w:rsidRPr="0060498C">
              <w:rPr>
                <w:rFonts w:ascii="Aptos Narrow" w:hAnsi="Aptos Narrow" w:eastAsia="Aptos Narrow" w:cs="Aptos Narrow"/>
                <w:color w:val="000000" w:themeColor="text1"/>
              </w:rPr>
              <w:t xml:space="preserve"> </w:t>
            </w:r>
            <w:r w:rsidRPr="0060498C" w:rsidR="00D52B09">
              <w:rPr>
                <w:rFonts w:ascii="Aptos Narrow" w:hAnsi="Aptos Narrow" w:eastAsia="Aptos Narrow" w:cs="Aptos Narrow"/>
                <w:color w:val="000000" w:themeColor="text1"/>
              </w:rPr>
              <w:t xml:space="preserve">in the maternity, MCH and NBUs after the </w:t>
            </w:r>
            <w:r w:rsidRPr="0060498C" w:rsidR="00FA59CE">
              <w:rPr>
                <w:rFonts w:ascii="Aptos Narrow" w:hAnsi="Aptos Narrow" w:eastAsia="Aptos Narrow" w:cs="Aptos Narrow"/>
                <w:color w:val="000000" w:themeColor="text1"/>
              </w:rPr>
              <w:t>skills-based</w:t>
            </w:r>
            <w:r w:rsidRPr="0060498C" w:rsidR="00D52B09">
              <w:rPr>
                <w:rFonts w:ascii="Aptos Narrow" w:hAnsi="Aptos Narrow" w:eastAsia="Aptos Narrow" w:cs="Aptos Narrow"/>
                <w:color w:val="000000" w:themeColor="text1"/>
              </w:rPr>
              <w:t xml:space="preserve"> trainings on Continuum of Care, EmONC and CNC</w:t>
            </w:r>
            <w:r w:rsidR="00FA59CE">
              <w:rPr>
                <w:rFonts w:ascii="Aptos Narrow" w:hAnsi="Aptos Narrow" w:eastAsia="Aptos Narrow" w:cs="Aptos Narrow"/>
                <w:color w:val="000000" w:themeColor="text1"/>
              </w:rPr>
              <w:t xml:space="preserve">. </w:t>
            </w:r>
            <w:r w:rsidRPr="0060498C" w:rsidR="00A75A72">
              <w:rPr>
                <w:rFonts w:ascii="Aptos Narrow" w:hAnsi="Aptos Narrow" w:eastAsia="Aptos Narrow" w:cs="Aptos Narrow"/>
                <w:color w:val="000000" w:themeColor="text1"/>
              </w:rPr>
              <w:t>Regular reviews</w:t>
            </w:r>
            <w:r w:rsidRPr="0060498C" w:rsidR="00D52B09">
              <w:rPr>
                <w:rFonts w:ascii="Aptos Narrow" w:hAnsi="Aptos Narrow" w:eastAsia="Aptos Narrow" w:cs="Aptos Narrow"/>
                <w:color w:val="000000" w:themeColor="text1"/>
              </w:rPr>
              <w:t xml:space="preserve"> on the nurse: patient ratios and doctor:patient ratios in MCH, maternity and newborn units </w:t>
            </w:r>
            <w:r w:rsidRPr="0060498C">
              <w:rPr>
                <w:rFonts w:ascii="Aptos Narrow" w:hAnsi="Aptos Narrow" w:eastAsia="Aptos Narrow" w:cs="Aptos Narrow"/>
                <w:color w:val="000000" w:themeColor="text1"/>
              </w:rPr>
              <w:t xml:space="preserve"> </w:t>
            </w:r>
            <w:r w:rsidRPr="0060498C" w:rsidR="00A75A72">
              <w:rPr>
                <w:rFonts w:ascii="Aptos Narrow" w:hAnsi="Aptos Narrow" w:eastAsia="Aptos Narrow" w:cs="Aptos Narrow"/>
                <w:color w:val="000000" w:themeColor="text1"/>
              </w:rPr>
              <w:t>and development of action plans to optimize the h</w:t>
            </w:r>
            <w:r w:rsidR="00545624">
              <w:rPr>
                <w:rFonts w:ascii="Aptos Narrow" w:hAnsi="Aptos Narrow" w:eastAsia="Aptos Narrow" w:cs="Aptos Narrow"/>
                <w:color w:val="000000" w:themeColor="text1"/>
              </w:rPr>
              <w:t>ealth worker</w:t>
            </w:r>
            <w:r w:rsidRPr="0060498C" w:rsidR="00A75A72">
              <w:rPr>
                <w:rFonts w:ascii="Aptos Narrow" w:hAnsi="Aptos Narrow" w:eastAsia="Aptos Narrow" w:cs="Aptos Narrow"/>
                <w:color w:val="000000" w:themeColor="text1"/>
              </w:rPr>
              <w:t>:patient ratios for improved health outcomes</w:t>
            </w:r>
            <w:r w:rsidR="00C34319">
              <w:rPr>
                <w:rFonts w:ascii="Aptos Narrow" w:hAnsi="Aptos Narrow" w:eastAsia="Aptos Narrow" w:cs="Aptos Narrow"/>
                <w:color w:val="000000" w:themeColor="text1"/>
              </w:rPr>
              <w:t xml:space="preserve">. Support health worker forecasting </w:t>
            </w:r>
            <w:r w:rsidR="007F6825">
              <w:rPr>
                <w:rFonts w:ascii="Aptos Narrow" w:hAnsi="Aptos Narrow" w:eastAsia="Aptos Narrow" w:cs="Aptos Narrow"/>
                <w:color w:val="000000" w:themeColor="text1"/>
              </w:rPr>
              <w:t>to ensure timely replacement for health workers departing the system through natural attrition</w:t>
            </w:r>
          </w:p>
        </w:tc>
      </w:tr>
      <w:tr w:rsidRPr="0018649A" w:rsidR="00942650" w:rsidTr="7AAB5D89" w14:paraId="0F3EBA4E" w14:textId="77777777">
        <w:trPr>
          <w:trHeight w:val="225"/>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00942650" w:rsidP="004541C9" w:rsidRDefault="00942650" w14:paraId="2373409D" w14:textId="77777777">
            <w:pPr>
              <w:spacing w:after="0" w:line="240" w:lineRule="auto"/>
              <w:rPr>
                <w:rFonts w:ascii="Aptos Narrow" w:hAnsi="Aptos Narrow" w:eastAsia="Aptos Narrow" w:cs="Aptos Narrow"/>
                <w:b/>
                <w:bCs/>
              </w:rPr>
            </w:pPr>
            <w:r>
              <w:rPr>
                <w:rFonts w:ascii="Aptos Narrow" w:hAnsi="Aptos Narrow" w:eastAsia="Aptos Narrow" w:cs="Aptos Narrow"/>
                <w:b/>
                <w:bCs/>
              </w:rPr>
              <w:t>El</w:t>
            </w:r>
            <w:r w:rsidRPr="00942650">
              <w:rPr>
                <w:rFonts w:ascii="Aptos Narrow" w:hAnsi="Aptos Narrow" w:eastAsia="Aptos Narrow" w:cs="Aptos Narrow"/>
                <w:b/>
                <w:bCs/>
              </w:rPr>
              <w:t>ection campaigns in the run up to the 2027 elections and possible transitions in county leadership</w:t>
            </w:r>
          </w:p>
          <w:p w:rsidR="00637FAF" w:rsidP="004541C9" w:rsidRDefault="00637FAF" w14:paraId="6783BA03" w14:textId="77777777">
            <w:pPr>
              <w:spacing w:after="0" w:line="240" w:lineRule="auto"/>
              <w:rPr>
                <w:rFonts w:ascii="Aptos Narrow" w:hAnsi="Aptos Narrow" w:eastAsia="Aptos Narrow" w:cs="Aptos Narrow"/>
                <w:b/>
                <w:bCs/>
              </w:rPr>
            </w:pPr>
          </w:p>
          <w:p w:rsidRPr="004A0704" w:rsidR="00637FAF" w:rsidP="004541C9" w:rsidRDefault="00637FAF" w14:paraId="3492F160" w14:textId="5ABDA50C">
            <w:pPr>
              <w:spacing w:after="0" w:line="240" w:lineRule="auto"/>
              <w:rPr>
                <w:rFonts w:ascii="Aptos Narrow" w:hAnsi="Aptos Narrow" w:eastAsia="Aptos Narrow" w:cs="Aptos Narrow"/>
              </w:rPr>
            </w:pPr>
            <w:r w:rsidRPr="004A0704">
              <w:rPr>
                <w:rFonts w:ascii="Aptos Narrow" w:hAnsi="Aptos Narrow" w:eastAsia="Aptos Narrow" w:cs="Aptos Narrow"/>
              </w:rPr>
              <w:t xml:space="preserve">This might disrupt </w:t>
            </w:r>
            <w:r w:rsidRPr="004A0704" w:rsidR="0091584C">
              <w:rPr>
                <w:rFonts w:ascii="Aptos Narrow" w:hAnsi="Aptos Narrow" w:eastAsia="Aptos Narrow" w:cs="Aptos Narrow"/>
              </w:rPr>
              <w:t>operations at the county level indirectly impacting MNH service delivery</w:t>
            </w:r>
            <w:r w:rsidRPr="004A0704" w:rsidR="00337345">
              <w:rPr>
                <w:rFonts w:ascii="Aptos Narrow" w:hAnsi="Aptos Narrow" w:eastAsia="Aptos Narrow" w:cs="Aptos Narrow"/>
              </w:rPr>
              <w:t xml:space="preserve">. There is a risk that </w:t>
            </w:r>
            <w:r w:rsidRPr="004A0704" w:rsidR="0091584C">
              <w:rPr>
                <w:rFonts w:ascii="Aptos Narrow" w:hAnsi="Aptos Narrow" w:eastAsia="Aptos Narrow" w:cs="Aptos Narrow"/>
              </w:rPr>
              <w:t xml:space="preserve">commitments made to Beginnings </w:t>
            </w:r>
            <w:r w:rsidRPr="004A0704" w:rsidR="00337345">
              <w:rPr>
                <w:rFonts w:ascii="Aptos Narrow" w:hAnsi="Aptos Narrow" w:eastAsia="Aptos Narrow" w:cs="Aptos Narrow"/>
              </w:rPr>
              <w:t xml:space="preserve">Fund may not be </w:t>
            </w:r>
            <w:r w:rsidRPr="004A0704" w:rsidR="00B64B24">
              <w:rPr>
                <w:rFonts w:ascii="Aptos Narrow" w:hAnsi="Aptos Narrow" w:eastAsia="Aptos Narrow" w:cs="Aptos Narrow"/>
              </w:rPr>
              <w:t>honored by subsequent governments.</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Pr="0060498C" w:rsidR="00942650" w:rsidP="00F96A0D" w:rsidRDefault="00494433" w14:paraId="0442BC4E" w14:textId="41CB3760">
            <w:pPr>
              <w:spacing w:after="0" w:line="240" w:lineRule="auto"/>
              <w:rPr>
                <w:rFonts w:ascii="Aptos Narrow" w:hAnsi="Aptos Narrow" w:eastAsia="Aptos Narrow" w:cs="Aptos Narrow"/>
                <w:color w:val="000000" w:themeColor="text1"/>
              </w:rPr>
            </w:pPr>
            <w:r>
              <w:rPr>
                <w:rFonts w:ascii="Aptos Narrow" w:hAnsi="Aptos Narrow" w:eastAsia="Aptos Narrow" w:cs="Aptos Narrow"/>
                <w:color w:val="000000" w:themeColor="text1"/>
              </w:rPr>
              <w:t>Coordination and engagement of counties will be through the Council of Governors</w:t>
            </w:r>
            <w:r w:rsidR="001E3DF5">
              <w:rPr>
                <w:rFonts w:ascii="Aptos Narrow" w:hAnsi="Aptos Narrow" w:eastAsia="Aptos Narrow" w:cs="Aptos Narrow"/>
                <w:color w:val="000000" w:themeColor="text1"/>
              </w:rPr>
              <w:t xml:space="preserve"> which is non-partisan</w:t>
            </w:r>
            <w:r w:rsidR="00181C03">
              <w:rPr>
                <w:rFonts w:ascii="Aptos Narrow" w:hAnsi="Aptos Narrow" w:eastAsia="Aptos Narrow" w:cs="Aptos Narrow"/>
                <w:color w:val="000000" w:themeColor="text1"/>
              </w:rPr>
              <w:t xml:space="preserve"> and </w:t>
            </w:r>
            <w:r w:rsidR="001E3DF5">
              <w:rPr>
                <w:rFonts w:ascii="Aptos Narrow" w:hAnsi="Aptos Narrow" w:eastAsia="Aptos Narrow" w:cs="Aptos Narrow"/>
                <w:color w:val="000000" w:themeColor="text1"/>
              </w:rPr>
              <w:t>serves as the coordinating agency across the 47 counties</w:t>
            </w:r>
            <w:r w:rsidR="00181C03">
              <w:rPr>
                <w:rFonts w:ascii="Aptos Narrow" w:hAnsi="Aptos Narrow" w:eastAsia="Aptos Narrow" w:cs="Aptos Narrow"/>
                <w:color w:val="000000" w:themeColor="text1"/>
              </w:rPr>
              <w:t>.</w:t>
            </w:r>
            <w:r w:rsidR="00A24431">
              <w:rPr>
                <w:rFonts w:ascii="Aptos Narrow" w:hAnsi="Aptos Narrow" w:eastAsia="Aptos Narrow" w:cs="Aptos Narrow"/>
                <w:color w:val="000000" w:themeColor="text1"/>
              </w:rPr>
              <w:t xml:space="preserve"> </w:t>
            </w:r>
            <w:r w:rsidR="00181C03">
              <w:rPr>
                <w:rFonts w:ascii="Aptos Narrow" w:hAnsi="Aptos Narrow" w:eastAsia="Aptos Narrow" w:cs="Aptos Narrow"/>
                <w:color w:val="000000" w:themeColor="text1"/>
              </w:rPr>
              <w:t xml:space="preserve"> Onboarding of counties will be through an </w:t>
            </w:r>
            <w:r w:rsidR="002C3348">
              <w:rPr>
                <w:rFonts w:ascii="Aptos Narrow" w:hAnsi="Aptos Narrow" w:eastAsia="Aptos Narrow" w:cs="Aptos Narrow"/>
                <w:color w:val="000000" w:themeColor="text1"/>
              </w:rPr>
              <w:t xml:space="preserve">intergovernmental </w:t>
            </w:r>
            <w:r w:rsidR="00F646FF">
              <w:rPr>
                <w:rFonts w:ascii="Aptos Narrow" w:hAnsi="Aptos Narrow" w:eastAsia="Aptos Narrow" w:cs="Aptos Narrow"/>
                <w:color w:val="000000" w:themeColor="text1"/>
              </w:rPr>
              <w:t>Agreement co-signe</w:t>
            </w:r>
            <w:r w:rsidR="00B94CBE">
              <w:rPr>
                <w:rFonts w:ascii="Aptos Narrow" w:hAnsi="Aptos Narrow" w:eastAsia="Aptos Narrow" w:cs="Aptos Narrow"/>
                <w:color w:val="000000" w:themeColor="text1"/>
              </w:rPr>
              <w:t xml:space="preserve">d by </w:t>
            </w:r>
            <w:r w:rsidR="00803A56">
              <w:rPr>
                <w:rFonts w:ascii="Aptos Narrow" w:hAnsi="Aptos Narrow" w:eastAsia="Aptos Narrow" w:cs="Aptos Narrow"/>
                <w:color w:val="000000" w:themeColor="text1"/>
              </w:rPr>
              <w:t xml:space="preserve">the Governor and </w:t>
            </w:r>
            <w:r w:rsidR="00B94CBE">
              <w:rPr>
                <w:rFonts w:ascii="Aptos Narrow" w:hAnsi="Aptos Narrow" w:eastAsia="Aptos Narrow" w:cs="Aptos Narrow"/>
                <w:color w:val="000000" w:themeColor="text1"/>
              </w:rPr>
              <w:t>technical officers from County treasury, Public Service Board</w:t>
            </w:r>
            <w:r w:rsidR="00803A56">
              <w:rPr>
                <w:rFonts w:ascii="Aptos Narrow" w:hAnsi="Aptos Narrow" w:eastAsia="Aptos Narrow" w:cs="Aptos Narrow"/>
                <w:color w:val="000000" w:themeColor="text1"/>
              </w:rPr>
              <w:t>, and legal the lat</w:t>
            </w:r>
            <w:r w:rsidR="00005CD0">
              <w:rPr>
                <w:rFonts w:ascii="Aptos Narrow" w:hAnsi="Aptos Narrow" w:eastAsia="Aptos Narrow" w:cs="Aptos Narrow"/>
                <w:color w:val="000000" w:themeColor="text1"/>
              </w:rPr>
              <w:t>ter three do not change with elections and hence provide continuity.</w:t>
            </w:r>
            <w:r w:rsidR="00A24431">
              <w:rPr>
                <w:rFonts w:ascii="Aptos Narrow" w:hAnsi="Aptos Narrow" w:eastAsia="Aptos Narrow" w:cs="Aptos Narrow"/>
                <w:color w:val="000000" w:themeColor="text1"/>
              </w:rPr>
              <w:t xml:space="preserve"> Further, the CoG secretariat does not change with elections </w:t>
            </w:r>
            <w:r w:rsidR="008215F7">
              <w:rPr>
                <w:rFonts w:ascii="Aptos Narrow" w:hAnsi="Aptos Narrow" w:eastAsia="Aptos Narrow" w:cs="Aptos Narrow"/>
                <w:color w:val="000000" w:themeColor="text1"/>
              </w:rPr>
              <w:t xml:space="preserve">and </w:t>
            </w:r>
            <w:r w:rsidR="00FA59CE">
              <w:rPr>
                <w:rFonts w:ascii="Aptos Narrow" w:hAnsi="Aptos Narrow" w:eastAsia="Aptos Narrow" w:cs="Aptos Narrow"/>
                <w:color w:val="000000" w:themeColor="text1"/>
              </w:rPr>
              <w:t>serves</w:t>
            </w:r>
            <w:r w:rsidR="008215F7">
              <w:rPr>
                <w:rFonts w:ascii="Aptos Narrow" w:hAnsi="Aptos Narrow" w:eastAsia="Aptos Narrow" w:cs="Aptos Narrow"/>
                <w:color w:val="000000" w:themeColor="text1"/>
              </w:rPr>
              <w:t xml:space="preserve"> </w:t>
            </w:r>
            <w:r w:rsidR="00FA59CE">
              <w:rPr>
                <w:rFonts w:ascii="Aptos Narrow" w:hAnsi="Aptos Narrow" w:eastAsia="Aptos Narrow" w:cs="Aptos Narrow"/>
                <w:color w:val="000000" w:themeColor="text1"/>
              </w:rPr>
              <w:t xml:space="preserve">to support transition </w:t>
            </w:r>
            <w:r w:rsidR="008215F7">
              <w:rPr>
                <w:rFonts w:ascii="Aptos Narrow" w:hAnsi="Aptos Narrow" w:eastAsia="Aptos Narrow" w:cs="Aptos Narrow"/>
                <w:color w:val="000000" w:themeColor="text1"/>
              </w:rPr>
              <w:t xml:space="preserve">across </w:t>
            </w:r>
            <w:r w:rsidR="00D20D1B">
              <w:rPr>
                <w:rFonts w:ascii="Aptos Narrow" w:hAnsi="Aptos Narrow" w:eastAsia="Aptos Narrow" w:cs="Aptos Narrow"/>
                <w:color w:val="000000" w:themeColor="text1"/>
              </w:rPr>
              <w:t>elected and appointed</w:t>
            </w:r>
            <w:r w:rsidR="00FA59CE">
              <w:rPr>
                <w:rFonts w:ascii="Aptos Narrow" w:hAnsi="Aptos Narrow" w:eastAsia="Aptos Narrow" w:cs="Aptos Narrow"/>
                <w:color w:val="000000" w:themeColor="text1"/>
              </w:rPr>
              <w:t xml:space="preserve"> leaders in</w:t>
            </w:r>
            <w:r w:rsidR="00D20D1B">
              <w:rPr>
                <w:rFonts w:ascii="Aptos Narrow" w:hAnsi="Aptos Narrow" w:eastAsia="Aptos Narrow" w:cs="Aptos Narrow"/>
                <w:color w:val="000000" w:themeColor="text1"/>
              </w:rPr>
              <w:t xml:space="preserve"> counties including through induction of the new teams.</w:t>
            </w:r>
          </w:p>
        </w:tc>
      </w:tr>
      <w:tr w:rsidRPr="0018649A" w:rsidR="005A063C" w:rsidTr="7AAB5D89" w14:paraId="0828DD36" w14:textId="77777777">
        <w:trPr>
          <w:trHeight w:val="225"/>
        </w:trPr>
        <w:tc>
          <w:tcPr>
            <w:tcW w:w="3950" w:type="dxa"/>
            <w:tcBorders>
              <w:top w:val="single" w:color="CCCCCC" w:sz="8" w:space="0"/>
              <w:left w:val="single" w:color="CCCCCC" w:sz="8" w:space="0"/>
              <w:bottom w:val="single" w:color="CCCCCC" w:sz="8" w:space="0"/>
              <w:right w:val="single" w:color="CCCCCC" w:sz="8" w:space="0"/>
            </w:tcBorders>
            <w:tcMar>
              <w:left w:w="40" w:type="dxa"/>
              <w:right w:w="40" w:type="dxa"/>
            </w:tcMar>
          </w:tcPr>
          <w:p w:rsidR="005A063C" w:rsidP="004356D6" w:rsidRDefault="00A60B2E" w14:paraId="104D4724" w14:textId="77777777">
            <w:pPr>
              <w:spacing w:after="0" w:line="240" w:lineRule="auto"/>
              <w:rPr>
                <w:rFonts w:ascii="Aptos Narrow" w:hAnsi="Aptos Narrow" w:eastAsia="Aptos Narrow" w:cs="Aptos Narrow"/>
                <w:b/>
                <w:bCs/>
              </w:rPr>
            </w:pPr>
            <w:r>
              <w:rPr>
                <w:rFonts w:ascii="Aptos Narrow" w:hAnsi="Aptos Narrow" w:eastAsia="Aptos Narrow" w:cs="Aptos Narrow"/>
                <w:b/>
                <w:bCs/>
              </w:rPr>
              <w:t>C</w:t>
            </w:r>
            <w:r w:rsidRPr="004356D6" w:rsidR="004356D6">
              <w:rPr>
                <w:rFonts w:ascii="Aptos Narrow" w:hAnsi="Aptos Narrow" w:eastAsia="Aptos Narrow" w:cs="Aptos Narrow"/>
                <w:b/>
                <w:bCs/>
              </w:rPr>
              <w:t>ounty</w:t>
            </w:r>
            <w:r>
              <w:rPr>
                <w:rFonts w:ascii="Aptos Narrow" w:hAnsi="Aptos Narrow" w:eastAsia="Aptos Narrow" w:cs="Aptos Narrow"/>
                <w:b/>
                <w:bCs/>
              </w:rPr>
              <w:t xml:space="preserve"> and </w:t>
            </w:r>
            <w:r w:rsidRPr="004356D6" w:rsidR="004356D6">
              <w:rPr>
                <w:rFonts w:ascii="Aptos Narrow" w:hAnsi="Aptos Narrow" w:eastAsia="Aptos Narrow" w:cs="Aptos Narrow"/>
                <w:b/>
                <w:bCs/>
              </w:rPr>
              <w:t>national contributions as agreed may not come to fruition</w:t>
            </w:r>
            <w:r>
              <w:rPr>
                <w:rFonts w:ascii="Aptos Narrow" w:hAnsi="Aptos Narrow" w:eastAsia="Aptos Narrow" w:cs="Aptos Narrow"/>
                <w:b/>
                <w:bCs/>
              </w:rPr>
              <w:t xml:space="preserve"> (Hig</w:t>
            </w:r>
            <w:r w:rsidR="00F13491">
              <w:rPr>
                <w:rFonts w:ascii="Aptos Narrow" w:hAnsi="Aptos Narrow" w:eastAsia="Aptos Narrow" w:cs="Aptos Narrow"/>
                <w:b/>
                <w:bCs/>
              </w:rPr>
              <w:t>h/High</w:t>
            </w:r>
          </w:p>
          <w:p w:rsidR="00F13491" w:rsidP="004356D6" w:rsidRDefault="00F13491" w14:paraId="723D1D30" w14:textId="77777777">
            <w:pPr>
              <w:spacing w:after="0" w:line="240" w:lineRule="auto"/>
              <w:rPr>
                <w:rFonts w:ascii="Aptos Narrow" w:hAnsi="Aptos Narrow" w:eastAsia="Aptos Narrow" w:cs="Aptos Narrow"/>
                <w:b/>
                <w:bCs/>
              </w:rPr>
            </w:pPr>
          </w:p>
          <w:p w:rsidRPr="00C94B31" w:rsidR="00F13491" w:rsidP="004356D6" w:rsidRDefault="00F13491" w14:paraId="33434018" w14:textId="3848F18A">
            <w:pPr>
              <w:spacing w:after="0" w:line="240" w:lineRule="auto"/>
              <w:rPr>
                <w:rFonts w:ascii="Aptos Narrow" w:hAnsi="Aptos Narrow" w:eastAsia="Aptos Narrow" w:cs="Aptos Narrow"/>
              </w:rPr>
            </w:pPr>
            <w:r w:rsidRPr="00C94B31">
              <w:rPr>
                <w:rFonts w:ascii="Aptos Narrow" w:hAnsi="Aptos Narrow" w:eastAsia="Aptos Narrow" w:cs="Aptos Narrow"/>
              </w:rPr>
              <w:t xml:space="preserve">This might </w:t>
            </w:r>
            <w:r w:rsidRPr="00C94B31" w:rsidR="004C7429">
              <w:rPr>
                <w:rFonts w:ascii="Aptos Narrow" w:hAnsi="Aptos Narrow" w:eastAsia="Aptos Narrow" w:cs="Aptos Narrow"/>
              </w:rPr>
              <w:t xml:space="preserve">lead to sub-optimal achievements in </w:t>
            </w:r>
            <w:r w:rsidRPr="00C94B31" w:rsidR="0062032C">
              <w:rPr>
                <w:rFonts w:ascii="Aptos Narrow" w:hAnsi="Aptos Narrow" w:eastAsia="Aptos Narrow" w:cs="Aptos Narrow"/>
              </w:rPr>
              <w:t xml:space="preserve">investment areas where Beginnings Fund is greatly </w:t>
            </w:r>
            <w:r w:rsidRPr="00C94B31" w:rsidR="00C94B31">
              <w:rPr>
                <w:rFonts w:ascii="Aptos Narrow" w:hAnsi="Aptos Narrow" w:eastAsia="Aptos Narrow" w:cs="Aptos Narrow"/>
              </w:rPr>
              <w:t>leveraging</w:t>
            </w:r>
            <w:r w:rsidRPr="00C94B31" w:rsidR="0062032C">
              <w:rPr>
                <w:rFonts w:ascii="Aptos Narrow" w:hAnsi="Aptos Narrow" w:eastAsia="Aptos Narrow" w:cs="Aptos Narrow"/>
              </w:rPr>
              <w:t xml:space="preserve"> these </w:t>
            </w:r>
            <w:r w:rsidRPr="00C94B31" w:rsidR="001D2A0F">
              <w:rPr>
                <w:rFonts w:ascii="Aptos Narrow" w:hAnsi="Aptos Narrow" w:eastAsia="Aptos Narrow" w:cs="Aptos Narrow"/>
              </w:rPr>
              <w:t>investme</w:t>
            </w:r>
            <w:r w:rsidRPr="00C94B31" w:rsidR="00685611">
              <w:rPr>
                <w:rFonts w:ascii="Aptos Narrow" w:hAnsi="Aptos Narrow" w:eastAsia="Aptos Narrow" w:cs="Aptos Narrow"/>
              </w:rPr>
              <w:t xml:space="preserve">nts for instance </w:t>
            </w:r>
            <w:r w:rsidRPr="00C94B31" w:rsidR="00477BCF">
              <w:rPr>
                <w:rFonts w:ascii="Aptos Narrow" w:hAnsi="Aptos Narrow" w:eastAsia="Aptos Narrow" w:cs="Aptos Narrow"/>
              </w:rPr>
              <w:t xml:space="preserve">1:1 matching for workforce and data systems </w:t>
            </w:r>
            <w:r w:rsidRPr="00C94B31" w:rsidR="00C94B31">
              <w:rPr>
                <w:rFonts w:ascii="Aptos Narrow" w:hAnsi="Aptos Narrow" w:eastAsia="Aptos Narrow" w:cs="Aptos Narrow"/>
              </w:rPr>
              <w:t>through DHA</w:t>
            </w:r>
          </w:p>
        </w:tc>
        <w:tc>
          <w:tcPr>
            <w:tcW w:w="5130" w:type="dxa"/>
            <w:tcBorders>
              <w:top w:val="single" w:color="CCCCCC" w:sz="8" w:space="0"/>
              <w:left w:val="single" w:color="CCCCCC" w:sz="8" w:space="0"/>
              <w:bottom w:val="single" w:color="CCCCCC" w:sz="8" w:space="0"/>
              <w:right w:val="single" w:color="CCCCCC" w:sz="8" w:space="0"/>
            </w:tcBorders>
            <w:tcMar>
              <w:left w:w="40" w:type="dxa"/>
              <w:right w:w="40" w:type="dxa"/>
            </w:tcMar>
          </w:tcPr>
          <w:p w:rsidR="005A063C" w:rsidP="00F96A0D" w:rsidRDefault="00834B98" w14:paraId="35FEB9C0" w14:textId="71D6B89C">
            <w:pPr>
              <w:spacing w:after="0" w:line="240" w:lineRule="auto"/>
              <w:rPr>
                <w:rFonts w:ascii="Aptos Narrow" w:hAnsi="Aptos Narrow" w:eastAsia="Aptos Narrow" w:cs="Aptos Narrow"/>
                <w:color w:val="000000" w:themeColor="text1"/>
              </w:rPr>
            </w:pPr>
            <w:r>
              <w:rPr>
                <w:rFonts w:ascii="Aptos Narrow" w:hAnsi="Aptos Narrow" w:eastAsia="Aptos Narrow" w:cs="Aptos Narrow"/>
                <w:color w:val="000000" w:themeColor="text1"/>
              </w:rPr>
              <w:t xml:space="preserve">Beginnings Fund will include an additional investment to track </w:t>
            </w:r>
            <w:r w:rsidR="00C618EE">
              <w:rPr>
                <w:rFonts w:ascii="Aptos Narrow" w:hAnsi="Aptos Narrow" w:eastAsia="Aptos Narrow" w:cs="Aptos Narrow"/>
                <w:color w:val="000000" w:themeColor="text1"/>
              </w:rPr>
              <w:t xml:space="preserve">public finance investments aligned with our strategic investments </w:t>
            </w:r>
            <w:r w:rsidR="00A629B8">
              <w:rPr>
                <w:rFonts w:ascii="Aptos Narrow" w:hAnsi="Aptos Narrow" w:eastAsia="Aptos Narrow" w:cs="Aptos Narrow"/>
                <w:color w:val="000000" w:themeColor="text1"/>
              </w:rPr>
              <w:t>and execute strategic engagements for course correction on a routine basis particularly through review of county and national level budgets</w:t>
            </w:r>
            <w:r w:rsidR="00EF112D">
              <w:rPr>
                <w:rFonts w:ascii="Aptos Narrow" w:hAnsi="Aptos Narrow" w:eastAsia="Aptos Narrow" w:cs="Aptos Narrow"/>
                <w:color w:val="000000" w:themeColor="text1"/>
              </w:rPr>
              <w:t xml:space="preserve"> and tracking government commitments to ensure that Beginnings Fund commitments are not crowded out</w:t>
            </w:r>
          </w:p>
        </w:tc>
      </w:tr>
    </w:tbl>
    <w:p w:rsidR="00A26C9C" w:rsidP="2275D74D" w:rsidRDefault="00A26C9C" w14:paraId="7609D546" w14:textId="77777777">
      <w:pPr>
        <w:keepNext/>
        <w:spacing w:after="200" w:line="257" w:lineRule="auto"/>
        <w:jc w:val="both"/>
        <w:rPr>
          <w:rFonts w:ascii="Aptos" w:hAnsi="Aptos" w:eastAsia="Aptos" w:cs="Aptos"/>
        </w:rPr>
      </w:pPr>
    </w:p>
    <w:p w:rsidRPr="001239B4" w:rsidR="00FA0334" w:rsidP="00FA0334" w:rsidRDefault="00FA0334" w14:paraId="53238B13" w14:textId="2D7C3839">
      <w:pPr>
        <w:keepNext/>
        <w:shd w:val="clear" w:color="auto" w:fill="F7CAAC" w:themeFill="accent2" w:themeFillTint="66"/>
        <w:spacing w:after="200" w:line="257" w:lineRule="auto"/>
        <w:rPr>
          <w:rFonts w:ascii="Aptos Narrow" w:hAnsi="Aptos Narrow" w:cs="Arial"/>
          <w:b/>
          <w:bCs/>
          <w:color w:val="44546A" w:themeColor="text2"/>
        </w:rPr>
      </w:pPr>
      <w:r w:rsidRPr="3DA3DE96">
        <w:rPr>
          <w:rFonts w:ascii="Aptos Narrow" w:hAnsi="Aptos Narrow" w:cs="Arial"/>
          <w:b/>
          <w:bCs/>
          <w:color w:val="445369"/>
        </w:rPr>
        <w:t>Transition and Sustainability Plan</w:t>
      </w:r>
      <w:r w:rsidRPr="3DA3DE96">
        <w:rPr>
          <w:rFonts w:ascii="Aptos" w:hAnsi="Aptos" w:eastAsia="Aptos" w:cs="Aptos"/>
          <w:lang w:val="en-GB"/>
        </w:rPr>
        <w:t xml:space="preserve"> </w:t>
      </w:r>
    </w:p>
    <w:p w:rsidRPr="0060498C" w:rsidR="00B736B1" w:rsidP="001F3950" w:rsidRDefault="47475787" w14:paraId="76F917F5" w14:textId="5F47FB14">
      <w:pPr>
        <w:keepNext/>
        <w:spacing w:after="0" w:line="240" w:lineRule="auto"/>
        <w:jc w:val="both"/>
      </w:pPr>
      <w:r w:rsidRPr="3DA3DE96">
        <w:rPr>
          <w:rFonts w:ascii="Aptos Narrow" w:hAnsi="Aptos Narrow" w:eastAsia="Aptos Narrow" w:cs="Aptos Narrow"/>
        </w:rPr>
        <w:t xml:space="preserve">This investment is deliberately designed as a catalytic, time-bound intervention that will accelerate progress in maternal and newborn health while laying </w:t>
      </w:r>
      <w:r w:rsidRPr="3046C3AE" w:rsidR="71CD8EDD">
        <w:rPr>
          <w:rFonts w:ascii="Aptos Narrow" w:hAnsi="Aptos Narrow" w:eastAsia="Aptos Narrow" w:cs="Aptos Narrow"/>
        </w:rPr>
        <w:t>out</w:t>
      </w:r>
      <w:r w:rsidRPr="3046C3AE">
        <w:rPr>
          <w:rFonts w:ascii="Aptos Narrow" w:hAnsi="Aptos Narrow" w:eastAsia="Aptos Narrow" w:cs="Aptos Narrow"/>
        </w:rPr>
        <w:t xml:space="preserve"> </w:t>
      </w:r>
      <w:r w:rsidRPr="3DA3DE96">
        <w:rPr>
          <w:rFonts w:ascii="Aptos Narrow" w:hAnsi="Aptos Narrow" w:eastAsia="Aptos Narrow" w:cs="Aptos Narrow"/>
        </w:rPr>
        <w:t xml:space="preserve">the foundations for sustained government ownership beyond the life of </w:t>
      </w:r>
      <w:r w:rsidRPr="3046C3AE" w:rsidR="6CD79041">
        <w:rPr>
          <w:rFonts w:ascii="Aptos Narrow" w:hAnsi="Aptos Narrow" w:eastAsia="Aptos Narrow" w:cs="Aptos Narrow"/>
        </w:rPr>
        <w:t xml:space="preserve">the </w:t>
      </w:r>
      <w:r w:rsidRPr="3DA3DE96">
        <w:rPr>
          <w:rFonts w:ascii="Aptos Narrow" w:hAnsi="Aptos Narrow" w:eastAsia="Aptos Narrow" w:cs="Aptos Narrow"/>
        </w:rPr>
        <w:t xml:space="preserve">Beginnings Fund support. </w:t>
      </w:r>
      <w:r w:rsidR="004F75F7">
        <w:rPr>
          <w:rFonts w:ascii="Aptos Narrow" w:hAnsi="Aptos Narrow" w:eastAsia="Aptos Narrow" w:cs="Aptos Narrow"/>
        </w:rPr>
        <w:t>The</w:t>
      </w:r>
      <w:r w:rsidRPr="3DA3DE96">
        <w:rPr>
          <w:rFonts w:ascii="Aptos Narrow" w:hAnsi="Aptos Narrow" w:eastAsia="Aptos Narrow" w:cs="Aptos Narrow"/>
        </w:rPr>
        <w:t xml:space="preserve"> approach </w:t>
      </w:r>
      <w:r w:rsidR="004F75F7">
        <w:rPr>
          <w:rFonts w:ascii="Aptos Narrow" w:hAnsi="Aptos Narrow" w:eastAsia="Aptos Narrow" w:cs="Aptos Narrow"/>
        </w:rPr>
        <w:t xml:space="preserve">to </w:t>
      </w:r>
      <w:r w:rsidRPr="3DA3DE96">
        <w:rPr>
          <w:rFonts w:ascii="Aptos Narrow" w:hAnsi="Aptos Narrow" w:eastAsia="Aptos Narrow" w:cs="Aptos Narrow"/>
        </w:rPr>
        <w:t xml:space="preserve">sustainability </w:t>
      </w:r>
      <w:r w:rsidR="005B262B">
        <w:rPr>
          <w:rFonts w:ascii="Aptos Narrow" w:hAnsi="Aptos Narrow" w:eastAsia="Aptos Narrow" w:cs="Aptos Narrow"/>
        </w:rPr>
        <w:t>is</w:t>
      </w:r>
      <w:r w:rsidR="008269D9">
        <w:rPr>
          <w:rFonts w:ascii="Aptos Narrow" w:hAnsi="Aptos Narrow" w:eastAsia="Aptos Narrow" w:cs="Aptos Narrow"/>
        </w:rPr>
        <w:t xml:space="preserve"> through</w:t>
      </w:r>
      <w:r w:rsidRPr="3DA3DE96">
        <w:rPr>
          <w:rFonts w:ascii="Aptos Narrow" w:hAnsi="Aptos Narrow" w:eastAsia="Aptos Narrow" w:cs="Aptos Narrow"/>
        </w:rPr>
        <w:t xml:space="preserve"> a planned transition over the five-year implementation period, rather than a handover at the end of the grant. From inception, </w:t>
      </w:r>
      <w:r w:rsidRPr="00EE48F3">
        <w:rPr>
          <w:rFonts w:ascii="Aptos Narrow" w:hAnsi="Aptos Narrow" w:eastAsia="Aptos Narrow" w:cs="Aptos Narrow"/>
          <w:b/>
          <w:bCs/>
        </w:rPr>
        <w:t>implementation will be embedded within routine national and county systems for service delivery, planning, budgeting, and accountability</w:t>
      </w:r>
      <w:r w:rsidRPr="3DA3DE96">
        <w:rPr>
          <w:rFonts w:ascii="Aptos Narrow" w:hAnsi="Aptos Narrow" w:eastAsia="Aptos Narrow" w:cs="Aptos Narrow"/>
        </w:rPr>
        <w:t xml:space="preserve">. Over time, operational leadership, financing responsibility, and stewardship will progressively shift to government institutions, with Beginnings Fund support tapering from direct implementation to targeted technical assistance. This phased approach will ensure that gains achieved under the investment are institutionalised, financed, and scaled through Kenya’s devolved health system. </w:t>
      </w:r>
    </w:p>
    <w:p w:rsidRPr="0060498C" w:rsidR="00B736B1" w:rsidP="00B2643E" w:rsidRDefault="00B736B1" w14:paraId="69EE35FC" w14:textId="19022CEB">
      <w:pPr>
        <w:keepNext/>
        <w:spacing w:after="0" w:line="240" w:lineRule="auto"/>
        <w:jc w:val="both"/>
        <w:rPr>
          <w:rFonts w:ascii="Aptos Narrow" w:hAnsi="Aptos Narrow" w:eastAsia="Aptos Narrow" w:cs="Aptos Narrow"/>
        </w:rPr>
      </w:pPr>
    </w:p>
    <w:p w:rsidRPr="0060498C" w:rsidR="00B736B1" w:rsidP="00B2643E" w:rsidRDefault="47475787" w14:paraId="6FACD062" w14:textId="0C796812">
      <w:pPr>
        <w:keepNext/>
        <w:spacing w:after="0" w:line="240" w:lineRule="auto"/>
        <w:jc w:val="both"/>
      </w:pPr>
      <w:r w:rsidRPr="3DA3DE96">
        <w:rPr>
          <w:rFonts w:ascii="Aptos Narrow" w:hAnsi="Aptos Narrow" w:eastAsia="Aptos Narrow" w:cs="Aptos Narrow"/>
        </w:rPr>
        <w:t xml:space="preserve">Our specific approaches to sustaining various components of this investment are as follows: </w:t>
      </w:r>
    </w:p>
    <w:p w:rsidRPr="0060498C" w:rsidR="00B736B1" w:rsidP="00B2643E" w:rsidRDefault="00B736B1" w14:paraId="4DB5AC50" w14:textId="00A62263">
      <w:pPr>
        <w:keepNext/>
        <w:spacing w:after="0" w:line="240" w:lineRule="auto"/>
        <w:jc w:val="both"/>
        <w:rPr>
          <w:rFonts w:ascii="Aptos Narrow" w:hAnsi="Aptos Narrow" w:eastAsia="Aptos Narrow" w:cs="Aptos Narrow"/>
        </w:rPr>
      </w:pPr>
    </w:p>
    <w:p w:rsidRPr="0060498C" w:rsidR="00B736B1" w:rsidP="00B2643E" w:rsidRDefault="47475787" w14:paraId="14932F26" w14:textId="4B75EC0C">
      <w:pPr>
        <w:keepNext/>
        <w:spacing w:after="0" w:line="240" w:lineRule="auto"/>
        <w:jc w:val="both"/>
      </w:pPr>
      <w:r w:rsidRPr="00AA1C4C">
        <w:rPr>
          <w:rFonts w:ascii="Aptos Narrow" w:hAnsi="Aptos Narrow" w:eastAsia="Aptos Narrow" w:cs="Aptos Narrow"/>
          <w:b/>
          <w:bCs/>
        </w:rPr>
        <w:t xml:space="preserve">Quality of </w:t>
      </w:r>
      <w:r w:rsidRPr="3DA3DE96" w:rsidR="4CBEC606">
        <w:rPr>
          <w:rFonts w:ascii="Aptos Narrow" w:hAnsi="Aptos Narrow" w:eastAsia="Aptos Narrow" w:cs="Aptos Narrow"/>
          <w:b/>
          <w:bCs/>
        </w:rPr>
        <w:t>c</w:t>
      </w:r>
      <w:r w:rsidRPr="00AA1C4C">
        <w:rPr>
          <w:rFonts w:ascii="Aptos Narrow" w:hAnsi="Aptos Narrow" w:eastAsia="Aptos Narrow" w:cs="Aptos Narrow"/>
          <w:b/>
          <w:bCs/>
        </w:rPr>
        <w:t xml:space="preserve">are: </w:t>
      </w:r>
      <w:r w:rsidRPr="3DA3DE96">
        <w:rPr>
          <w:rFonts w:ascii="Aptos Narrow" w:hAnsi="Aptos Narrow" w:eastAsia="Aptos Narrow" w:cs="Aptos Narrow"/>
        </w:rPr>
        <w:t xml:space="preserve">This investment will support the </w:t>
      </w:r>
      <w:r w:rsidRPr="00727CCF">
        <w:rPr>
          <w:rFonts w:ascii="Aptos Narrow" w:hAnsi="Aptos Narrow" w:eastAsia="Aptos Narrow" w:cs="Aptos Narrow"/>
          <w:b/>
          <w:bCs/>
        </w:rPr>
        <w:t>embedding of quality improvement, mentorship, and skills development within routine county and facility systems</w:t>
      </w:r>
      <w:r w:rsidRPr="3DA3DE96">
        <w:rPr>
          <w:rFonts w:ascii="Aptos Narrow" w:hAnsi="Aptos Narrow" w:eastAsia="Aptos Narrow" w:cs="Aptos Narrow"/>
        </w:rPr>
        <w:t xml:space="preserve">, aligned with national guidelines and standards. Mentorship and Continuous Quality Improvement (CQI) will be institutionalised through facility-based mentors drawn from the county health workforce and deployed within their own facilities. County and sub-county quality focal persons will be supported to integrate data review, mentorship follow-up, CQI cycles, and action planning into routine supportive supervision and management meetings. </w:t>
      </w:r>
      <w:r w:rsidRPr="0019268C">
        <w:rPr>
          <w:rFonts w:ascii="Aptos Narrow" w:hAnsi="Aptos Narrow" w:eastAsia="Aptos Narrow" w:cs="Aptos Narrow"/>
          <w:b/>
          <w:bCs/>
        </w:rPr>
        <w:t>Facility Quality Improvement Teams (QITs/WITs), simulation-based drills, and multidisciplinary team learning will be embedded into everyday clinical practice</w:t>
      </w:r>
      <w:r w:rsidRPr="3DA3DE96">
        <w:rPr>
          <w:rFonts w:ascii="Aptos Narrow" w:hAnsi="Aptos Narrow" w:eastAsia="Aptos Narrow" w:cs="Aptos Narrow"/>
        </w:rPr>
        <w:t xml:space="preserve"> rather than treated as project activities. A phased mentorship model will be implemented, with more intensive external facilitation during the first two years, followed by a progressive transition to county-led mentorship and CQI. Beginnings Fund will support the strengthening of MPDSR processes to ensure that maternal and perinatal death reviews generate costed, time-bound action plans that are formally adopted by counties and tracked through routine performance review systems. Skills sustainability will be reinforced through Training-of-Trainers approaches, peer learning, and the integration of competencies into continuous professional development and performance management frameworks.</w:t>
      </w:r>
    </w:p>
    <w:p w:rsidRPr="0060498C" w:rsidR="00B736B1" w:rsidP="00B2643E" w:rsidRDefault="00B736B1" w14:paraId="581938D0" w14:textId="2E7ADA86">
      <w:pPr>
        <w:keepNext/>
        <w:spacing w:after="0" w:line="240" w:lineRule="auto"/>
        <w:jc w:val="both"/>
        <w:rPr>
          <w:rFonts w:ascii="Aptos Narrow" w:hAnsi="Aptos Narrow" w:eastAsia="Aptos Narrow" w:cs="Aptos Narrow"/>
        </w:rPr>
      </w:pPr>
    </w:p>
    <w:p w:rsidR="00B736B1" w:rsidP="00B2643E" w:rsidRDefault="1DE7EC76" w14:paraId="0A558DC9" w14:textId="2A096E58">
      <w:pPr>
        <w:keepNext/>
        <w:spacing w:after="0" w:line="240" w:lineRule="auto"/>
        <w:jc w:val="both"/>
        <w:rPr>
          <w:rFonts w:ascii="Aptos Narrow" w:hAnsi="Aptos Narrow" w:eastAsia="Aptos Narrow" w:cs="Aptos Narrow"/>
        </w:rPr>
      </w:pPr>
      <w:r w:rsidRPr="00AA1C4C">
        <w:rPr>
          <w:rFonts w:ascii="Aptos Narrow" w:hAnsi="Aptos Narrow" w:eastAsia="Aptos Narrow" w:cs="Aptos Narrow"/>
          <w:b/>
          <w:bCs/>
        </w:rPr>
        <w:t xml:space="preserve">MNH workforce: </w:t>
      </w:r>
      <w:r w:rsidRPr="3DA3DE96">
        <w:rPr>
          <w:rFonts w:ascii="Aptos Narrow" w:hAnsi="Aptos Narrow" w:eastAsia="Aptos Narrow" w:cs="Aptos Narrow"/>
        </w:rPr>
        <w:t xml:space="preserve"> Beginnings Fund will support a workforce sustainability approach that is fully aligned with county public service structures, national human resources for health policies, and Kenya’s devolved governance arrangements. Recruitment of MNH health workers under this investment will be undertaken in close partnership with county governments and will proceed only where counties formally commit to absorbing and retaining staff within their payrolls. All recruitment and remuneration will be aligned with county terms of engagement, ensuring consistency with county public service regulations and reducing the risk of attrition once external support tapers. A matching and </w:t>
      </w:r>
      <w:r w:rsidR="00B1235C">
        <w:rPr>
          <w:rFonts w:ascii="Aptos Narrow" w:hAnsi="Aptos Narrow" w:eastAsia="Aptos Narrow" w:cs="Aptos Narrow"/>
        </w:rPr>
        <w:t>milestone-based</w:t>
      </w:r>
      <w:r w:rsidRPr="3DA3DE96">
        <w:rPr>
          <w:rFonts w:ascii="Aptos Narrow" w:hAnsi="Aptos Narrow" w:eastAsia="Aptos Narrow" w:cs="Aptos Narrow"/>
        </w:rPr>
        <w:t xml:space="preserve"> grant model will be applied to crowd in county investment in human resources for health. Counties will be required to recruit and deploy at least 50 percent of priority MNH cadres identified through joint workforce gap analyses, using exchequer funds within the first year of implementation. Beginnings Fund support will be used to catalyse, not substitute, county investment, with funded positions progressively absorbed into county payrolls over the life of the investment. Workforce planning, equitable deployment, and skills mix optimisation will be strengthened through collaboration with KHHRAC and improved use of workforce data systems. Deployment will prioritise maternity, newborn, and high-volume referral facilities, where staffing gaps most directly affect quality of care and outcomes. Skills sustainability will be reinforced through Training-of-Trainers models, facility-based mentorship, and integration of MNH competencies into continuous professional development and national accreditation frameworks.</w:t>
      </w:r>
    </w:p>
    <w:p w:rsidRPr="0060498C" w:rsidR="006610F7" w:rsidP="00B2643E" w:rsidRDefault="006610F7" w14:paraId="0861E72D" w14:textId="77777777">
      <w:pPr>
        <w:keepNext/>
        <w:spacing w:after="0" w:line="240" w:lineRule="auto"/>
        <w:jc w:val="both"/>
        <w:rPr>
          <w:rFonts w:ascii="Aptos Narrow" w:hAnsi="Aptos Narrow" w:eastAsia="Aptos Narrow" w:cs="Aptos Narrow"/>
        </w:rPr>
      </w:pPr>
    </w:p>
    <w:p w:rsidRPr="0060498C" w:rsidR="00B736B1" w:rsidP="00B2643E" w:rsidRDefault="47475787" w14:paraId="444A407D" w14:textId="489A6351">
      <w:pPr>
        <w:keepNext/>
        <w:spacing w:after="0" w:line="240" w:lineRule="auto"/>
        <w:jc w:val="both"/>
      </w:pPr>
      <w:r w:rsidRPr="00AA1C4C">
        <w:rPr>
          <w:rFonts w:ascii="Aptos Narrow" w:hAnsi="Aptos Narrow" w:eastAsia="Aptos Narrow" w:cs="Aptos Narrow"/>
          <w:b/>
          <w:bCs/>
        </w:rPr>
        <w:t>Essential MNH commodities and equipment:</w:t>
      </w:r>
      <w:r w:rsidRPr="3DA3DE96">
        <w:rPr>
          <w:rFonts w:ascii="Aptos Narrow" w:hAnsi="Aptos Narrow" w:eastAsia="Aptos Narrow" w:cs="Aptos Narrow"/>
        </w:rPr>
        <w:t xml:space="preserve"> The investment will support the embedding of forecasting, quantification, procurement, and distribution within existing supply chain mechanisms, including KEMSA and county procurement systems, thereby avoiding parallel arrangements. </w:t>
      </w:r>
      <w:r w:rsidRPr="002B3EDE" w:rsidR="002B3EDE">
        <w:rPr>
          <w:rFonts w:ascii="Aptos Narrow" w:hAnsi="Aptos Narrow" w:eastAsia="Aptos Narrow" w:cs="Aptos Narrow"/>
        </w:rPr>
        <w:t>Commodity procurement</w:t>
      </w:r>
      <w:r w:rsidRPr="19ED0074" w:rsidR="002B3EDE">
        <w:rPr>
          <w:rFonts w:ascii="Aptos Narrow" w:hAnsi="Aptos Narrow" w:eastAsia="Aptos Narrow" w:cs="Aptos Narrow"/>
        </w:rPr>
        <w:t xml:space="preserve"> will </w:t>
      </w:r>
      <w:r w:rsidR="000E5040">
        <w:rPr>
          <w:rFonts w:ascii="Aptos Narrow" w:hAnsi="Aptos Narrow" w:eastAsia="Aptos Narrow" w:cs="Aptos Narrow"/>
        </w:rPr>
        <w:t>prioritise</w:t>
      </w:r>
      <w:r w:rsidRPr="19ED0074" w:rsidR="002B3EDE">
        <w:rPr>
          <w:rFonts w:ascii="Aptos Narrow" w:hAnsi="Aptos Narrow" w:eastAsia="Aptos Narrow" w:cs="Aptos Narrow"/>
        </w:rPr>
        <w:t xml:space="preserve"> </w:t>
      </w:r>
      <w:r w:rsidR="002B3EDE">
        <w:rPr>
          <w:rFonts w:ascii="Aptos Narrow" w:hAnsi="Aptos Narrow" w:eastAsia="Aptos Narrow" w:cs="Aptos Narrow"/>
        </w:rPr>
        <w:t>KEMSA</w:t>
      </w:r>
      <w:r w:rsidRPr="19ED0074" w:rsidR="002B3EDE">
        <w:rPr>
          <w:rFonts w:ascii="Aptos Narrow" w:hAnsi="Aptos Narrow" w:eastAsia="Aptos Narrow" w:cs="Aptos Narrow"/>
        </w:rPr>
        <w:t>, to continue its growth</w:t>
      </w:r>
      <w:r w:rsidR="002B3EDE">
        <w:rPr>
          <w:rFonts w:ascii="Aptos Narrow" w:hAnsi="Aptos Narrow" w:eastAsia="Aptos Narrow" w:cs="Aptos Narrow"/>
        </w:rPr>
        <w:t xml:space="preserve"> and </w:t>
      </w:r>
      <w:r w:rsidR="00042A57">
        <w:rPr>
          <w:rFonts w:ascii="Aptos Narrow" w:hAnsi="Aptos Narrow" w:eastAsia="Aptos Narrow" w:cs="Aptos Narrow"/>
        </w:rPr>
        <w:t>capitalization.</w:t>
      </w:r>
      <w:r w:rsidRPr="19ED0074" w:rsidR="002B3EDE">
        <w:rPr>
          <w:rFonts w:ascii="Aptos Narrow" w:hAnsi="Aptos Narrow" w:eastAsia="Aptos Narrow" w:cs="Aptos Narrow"/>
        </w:rPr>
        <w:t xml:space="preserve"> </w:t>
      </w:r>
      <w:r w:rsidRPr="3DA3DE96">
        <w:rPr>
          <w:rFonts w:ascii="Aptos Narrow" w:hAnsi="Aptos Narrow" w:eastAsia="Aptos Narrow" w:cs="Aptos Narrow"/>
        </w:rPr>
        <w:t>A grant mechanism will be used to crowd in county co-investment, prevent displacement of existing county budgets for medical commodities, and progressively reduce reliance on Beginnings Fund financing. Counties will be required to demonstrate increasing proportional allocations to MNH commodities as external support declines, reinforcing domestic financing responsibility. Facility Improvement Financing (FIF) will be leveraged to support routine replenishment and last-mile availability at facility level. Medical equipment investments will follow standardised Ministry of Health specifications and will be coordinated through the national Ministry of Health and County Departments of Health to ensure coherence with other government and partner-supported initiatives. Beginnings Fund will support training and equipping of county biomedical engineers to conduct planned preventive maintenance and repairs, ensuring high equipment uptime. All equipment will be handed over as government-owned assets, maintained through county systems, with supplier contracts embedding installation, training, maintenance support and requisite warranties.</w:t>
      </w:r>
    </w:p>
    <w:p w:rsidRPr="0060498C" w:rsidR="00B736B1" w:rsidP="00B2643E" w:rsidRDefault="00B736B1" w14:paraId="391AC155" w14:textId="6D4A3C29">
      <w:pPr>
        <w:keepNext/>
        <w:spacing w:after="0" w:line="240" w:lineRule="auto"/>
        <w:jc w:val="both"/>
        <w:rPr>
          <w:rFonts w:ascii="Aptos Narrow" w:hAnsi="Aptos Narrow" w:eastAsia="Aptos Narrow" w:cs="Aptos Narrow"/>
        </w:rPr>
      </w:pPr>
    </w:p>
    <w:p w:rsidRPr="0060498C" w:rsidR="00B736B1" w:rsidP="00B2643E" w:rsidRDefault="47475787" w14:paraId="4FF43ADD" w14:textId="4789C7A7">
      <w:pPr>
        <w:keepNext/>
        <w:spacing w:after="0" w:line="240" w:lineRule="auto"/>
        <w:jc w:val="both"/>
      </w:pPr>
      <w:r w:rsidRPr="00AA1C4C">
        <w:rPr>
          <w:rFonts w:ascii="Aptos Narrow" w:hAnsi="Aptos Narrow" w:eastAsia="Aptos Narrow" w:cs="Aptos Narrow"/>
          <w:b/>
          <w:bCs/>
        </w:rPr>
        <w:t>Digital and data systems:</w:t>
      </w:r>
      <w:r w:rsidRPr="3DA3DE96">
        <w:rPr>
          <w:rFonts w:ascii="Aptos Narrow" w:hAnsi="Aptos Narrow" w:eastAsia="Aptos Narrow" w:cs="Aptos Narrow"/>
        </w:rPr>
        <w:t xml:space="preserve"> All digital and data investments will be fully embedded within government-owned platforms, including KHIS/DHIS-2, TaifaCare (the national EMR), iHRIS, and eLMIS. No parallel reporting systems or standalone databases will be introduced. </w:t>
      </w:r>
      <w:r w:rsidR="001539B7">
        <w:rPr>
          <w:rFonts w:ascii="Aptos Narrow" w:hAnsi="Aptos Narrow" w:eastAsia="Aptos Narrow" w:cs="Aptos Narrow"/>
        </w:rPr>
        <w:t>The digital</w:t>
      </w:r>
      <w:r w:rsidR="00B77D27">
        <w:rPr>
          <w:rFonts w:ascii="Aptos Narrow" w:hAnsi="Aptos Narrow" w:eastAsia="Aptos Narrow" w:cs="Aptos Narrow"/>
        </w:rPr>
        <w:t xml:space="preserve"> health systems infrastructure within D</w:t>
      </w:r>
      <w:r w:rsidR="00FC10E0">
        <w:rPr>
          <w:rFonts w:ascii="Aptos Narrow" w:hAnsi="Aptos Narrow" w:eastAsia="Aptos Narrow" w:cs="Aptos Narrow"/>
        </w:rPr>
        <w:t xml:space="preserve">HA, is part </w:t>
      </w:r>
      <w:r w:rsidR="00C1666D">
        <w:rPr>
          <w:rFonts w:ascii="Aptos Narrow" w:hAnsi="Aptos Narrow" w:eastAsia="Aptos Narrow" w:cs="Aptos Narrow"/>
        </w:rPr>
        <w:t>of wider public-private consortium</w:t>
      </w:r>
      <w:r w:rsidR="007D5F18">
        <w:rPr>
          <w:rFonts w:ascii="Aptos Narrow" w:hAnsi="Aptos Narrow" w:eastAsia="Aptos Narrow" w:cs="Aptos Narrow"/>
        </w:rPr>
        <w:t xml:space="preserve"> with </w:t>
      </w:r>
      <w:r w:rsidR="00835771">
        <w:rPr>
          <w:rFonts w:ascii="Aptos Narrow" w:hAnsi="Aptos Narrow" w:eastAsia="Aptos Narrow" w:cs="Aptos Narrow"/>
        </w:rPr>
        <w:t xml:space="preserve">funding secured for the </w:t>
      </w:r>
      <w:r w:rsidR="00707AB2">
        <w:rPr>
          <w:rFonts w:ascii="Aptos Narrow" w:hAnsi="Aptos Narrow" w:eastAsia="Aptos Narrow" w:cs="Aptos Narrow"/>
        </w:rPr>
        <w:t>next 10 years</w:t>
      </w:r>
      <w:r w:rsidR="00785034">
        <w:rPr>
          <w:rFonts w:ascii="Aptos Narrow" w:hAnsi="Aptos Narrow" w:eastAsia="Aptos Narrow" w:cs="Aptos Narrow"/>
        </w:rPr>
        <w:t xml:space="preserve"> including system maintenance. </w:t>
      </w:r>
      <w:r w:rsidRPr="3DA3DE96">
        <w:rPr>
          <w:rFonts w:ascii="Aptos Narrow" w:hAnsi="Aptos Narrow" w:eastAsia="Aptos Narrow" w:cs="Aptos Narrow"/>
        </w:rPr>
        <w:t xml:space="preserve">The Digital Health Authority (DHA) will retain long-term stewardship, with Beginnings Fund support focused on strengthening system functionality, analytics, dashboards, and user capacity. DHA and county teams will be supported and capacitated not only as system users but as system champions, reducing long-term reliance on external technical assistance. MNH dashboards and routine data review processes will be institutionalised within supervision, CQI, MPDSR, and performance review cycles at facility, county, and national levels. Recurrent digital system costs will be progressively absorbed through </w:t>
      </w:r>
      <w:r w:rsidR="00D91E08">
        <w:rPr>
          <w:rFonts w:ascii="Aptos Narrow" w:hAnsi="Aptos Narrow" w:eastAsia="Aptos Narrow" w:cs="Aptos Narrow"/>
        </w:rPr>
        <w:t>user fees</w:t>
      </w:r>
      <w:r w:rsidRPr="3DA3DE96">
        <w:rPr>
          <w:rFonts w:ascii="Aptos Narrow" w:hAnsi="Aptos Narrow" w:eastAsia="Aptos Narrow" w:cs="Aptos Narrow"/>
        </w:rPr>
        <w:t xml:space="preserve"> financing mechanisms</w:t>
      </w:r>
      <w:r w:rsidR="0024483F">
        <w:rPr>
          <w:rFonts w:ascii="Aptos Narrow" w:hAnsi="Aptos Narrow" w:eastAsia="Aptos Narrow" w:cs="Aptos Narrow"/>
        </w:rPr>
        <w:t xml:space="preserve"> levied by DHA</w:t>
      </w:r>
      <w:r w:rsidRPr="3DA3DE96">
        <w:rPr>
          <w:rFonts w:ascii="Aptos Narrow" w:hAnsi="Aptos Narrow" w:eastAsia="Aptos Narrow" w:cs="Aptos Narrow"/>
        </w:rPr>
        <w:t>, ensuring sustainability beyond the grant.</w:t>
      </w:r>
    </w:p>
    <w:p w:rsidRPr="0060498C" w:rsidR="00B736B1" w:rsidP="00B2643E" w:rsidRDefault="00B736B1" w14:paraId="509CFE1C" w14:textId="0046E9CC">
      <w:pPr>
        <w:keepNext/>
        <w:spacing w:after="0" w:line="240" w:lineRule="auto"/>
        <w:jc w:val="both"/>
        <w:rPr>
          <w:rFonts w:ascii="Aptos Narrow" w:hAnsi="Aptos Narrow" w:eastAsia="Aptos Narrow" w:cs="Aptos Narrow"/>
        </w:rPr>
      </w:pPr>
    </w:p>
    <w:p w:rsidRPr="0060498C" w:rsidR="00B736B1" w:rsidP="00B2643E" w:rsidRDefault="47475787" w14:paraId="3E6F21BA" w14:textId="2191A057">
      <w:pPr>
        <w:keepNext/>
        <w:spacing w:after="0" w:line="240" w:lineRule="auto"/>
        <w:jc w:val="both"/>
      </w:pPr>
      <w:r w:rsidRPr="00AA1C4C">
        <w:rPr>
          <w:rFonts w:ascii="Aptos Narrow" w:hAnsi="Aptos Narrow" w:eastAsia="Aptos Narrow" w:cs="Aptos Narrow"/>
          <w:b/>
          <w:bCs/>
        </w:rPr>
        <w:t xml:space="preserve">Infrastructure improvements: </w:t>
      </w:r>
      <w:r w:rsidRPr="3DA3DE96">
        <w:rPr>
          <w:rFonts w:ascii="Aptos Narrow" w:hAnsi="Aptos Narrow" w:eastAsia="Aptos Narrow" w:cs="Aptos Narrow"/>
        </w:rPr>
        <w:t>Infrastructure investments in maternity and newborn care units will be aligned with national norms, standards, and design guidelines. Drawing learning from NEST360, sustainability will be reinforced through co-financing arrangements with county governments, promoting ownership from inception. Beginnings Fund will support counties to integrate infrastructure improvements into planning and budgeting processes and to leverage Facility Improvement Funds for ongoing operation, maintenance, and refurbishment.</w:t>
      </w:r>
    </w:p>
    <w:p w:rsidRPr="0060498C" w:rsidR="00B736B1" w:rsidP="00B2643E" w:rsidRDefault="00B736B1" w14:paraId="3F244B31" w14:textId="42DAD8FE">
      <w:pPr>
        <w:keepNext/>
        <w:spacing w:after="0" w:line="240" w:lineRule="auto"/>
        <w:jc w:val="both"/>
        <w:rPr>
          <w:rFonts w:ascii="Aptos Narrow" w:hAnsi="Aptos Narrow" w:eastAsia="Aptos Narrow" w:cs="Aptos Narrow"/>
        </w:rPr>
      </w:pPr>
    </w:p>
    <w:p w:rsidRPr="0060498C" w:rsidR="00B736B1" w:rsidP="00B2643E" w:rsidRDefault="47475787" w14:paraId="5E6CC160" w14:textId="70D7109C">
      <w:pPr>
        <w:keepNext/>
        <w:spacing w:after="0" w:line="240" w:lineRule="auto"/>
        <w:jc w:val="both"/>
      </w:pPr>
      <w:r w:rsidRPr="00AA1C4C">
        <w:rPr>
          <w:rFonts w:ascii="Aptos Narrow" w:hAnsi="Aptos Narrow" w:eastAsia="Aptos Narrow" w:cs="Aptos Narrow"/>
          <w:b/>
          <w:bCs/>
        </w:rPr>
        <w:t>Sustainable financing:</w:t>
      </w:r>
      <w:r w:rsidRPr="3DA3DE96">
        <w:rPr>
          <w:rFonts w:ascii="Aptos Narrow" w:hAnsi="Aptos Narrow" w:eastAsia="Aptos Narrow" w:cs="Aptos Narrow"/>
        </w:rPr>
        <w:t xml:space="preserve"> Financial sustainability will be driven through deliberate integration of MNH priorities into Kenya’s evolving public health financing architecture, including the Social Health Insurance Fund (SHIF), the Primary Health Care Fund, and Facility Improvement Financing. Maternal and newborn services are already included in the SHA benefits package; this investment will support evidence-based advocacy to strengthen the package (especially the scope, tariffs, and access rules) to better protect mothers and newborns from out-of-pocket costs. Improved submission and utilisation of SHA reimbursements will be strengthened to enhance facility-level financing for essential services. Beginnings Fund will support counties to translate MNH priorities and MPDSR recommendations into costed plans incorporated into County Integrated Development Plans (CIDPs), Annual Work Plans and budgets, and medium-term expenditure frameworks. Over the life of the investment, counties will progressively assume responsibility for recurrent costs that are supported by this investment. Evidence generated through implementation will be systematically synthesised to inform budget advocacy, policy dialogue, and domestic resource mobilisation at national and county levels. Inter-county peer learning forums facilitated through the CoG will support benchmarking, accountability, and replication of effective practices.</w:t>
      </w:r>
    </w:p>
    <w:p w:rsidRPr="0060498C" w:rsidR="00B736B1" w:rsidP="00B2643E" w:rsidRDefault="00B736B1" w14:paraId="32178B28" w14:textId="288538CE">
      <w:pPr>
        <w:keepNext/>
        <w:spacing w:after="0" w:line="240" w:lineRule="auto"/>
        <w:jc w:val="both"/>
        <w:rPr>
          <w:rFonts w:ascii="Aptos Narrow" w:hAnsi="Aptos Narrow" w:eastAsia="Aptos Narrow" w:cs="Aptos Narrow"/>
        </w:rPr>
      </w:pPr>
    </w:p>
    <w:p w:rsidRPr="0060498C" w:rsidR="00B736B1" w:rsidP="00B2643E" w:rsidRDefault="47475787" w14:paraId="319712AA" w14:textId="11419390">
      <w:pPr>
        <w:keepNext/>
        <w:spacing w:after="0" w:line="240" w:lineRule="auto"/>
        <w:jc w:val="both"/>
      </w:pPr>
      <w:r w:rsidRPr="00AA1C4C">
        <w:rPr>
          <w:rFonts w:ascii="Aptos Narrow" w:hAnsi="Aptos Narrow" w:eastAsia="Aptos Narrow" w:cs="Aptos Narrow"/>
          <w:b/>
          <w:bCs/>
        </w:rPr>
        <w:t>Leadership and coordinated stewardship:</w:t>
      </w:r>
      <w:r w:rsidRPr="3DA3DE96">
        <w:rPr>
          <w:rFonts w:ascii="Aptos Narrow" w:hAnsi="Aptos Narrow" w:eastAsia="Aptos Narrow" w:cs="Aptos Narrow"/>
        </w:rPr>
        <w:t xml:space="preserve"> Sustainability will be anchored in strong government leadership and ownership at both national and county levels from the outset. All coordination, governance, and accountability mechanisms supported under this investment will be embedded within existing MoH and county structures rather than established as parallel systems. National Technical Working Groups, MPDSR forums, and inter-county learning platforms will operate under MoH leadership, with counties engaged through CHMTs. Implementing partners will initially co-convene and co-facilitate with government counterparts, with convening authority, agenda-setting, and follow-up responsibilities fully transitioning to the MoH and counties by Year 4. The CoG will play a central role in inter-county coordination, leveraging its Health Committee, CECM and Chief Officer Caucuses, and County Health Directors Forum to support harmonisation, peer learning, and scale. Formal partnership agreements and MOUs with government entities will clarify roles, responsibilities, and co-investment commitments, reinforcing accountability and continuity beyond the investment period. </w:t>
      </w:r>
    </w:p>
    <w:p w:rsidR="646E6347" w:rsidP="646E6347" w:rsidRDefault="646E6347" w14:paraId="375B218F" w14:textId="3ED94558">
      <w:pPr>
        <w:keepNext/>
        <w:spacing w:after="0" w:line="240" w:lineRule="auto"/>
        <w:rPr>
          <w:rFonts w:ascii="Aptos Narrow" w:hAnsi="Aptos Narrow" w:eastAsia="Aptos Narrow" w:cs="Aptos Narrow"/>
          <w:lang w:val="en-GB"/>
        </w:rPr>
      </w:pPr>
    </w:p>
    <w:p w:rsidR="00617447" w:rsidP="646E6347" w:rsidRDefault="00617447" w14:paraId="49864565" w14:textId="77777777">
      <w:pPr>
        <w:keepNext/>
        <w:spacing w:after="0" w:line="240" w:lineRule="auto"/>
        <w:rPr>
          <w:rFonts w:ascii="Aptos Narrow" w:hAnsi="Aptos Narrow" w:eastAsia="Aptos Narrow" w:cs="Aptos Narrow"/>
          <w:lang w:val="en-GB"/>
        </w:rPr>
      </w:pPr>
    </w:p>
    <w:p w:rsidR="00617447" w:rsidP="646E6347" w:rsidRDefault="00617447" w14:paraId="742A73E4" w14:textId="77777777">
      <w:pPr>
        <w:keepNext/>
        <w:spacing w:after="0" w:line="240" w:lineRule="auto"/>
        <w:rPr>
          <w:rFonts w:ascii="Aptos Narrow" w:hAnsi="Aptos Narrow" w:eastAsia="Aptos Narrow" w:cs="Aptos Narrow"/>
          <w:lang w:val="en-GB"/>
        </w:rPr>
      </w:pPr>
    </w:p>
    <w:p w:rsidR="00617447" w:rsidP="646E6347" w:rsidRDefault="00617447" w14:paraId="543B552C" w14:textId="77777777">
      <w:pPr>
        <w:keepNext/>
        <w:spacing w:after="0" w:line="240" w:lineRule="auto"/>
        <w:rPr>
          <w:rFonts w:ascii="Aptos Narrow" w:hAnsi="Aptos Narrow" w:eastAsia="Aptos Narrow" w:cs="Aptos Narrow"/>
          <w:lang w:val="en-GB"/>
        </w:rPr>
      </w:pPr>
    </w:p>
    <w:p w:rsidR="00617447" w:rsidP="646E6347" w:rsidRDefault="00617447" w14:paraId="32083B6B" w14:textId="77777777">
      <w:pPr>
        <w:keepNext/>
        <w:spacing w:after="0" w:line="240" w:lineRule="auto"/>
        <w:rPr>
          <w:rFonts w:ascii="Aptos Narrow" w:hAnsi="Aptos Narrow" w:eastAsia="Aptos Narrow" w:cs="Aptos Narrow"/>
          <w:lang w:val="en-GB"/>
        </w:rPr>
      </w:pPr>
    </w:p>
    <w:p w:rsidR="00617447" w:rsidP="646E6347" w:rsidRDefault="00617447" w14:paraId="1B46A930" w14:textId="77777777">
      <w:pPr>
        <w:keepNext/>
        <w:spacing w:after="0" w:line="240" w:lineRule="auto"/>
        <w:rPr>
          <w:rFonts w:ascii="Aptos Narrow" w:hAnsi="Aptos Narrow" w:eastAsia="Aptos Narrow" w:cs="Aptos Narrow"/>
          <w:lang w:val="en-GB"/>
        </w:rPr>
      </w:pPr>
    </w:p>
    <w:p w:rsidR="00617447" w:rsidP="646E6347" w:rsidRDefault="00617447" w14:paraId="142214EC" w14:textId="77777777">
      <w:pPr>
        <w:keepNext/>
        <w:spacing w:after="0" w:line="240" w:lineRule="auto"/>
        <w:rPr>
          <w:rFonts w:ascii="Aptos Narrow" w:hAnsi="Aptos Narrow" w:eastAsia="Aptos Narrow" w:cs="Aptos Narrow"/>
          <w:lang w:val="en-GB"/>
        </w:rPr>
      </w:pPr>
    </w:p>
    <w:p w:rsidR="00617447" w:rsidP="646E6347" w:rsidRDefault="00617447" w14:paraId="02EE5657" w14:textId="77777777">
      <w:pPr>
        <w:keepNext/>
        <w:spacing w:after="0" w:line="240" w:lineRule="auto"/>
        <w:rPr>
          <w:rFonts w:ascii="Aptos Narrow" w:hAnsi="Aptos Narrow" w:eastAsia="Aptos Narrow" w:cs="Aptos Narrow"/>
          <w:lang w:val="en-GB"/>
        </w:rPr>
      </w:pPr>
    </w:p>
    <w:p w:rsidR="00617447" w:rsidP="646E6347" w:rsidRDefault="00617447" w14:paraId="324AE3FA" w14:textId="77777777">
      <w:pPr>
        <w:keepNext/>
        <w:spacing w:after="0" w:line="240" w:lineRule="auto"/>
        <w:rPr>
          <w:rFonts w:ascii="Aptos Narrow" w:hAnsi="Aptos Narrow" w:eastAsia="Aptos Narrow" w:cs="Aptos Narrow"/>
          <w:lang w:val="en-GB"/>
        </w:rPr>
      </w:pPr>
    </w:p>
    <w:p w:rsidR="00617447" w:rsidP="646E6347" w:rsidRDefault="00617447" w14:paraId="15B34AFC" w14:textId="77777777">
      <w:pPr>
        <w:keepNext/>
        <w:spacing w:after="0" w:line="240" w:lineRule="auto"/>
        <w:rPr>
          <w:rFonts w:ascii="Aptos Narrow" w:hAnsi="Aptos Narrow" w:eastAsia="Aptos Narrow" w:cs="Aptos Narrow"/>
          <w:lang w:val="en-GB"/>
        </w:rPr>
      </w:pPr>
    </w:p>
    <w:p w:rsidR="00617447" w:rsidP="646E6347" w:rsidRDefault="00617447" w14:paraId="1A8D6929" w14:textId="77777777">
      <w:pPr>
        <w:keepNext/>
        <w:spacing w:after="0" w:line="240" w:lineRule="auto"/>
        <w:rPr>
          <w:rFonts w:ascii="Aptos Narrow" w:hAnsi="Aptos Narrow" w:eastAsia="Aptos Narrow" w:cs="Aptos Narrow"/>
          <w:lang w:val="en-GB"/>
        </w:rPr>
      </w:pPr>
    </w:p>
    <w:p w:rsidR="00617447" w:rsidP="646E6347" w:rsidRDefault="00617447" w14:paraId="558420AE" w14:textId="77777777">
      <w:pPr>
        <w:keepNext/>
        <w:spacing w:after="0" w:line="240" w:lineRule="auto"/>
        <w:rPr>
          <w:rFonts w:ascii="Aptos Narrow" w:hAnsi="Aptos Narrow" w:eastAsia="Aptos Narrow" w:cs="Aptos Narrow"/>
          <w:lang w:val="en-GB"/>
        </w:rPr>
      </w:pPr>
    </w:p>
    <w:p w:rsidR="00617447" w:rsidP="646E6347" w:rsidRDefault="00617447" w14:paraId="5172E9BC" w14:textId="77777777">
      <w:pPr>
        <w:keepNext/>
        <w:spacing w:after="0" w:line="240" w:lineRule="auto"/>
        <w:rPr>
          <w:rFonts w:ascii="Aptos Narrow" w:hAnsi="Aptos Narrow" w:eastAsia="Aptos Narrow" w:cs="Aptos Narrow"/>
          <w:lang w:val="en-GB"/>
        </w:rPr>
      </w:pPr>
    </w:p>
    <w:p w:rsidR="00617447" w:rsidP="646E6347" w:rsidRDefault="00617447" w14:paraId="33E6C3AD" w14:textId="77777777">
      <w:pPr>
        <w:keepNext/>
        <w:spacing w:after="0" w:line="240" w:lineRule="auto"/>
        <w:rPr>
          <w:rFonts w:ascii="Aptos Narrow" w:hAnsi="Aptos Narrow" w:eastAsia="Aptos Narrow" w:cs="Aptos Narrow"/>
          <w:lang w:val="en-GB"/>
        </w:rPr>
      </w:pPr>
    </w:p>
    <w:p w:rsidR="00617447" w:rsidP="646E6347" w:rsidRDefault="00617447" w14:paraId="52EFCFD1" w14:textId="77777777">
      <w:pPr>
        <w:keepNext/>
        <w:spacing w:after="0" w:line="240" w:lineRule="auto"/>
        <w:rPr>
          <w:rFonts w:ascii="Aptos Narrow" w:hAnsi="Aptos Narrow" w:eastAsia="Aptos Narrow" w:cs="Aptos Narrow"/>
          <w:lang w:val="en-GB"/>
        </w:rPr>
      </w:pPr>
    </w:p>
    <w:p w:rsidR="00617447" w:rsidP="646E6347" w:rsidRDefault="00617447" w14:paraId="272F6EC9" w14:textId="77777777">
      <w:pPr>
        <w:keepNext/>
        <w:spacing w:after="0" w:line="240" w:lineRule="auto"/>
        <w:rPr>
          <w:rFonts w:ascii="Aptos Narrow" w:hAnsi="Aptos Narrow" w:eastAsia="Aptos Narrow" w:cs="Aptos Narrow"/>
          <w:lang w:val="en-GB"/>
        </w:rPr>
      </w:pPr>
    </w:p>
    <w:p w:rsidR="00617447" w:rsidP="646E6347" w:rsidRDefault="00617447" w14:paraId="33415449" w14:textId="77777777">
      <w:pPr>
        <w:keepNext/>
        <w:spacing w:after="0" w:line="240" w:lineRule="auto"/>
        <w:rPr>
          <w:rFonts w:ascii="Aptos Narrow" w:hAnsi="Aptos Narrow" w:eastAsia="Aptos Narrow" w:cs="Aptos Narrow"/>
          <w:lang w:val="en-GB"/>
        </w:rPr>
      </w:pPr>
    </w:p>
    <w:p w:rsidR="00617447" w:rsidP="646E6347" w:rsidRDefault="00617447" w14:paraId="210CA575" w14:textId="77777777">
      <w:pPr>
        <w:keepNext/>
        <w:spacing w:after="0" w:line="240" w:lineRule="auto"/>
        <w:rPr>
          <w:rFonts w:ascii="Aptos Narrow" w:hAnsi="Aptos Narrow" w:eastAsia="Aptos Narrow" w:cs="Aptos Narrow"/>
          <w:lang w:val="en-GB"/>
        </w:rPr>
      </w:pPr>
    </w:p>
    <w:p w:rsidR="00617447" w:rsidP="646E6347" w:rsidRDefault="00617447" w14:paraId="5785D5A5" w14:textId="77777777">
      <w:pPr>
        <w:keepNext/>
        <w:spacing w:after="0" w:line="240" w:lineRule="auto"/>
        <w:rPr>
          <w:rFonts w:ascii="Aptos Narrow" w:hAnsi="Aptos Narrow" w:eastAsia="Aptos Narrow" w:cs="Aptos Narrow"/>
          <w:lang w:val="en-GB"/>
        </w:rPr>
      </w:pPr>
    </w:p>
    <w:p w:rsidR="00617447" w:rsidP="646E6347" w:rsidRDefault="00617447" w14:paraId="7F20557E" w14:textId="77777777">
      <w:pPr>
        <w:keepNext/>
        <w:spacing w:after="0" w:line="240" w:lineRule="auto"/>
        <w:rPr>
          <w:rFonts w:ascii="Aptos Narrow" w:hAnsi="Aptos Narrow" w:eastAsia="Aptos Narrow" w:cs="Aptos Narrow"/>
          <w:lang w:val="en-GB"/>
        </w:rPr>
      </w:pPr>
    </w:p>
    <w:p w:rsidR="00617447" w:rsidP="646E6347" w:rsidRDefault="00617447" w14:paraId="4D676A83" w14:textId="77777777">
      <w:pPr>
        <w:keepNext/>
        <w:spacing w:after="0" w:line="240" w:lineRule="auto"/>
        <w:rPr>
          <w:rFonts w:ascii="Aptos Narrow" w:hAnsi="Aptos Narrow" w:eastAsia="Aptos Narrow" w:cs="Aptos Narrow"/>
          <w:lang w:val="en-GB"/>
        </w:rPr>
      </w:pPr>
    </w:p>
    <w:p w:rsidR="00617447" w:rsidP="646E6347" w:rsidRDefault="00617447" w14:paraId="7EB70A16" w14:textId="77777777">
      <w:pPr>
        <w:keepNext/>
        <w:spacing w:after="0" w:line="240" w:lineRule="auto"/>
        <w:rPr>
          <w:rFonts w:ascii="Aptos Narrow" w:hAnsi="Aptos Narrow" w:eastAsia="Aptos Narrow" w:cs="Aptos Narrow"/>
          <w:lang w:val="en-GB"/>
        </w:rPr>
      </w:pPr>
    </w:p>
    <w:p w:rsidR="00617447" w:rsidP="646E6347" w:rsidRDefault="00617447" w14:paraId="6EE58290" w14:textId="77777777">
      <w:pPr>
        <w:keepNext/>
        <w:spacing w:after="0" w:line="240" w:lineRule="auto"/>
        <w:rPr>
          <w:rFonts w:ascii="Aptos Narrow" w:hAnsi="Aptos Narrow" w:eastAsia="Aptos Narrow" w:cs="Aptos Narrow"/>
          <w:lang w:val="en-GB"/>
        </w:rPr>
      </w:pPr>
    </w:p>
    <w:p w:rsidR="00617447" w:rsidP="646E6347" w:rsidRDefault="00617447" w14:paraId="1A5C89B3" w14:textId="77777777">
      <w:pPr>
        <w:keepNext/>
        <w:spacing w:after="0" w:line="240" w:lineRule="auto"/>
        <w:rPr>
          <w:rFonts w:ascii="Aptos Narrow" w:hAnsi="Aptos Narrow" w:eastAsia="Aptos Narrow" w:cs="Aptos Narrow"/>
          <w:lang w:val="en-GB"/>
        </w:rPr>
      </w:pPr>
    </w:p>
    <w:p w:rsidR="00617447" w:rsidP="646E6347" w:rsidRDefault="00617447" w14:paraId="12ECD15D" w14:textId="77777777">
      <w:pPr>
        <w:keepNext/>
        <w:spacing w:after="0" w:line="240" w:lineRule="auto"/>
        <w:rPr>
          <w:rFonts w:ascii="Aptos Narrow" w:hAnsi="Aptos Narrow" w:eastAsia="Aptos Narrow" w:cs="Aptos Narrow"/>
          <w:lang w:val="en-GB"/>
        </w:rPr>
      </w:pPr>
    </w:p>
    <w:p w:rsidR="00617447" w:rsidP="646E6347" w:rsidRDefault="00617447" w14:paraId="0A8C1C7F" w14:textId="77777777">
      <w:pPr>
        <w:keepNext/>
        <w:spacing w:after="0" w:line="240" w:lineRule="auto"/>
        <w:rPr>
          <w:rFonts w:ascii="Aptos Narrow" w:hAnsi="Aptos Narrow" w:eastAsia="Aptos Narrow" w:cs="Aptos Narrow"/>
          <w:lang w:val="en-GB"/>
        </w:rPr>
      </w:pPr>
    </w:p>
    <w:p w:rsidR="00617447" w:rsidP="646E6347" w:rsidRDefault="00617447" w14:paraId="48AAFD3E" w14:textId="77777777">
      <w:pPr>
        <w:keepNext/>
        <w:spacing w:after="0" w:line="240" w:lineRule="auto"/>
        <w:rPr>
          <w:rFonts w:ascii="Aptos Narrow" w:hAnsi="Aptos Narrow" w:eastAsia="Aptos Narrow" w:cs="Aptos Narrow"/>
          <w:lang w:val="en-GB"/>
        </w:rPr>
      </w:pPr>
    </w:p>
    <w:p w:rsidR="00617447" w:rsidP="646E6347" w:rsidRDefault="00617447" w14:paraId="475413CE" w14:textId="77777777">
      <w:pPr>
        <w:keepNext/>
        <w:spacing w:after="0" w:line="240" w:lineRule="auto"/>
        <w:rPr>
          <w:rFonts w:ascii="Aptos Narrow" w:hAnsi="Aptos Narrow" w:eastAsia="Aptos Narrow" w:cs="Aptos Narrow"/>
          <w:lang w:val="en-GB"/>
        </w:rPr>
      </w:pPr>
    </w:p>
    <w:p w:rsidR="00617447" w:rsidP="646E6347" w:rsidRDefault="00617447" w14:paraId="37A1BEAD" w14:textId="77777777">
      <w:pPr>
        <w:keepNext/>
        <w:spacing w:after="0" w:line="240" w:lineRule="auto"/>
        <w:rPr>
          <w:rFonts w:ascii="Aptos Narrow" w:hAnsi="Aptos Narrow" w:eastAsia="Aptos Narrow" w:cs="Aptos Narrow"/>
          <w:lang w:val="en-GB"/>
        </w:rPr>
      </w:pPr>
    </w:p>
    <w:p w:rsidR="00617447" w:rsidP="646E6347" w:rsidRDefault="00617447" w14:paraId="10BD6671" w14:textId="77777777">
      <w:pPr>
        <w:keepNext/>
        <w:spacing w:after="0" w:line="240" w:lineRule="auto"/>
        <w:rPr>
          <w:rFonts w:ascii="Aptos Narrow" w:hAnsi="Aptos Narrow" w:eastAsia="Aptos Narrow" w:cs="Aptos Narrow"/>
          <w:lang w:val="en-GB"/>
        </w:rPr>
      </w:pPr>
    </w:p>
    <w:p w:rsidR="00617447" w:rsidP="646E6347" w:rsidRDefault="00617447" w14:paraId="717A941B" w14:textId="77777777">
      <w:pPr>
        <w:keepNext/>
        <w:spacing w:after="0" w:line="240" w:lineRule="auto"/>
        <w:rPr>
          <w:rFonts w:ascii="Aptos Narrow" w:hAnsi="Aptos Narrow" w:eastAsia="Aptos Narrow" w:cs="Aptos Narrow"/>
          <w:lang w:val="en-GB"/>
        </w:rPr>
      </w:pPr>
    </w:p>
    <w:p w:rsidR="00617447" w:rsidP="646E6347" w:rsidRDefault="00617447" w14:paraId="784485FA" w14:textId="77777777">
      <w:pPr>
        <w:keepNext/>
        <w:spacing w:after="0" w:line="240" w:lineRule="auto"/>
        <w:rPr>
          <w:rFonts w:ascii="Aptos Narrow" w:hAnsi="Aptos Narrow" w:eastAsia="Aptos Narrow" w:cs="Aptos Narrow"/>
          <w:lang w:val="en-GB"/>
        </w:rPr>
      </w:pPr>
    </w:p>
    <w:p w:rsidR="00617447" w:rsidP="646E6347" w:rsidRDefault="00617447" w14:paraId="38FC00A6" w14:textId="77777777">
      <w:pPr>
        <w:keepNext/>
        <w:spacing w:after="0" w:line="240" w:lineRule="auto"/>
        <w:rPr>
          <w:rFonts w:ascii="Aptos Narrow" w:hAnsi="Aptos Narrow" w:eastAsia="Aptos Narrow" w:cs="Aptos Narrow"/>
          <w:lang w:val="en-GB"/>
        </w:rPr>
      </w:pPr>
    </w:p>
    <w:p w:rsidR="00617447" w:rsidP="646E6347" w:rsidRDefault="00617447" w14:paraId="5A9DF65B" w14:textId="77777777">
      <w:pPr>
        <w:keepNext/>
        <w:spacing w:after="0" w:line="240" w:lineRule="auto"/>
        <w:rPr>
          <w:rFonts w:ascii="Aptos Narrow" w:hAnsi="Aptos Narrow" w:eastAsia="Aptos Narrow" w:cs="Aptos Narrow"/>
          <w:lang w:val="en-GB"/>
        </w:rPr>
      </w:pPr>
    </w:p>
    <w:p w:rsidR="00617447" w:rsidP="646E6347" w:rsidRDefault="00617447" w14:paraId="30E03AF8" w14:textId="77777777">
      <w:pPr>
        <w:keepNext/>
        <w:spacing w:after="0" w:line="240" w:lineRule="auto"/>
        <w:rPr>
          <w:rFonts w:ascii="Aptos Narrow" w:hAnsi="Aptos Narrow" w:eastAsia="Aptos Narrow" w:cs="Aptos Narrow"/>
          <w:lang w:val="en-GB"/>
        </w:rPr>
      </w:pPr>
    </w:p>
    <w:p w:rsidR="00617447" w:rsidP="646E6347" w:rsidRDefault="00617447" w14:paraId="185FD280" w14:textId="77777777">
      <w:pPr>
        <w:keepNext/>
        <w:spacing w:after="0" w:line="240" w:lineRule="auto"/>
        <w:rPr>
          <w:rFonts w:ascii="Aptos Narrow" w:hAnsi="Aptos Narrow" w:eastAsia="Aptos Narrow" w:cs="Aptos Narrow"/>
          <w:lang w:val="en-GB"/>
        </w:rPr>
      </w:pPr>
    </w:p>
    <w:p w:rsidR="00617447" w:rsidP="646E6347" w:rsidRDefault="00617447" w14:paraId="430809BF" w14:textId="77777777">
      <w:pPr>
        <w:keepNext/>
        <w:spacing w:after="0" w:line="240" w:lineRule="auto"/>
        <w:rPr>
          <w:rFonts w:ascii="Aptos Narrow" w:hAnsi="Aptos Narrow" w:eastAsia="Aptos Narrow" w:cs="Aptos Narrow"/>
          <w:lang w:val="en-GB"/>
        </w:rPr>
      </w:pPr>
    </w:p>
    <w:p w:rsidR="00617447" w:rsidP="646E6347" w:rsidRDefault="00617447" w14:paraId="69AE761E" w14:textId="77777777">
      <w:pPr>
        <w:keepNext/>
        <w:spacing w:after="0" w:line="240" w:lineRule="auto"/>
        <w:rPr>
          <w:rFonts w:ascii="Aptos Narrow" w:hAnsi="Aptos Narrow" w:eastAsia="Aptos Narrow" w:cs="Aptos Narrow"/>
          <w:lang w:val="en-GB"/>
        </w:rPr>
      </w:pPr>
    </w:p>
    <w:p w:rsidR="00617447" w:rsidP="646E6347" w:rsidRDefault="00617447" w14:paraId="579B5FEE" w14:textId="77777777">
      <w:pPr>
        <w:keepNext/>
        <w:spacing w:after="0" w:line="240" w:lineRule="auto"/>
        <w:rPr>
          <w:rFonts w:ascii="Aptos Narrow" w:hAnsi="Aptos Narrow" w:eastAsia="Aptos Narrow" w:cs="Aptos Narrow"/>
          <w:lang w:val="en-GB"/>
        </w:rPr>
      </w:pPr>
    </w:p>
    <w:p w:rsidR="00617447" w:rsidP="646E6347" w:rsidRDefault="00617447" w14:paraId="10D24B3B" w14:textId="77777777">
      <w:pPr>
        <w:keepNext/>
        <w:spacing w:after="0" w:line="240" w:lineRule="auto"/>
        <w:rPr>
          <w:rFonts w:ascii="Aptos Narrow" w:hAnsi="Aptos Narrow" w:eastAsia="Aptos Narrow" w:cs="Aptos Narrow"/>
          <w:lang w:val="en-GB"/>
        </w:rPr>
      </w:pPr>
    </w:p>
    <w:p w:rsidR="00617447" w:rsidP="646E6347" w:rsidRDefault="00617447" w14:paraId="113CB2D6" w14:textId="77777777">
      <w:pPr>
        <w:keepNext/>
        <w:spacing w:after="0" w:line="240" w:lineRule="auto"/>
        <w:rPr>
          <w:rFonts w:ascii="Aptos Narrow" w:hAnsi="Aptos Narrow" w:eastAsia="Aptos Narrow" w:cs="Aptos Narrow"/>
          <w:lang w:val="en-GB"/>
        </w:rPr>
      </w:pPr>
    </w:p>
    <w:p w:rsidR="00617447" w:rsidP="646E6347" w:rsidRDefault="00617447" w14:paraId="456F0B9A" w14:textId="77777777">
      <w:pPr>
        <w:keepNext/>
        <w:spacing w:after="0" w:line="240" w:lineRule="auto"/>
        <w:rPr>
          <w:rFonts w:ascii="Aptos Narrow" w:hAnsi="Aptos Narrow" w:eastAsia="Aptos Narrow" w:cs="Aptos Narrow"/>
          <w:lang w:val="en-GB"/>
        </w:rPr>
      </w:pPr>
    </w:p>
    <w:p w:rsidR="00617447" w:rsidP="646E6347" w:rsidRDefault="00617447" w14:paraId="017DE3A5" w14:textId="77777777">
      <w:pPr>
        <w:keepNext/>
        <w:spacing w:after="0" w:line="240" w:lineRule="auto"/>
        <w:rPr>
          <w:rFonts w:ascii="Aptos Narrow" w:hAnsi="Aptos Narrow" w:eastAsia="Aptos Narrow" w:cs="Aptos Narrow"/>
          <w:lang w:val="en-GB"/>
        </w:rPr>
      </w:pPr>
    </w:p>
    <w:p w:rsidR="00617447" w:rsidP="646E6347" w:rsidRDefault="00617447" w14:paraId="7C43D1B8" w14:textId="77777777">
      <w:pPr>
        <w:keepNext/>
        <w:spacing w:after="0" w:line="240" w:lineRule="auto"/>
        <w:rPr>
          <w:rFonts w:ascii="Aptos Narrow" w:hAnsi="Aptos Narrow" w:eastAsia="Aptos Narrow" w:cs="Aptos Narrow"/>
          <w:lang w:val="en-GB"/>
        </w:rPr>
      </w:pPr>
    </w:p>
    <w:p w:rsidR="00617447" w:rsidP="646E6347" w:rsidRDefault="00617447" w14:paraId="0D52DEE7" w14:textId="77777777">
      <w:pPr>
        <w:keepNext/>
        <w:spacing w:after="0" w:line="240" w:lineRule="auto"/>
        <w:rPr>
          <w:rFonts w:ascii="Aptos Narrow" w:hAnsi="Aptos Narrow" w:eastAsia="Aptos Narrow" w:cs="Aptos Narrow"/>
          <w:lang w:val="en-GB"/>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EEAF6" w:themeFill="accent5" w:themeFillTint="33"/>
        <w:tblLook w:val="04A0" w:firstRow="1" w:lastRow="0" w:firstColumn="1" w:lastColumn="0" w:noHBand="0" w:noVBand="1"/>
      </w:tblPr>
      <w:tblGrid>
        <w:gridCol w:w="9360"/>
      </w:tblGrid>
      <w:tr w:rsidRPr="00FA0334" w:rsidR="00EF78A1" w14:paraId="73CFBBF3" w14:textId="77777777">
        <w:trPr>
          <w:trHeight w:val="360" w:hRule="exact"/>
        </w:trPr>
        <w:tc>
          <w:tcPr>
            <w:tcW w:w="9360" w:type="dxa"/>
            <w:shd w:val="clear" w:color="auto" w:fill="FBE4D5" w:themeFill="accent2" w:themeFillTint="33"/>
            <w:vAlign w:val="center"/>
          </w:tcPr>
          <w:p w:rsidRPr="00FA0334" w:rsidR="00EF78A1" w:rsidRDefault="00EF78A1" w14:paraId="282A24BA" w14:textId="27A022A2">
            <w:pPr>
              <w:keepNext/>
              <w:rPr>
                <w:rFonts w:ascii="Aptos Narrow" w:hAnsi="Aptos Narrow" w:cs="Arial"/>
                <w:b/>
                <w:color w:val="404040" w:themeColor="text1" w:themeTint="BF"/>
              </w:rPr>
            </w:pPr>
            <w:r>
              <w:rPr>
                <w:rFonts w:ascii="Aptos Narrow" w:hAnsi="Aptos Narrow" w:eastAsia="Aptos" w:cs="Aptos"/>
              </w:rPr>
              <w:br w:type="page"/>
            </w:r>
            <w:r>
              <w:rPr>
                <w:rFonts w:ascii="Aptos Narrow" w:hAnsi="Aptos Narrow" w:cs="Arial"/>
                <w:b/>
                <w:color w:val="404040" w:themeColor="text1" w:themeTint="BF"/>
              </w:rPr>
              <w:t>Annex A: Pathway to Impact</w:t>
            </w:r>
            <w:r w:rsidR="00363C8D">
              <w:rPr>
                <w:rFonts w:ascii="Aptos Narrow" w:hAnsi="Aptos Narrow" w:cs="Arial"/>
                <w:b/>
                <w:color w:val="404040" w:themeColor="text1" w:themeTint="BF"/>
              </w:rPr>
              <w:t xml:space="preserve"> </w:t>
            </w:r>
          </w:p>
        </w:tc>
      </w:tr>
    </w:tbl>
    <w:p w:rsidR="00EF78A1" w:rsidP="00FA0334" w:rsidRDefault="00EF78A1" w14:paraId="5A7F1350" w14:textId="74BB62E8">
      <w:pPr>
        <w:keepNext/>
        <w:spacing w:after="0" w:line="240" w:lineRule="auto"/>
        <w:rPr>
          <w:rFonts w:ascii="Aptos Narrow" w:hAnsi="Aptos Narrow" w:eastAsia="Aptos" w:cs="Aptos"/>
        </w:rPr>
      </w:pPr>
    </w:p>
    <w:p w:rsidRPr="003428F5" w:rsidR="00B43A1D" w:rsidP="00B43A1D" w:rsidRDefault="00B43A1D" w14:paraId="4CF8A7E0" w14:textId="77777777">
      <w:pPr>
        <w:tabs>
          <w:tab w:val="left" w:pos="2388"/>
        </w:tabs>
        <w:spacing w:after="0" w:line="240" w:lineRule="auto"/>
        <w:rPr>
          <w:rFonts w:ascii="Aptos Narrow" w:hAnsi="Aptos Narrow" w:eastAsia="Noto Sans" w:cs="Noto Sans"/>
        </w:rPr>
      </w:pPr>
      <w:r w:rsidRPr="003428F5">
        <w:rPr>
          <w:rFonts w:ascii="Aptos Narrow" w:hAnsi="Aptos Narrow" w:eastAsia="Noto Sans" w:cs="Noto Sans"/>
        </w:rPr>
        <w:t>By 2030:</w:t>
      </w:r>
    </w:p>
    <w:p w:rsidRPr="003428F5" w:rsidR="00B43A1D" w:rsidP="008C7823" w:rsidRDefault="00B43A1D" w14:paraId="7A4D0C52" w14:textId="77777777">
      <w:pPr>
        <w:pStyle w:val="ListParagraph"/>
        <w:numPr>
          <w:ilvl w:val="0"/>
          <w:numId w:val="27"/>
        </w:numPr>
        <w:spacing w:after="0" w:line="240" w:lineRule="auto"/>
        <w:rPr>
          <w:rFonts w:ascii="Aptos Narrow" w:hAnsi="Aptos Narrow" w:eastAsia="Aptos Narrow" w:cs="Aptos Narrow"/>
          <w:color w:val="000000" w:themeColor="text1"/>
        </w:rPr>
      </w:pPr>
      <w:r w:rsidRPr="003428F5">
        <w:rPr>
          <w:rFonts w:ascii="Aptos Narrow" w:hAnsi="Aptos Narrow" w:eastAsia="Aptos Narrow" w:cs="Aptos Narrow"/>
        </w:rPr>
        <w:t>reducing maternal mortality by 18%</w:t>
      </w:r>
      <w:r w:rsidRPr="003428F5">
        <w:rPr>
          <w:rFonts w:ascii="Aptos Narrow" w:hAnsi="Aptos Narrow" w:eastAsia="Aptos Narrow" w:cs="Aptos Narrow"/>
          <w:color w:val="000000" w:themeColor="text1"/>
        </w:rPr>
        <w:t xml:space="preserve"> from 530 to 432 per 100,000 live births </w:t>
      </w:r>
    </w:p>
    <w:p w:rsidRPr="003428F5" w:rsidR="00B43A1D" w:rsidP="008C7823" w:rsidRDefault="00B43A1D" w14:paraId="78DE9EB8" w14:textId="77777777">
      <w:pPr>
        <w:pStyle w:val="ListParagraph"/>
        <w:numPr>
          <w:ilvl w:val="0"/>
          <w:numId w:val="27"/>
        </w:numPr>
        <w:spacing w:after="0" w:line="240" w:lineRule="auto"/>
        <w:rPr>
          <w:rFonts w:ascii="Aptos Narrow" w:hAnsi="Aptos Narrow" w:eastAsia="Aptos Narrow" w:cs="Aptos Narrow"/>
        </w:rPr>
      </w:pPr>
      <w:r w:rsidRPr="003428F5">
        <w:rPr>
          <w:rFonts w:ascii="Aptos Narrow" w:hAnsi="Aptos Narrow" w:eastAsia="Aptos Narrow" w:cs="Aptos Narrow"/>
        </w:rPr>
        <w:t xml:space="preserve">reducing stillbirths by 14% from 19 to 16 per 1,000 live births </w:t>
      </w:r>
    </w:p>
    <w:p w:rsidRPr="003428F5" w:rsidR="00B43A1D" w:rsidP="008C7823" w:rsidRDefault="00B43A1D" w14:paraId="0F7BFFA5" w14:textId="77777777">
      <w:pPr>
        <w:pStyle w:val="ListParagraph"/>
        <w:numPr>
          <w:ilvl w:val="0"/>
          <w:numId w:val="27"/>
        </w:numPr>
        <w:spacing w:after="0" w:line="240" w:lineRule="auto"/>
        <w:rPr>
          <w:rFonts w:ascii="Aptos Narrow" w:hAnsi="Aptos Narrow" w:eastAsia="Aptos Narrow" w:cs="Aptos Narrow"/>
        </w:rPr>
      </w:pPr>
      <w:r w:rsidRPr="003428F5">
        <w:rPr>
          <w:rFonts w:ascii="Aptos Narrow" w:hAnsi="Aptos Narrow" w:eastAsia="Aptos Narrow" w:cs="Aptos Narrow"/>
        </w:rPr>
        <w:t xml:space="preserve">reducing neonatal mortality by 36% </w:t>
      </w:r>
      <w:r w:rsidRPr="003428F5">
        <w:rPr>
          <w:rFonts w:ascii="Aptos Narrow" w:hAnsi="Aptos Narrow" w:eastAsia="Aptos Narrow" w:cs="Aptos Narrow"/>
          <w:color w:val="000000" w:themeColor="text1"/>
        </w:rPr>
        <w:t>from 18 to 12 per 1,000 live births</w:t>
      </w:r>
    </w:p>
    <w:p w:rsidRPr="00631A41" w:rsidR="00B43A1D" w:rsidP="00B43A1D" w:rsidRDefault="00B43A1D" w14:paraId="230B07BA" w14:textId="77777777">
      <w:pPr>
        <w:pStyle w:val="ListParagraph"/>
        <w:spacing w:after="0" w:line="240" w:lineRule="auto"/>
        <w:rPr>
          <w:rFonts w:ascii="Aptos Narrow" w:hAnsi="Aptos Narrow" w:eastAsia="Aptos Narrow" w:cs="Aptos Narrow"/>
        </w:rPr>
      </w:pPr>
    </w:p>
    <w:tbl>
      <w:tblPr>
        <w:tblStyle w:val="TableGrid"/>
        <w:tblW w:w="9351" w:type="dxa"/>
        <w:tblInd w:w="-147" w:type="dxa"/>
        <w:tblLook w:val="04A0" w:firstRow="1" w:lastRow="0" w:firstColumn="1" w:lastColumn="0" w:noHBand="0" w:noVBand="1"/>
      </w:tblPr>
      <w:tblGrid>
        <w:gridCol w:w="3325"/>
        <w:gridCol w:w="6026"/>
      </w:tblGrid>
      <w:tr w:rsidRPr="00631A41" w:rsidR="00B43A1D" w:rsidTr="00B0624C" w14:paraId="63907491" w14:textId="77777777">
        <w:tc>
          <w:tcPr>
            <w:tcW w:w="9351" w:type="dxa"/>
            <w:gridSpan w:val="2"/>
          </w:tcPr>
          <w:p w:rsidRPr="00631A41" w:rsidR="00B43A1D" w:rsidP="00B0624C" w:rsidRDefault="00B43A1D" w14:paraId="7934398B"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Obj. 1: Priority interventions scaled to address drivers of maternal and neonatal mortality and stillbirths</w:t>
            </w:r>
          </w:p>
        </w:tc>
      </w:tr>
      <w:tr w:rsidRPr="00631A41" w:rsidR="00B43A1D" w:rsidTr="00B0624C" w14:paraId="6252D4CE" w14:textId="77777777">
        <w:trPr>
          <w:trHeight w:val="305"/>
        </w:trPr>
        <w:tc>
          <w:tcPr>
            <w:tcW w:w="3325" w:type="dxa"/>
          </w:tcPr>
          <w:p w:rsidRPr="00631A41" w:rsidR="00B43A1D" w:rsidP="00B0624C" w:rsidRDefault="00B43A1D" w14:paraId="37D4CE3F" w14:textId="77777777">
            <w:pPr>
              <w:tabs>
                <w:tab w:val="left" w:pos="2388"/>
              </w:tabs>
              <w:spacing w:after="120"/>
              <w:rPr>
                <w:rFonts w:ascii="Aptos Narrow" w:hAnsi="Aptos Narrow" w:eastAsia="Noto Sans" w:cs="Noto Sans"/>
                <w:b/>
                <w:bCs/>
                <w:sz w:val="20"/>
                <w:szCs w:val="20"/>
              </w:rPr>
            </w:pPr>
            <w:r w:rsidRPr="00631A41">
              <w:rPr>
                <w:rFonts w:ascii="Aptos Narrow" w:hAnsi="Aptos Narrow" w:eastAsia="Noto Sans" w:cs="Noto Sans"/>
                <w:b/>
                <w:bCs/>
                <w:sz w:val="20"/>
                <w:szCs w:val="20"/>
              </w:rPr>
              <w:t>Key Milestones</w:t>
            </w:r>
          </w:p>
        </w:tc>
        <w:tc>
          <w:tcPr>
            <w:tcW w:w="6026" w:type="dxa"/>
          </w:tcPr>
          <w:p w:rsidRPr="00631A41" w:rsidR="00B43A1D" w:rsidP="00B0624C" w:rsidRDefault="00B43A1D" w14:paraId="79F90C1E"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Outcome Indicators</w:t>
            </w:r>
          </w:p>
        </w:tc>
      </w:tr>
      <w:tr w:rsidRPr="00631A41" w:rsidR="00B43A1D" w:rsidTr="00B0624C" w14:paraId="7FF2E757" w14:textId="77777777">
        <w:tc>
          <w:tcPr>
            <w:tcW w:w="9351" w:type="dxa"/>
            <w:gridSpan w:val="2"/>
          </w:tcPr>
          <w:p w:rsidRPr="00631A41" w:rsidR="00B43A1D" w:rsidP="00B0624C" w:rsidRDefault="00B43A1D" w14:paraId="1EBAD10F" w14:textId="77777777">
            <w:pPr>
              <w:tabs>
                <w:tab w:val="left" w:pos="2388"/>
              </w:tabs>
              <w:rPr>
                <w:rFonts w:ascii="Aptos Narrow" w:hAnsi="Aptos Narrow" w:eastAsia="Noto Sans" w:cs="Noto Sans"/>
                <w:sz w:val="20"/>
                <w:szCs w:val="20"/>
              </w:rPr>
            </w:pPr>
            <w:r w:rsidRPr="00631A41">
              <w:rPr>
                <w:rFonts w:ascii="Aptos Narrow" w:hAnsi="Aptos Narrow" w:eastAsia="Noto Sans" w:cs="Noto Sans"/>
                <w:sz w:val="20"/>
                <w:szCs w:val="20"/>
              </w:rPr>
              <w:t>In 2</w:t>
            </w:r>
            <w:r>
              <w:rPr>
                <w:rFonts w:ascii="Aptos Narrow" w:hAnsi="Aptos Narrow" w:eastAsia="Noto Sans" w:cs="Noto Sans"/>
                <w:sz w:val="20"/>
                <w:szCs w:val="20"/>
              </w:rPr>
              <w:t>00</w:t>
            </w:r>
            <w:r w:rsidRPr="00631A41">
              <w:rPr>
                <w:rFonts w:ascii="Aptos Narrow" w:hAnsi="Aptos Narrow" w:eastAsia="Noto Sans" w:cs="Noto Sans"/>
                <w:sz w:val="20"/>
                <w:szCs w:val="20"/>
              </w:rPr>
              <w:t xml:space="preserve"> facilities in </w:t>
            </w:r>
            <w:r>
              <w:rPr>
                <w:rFonts w:ascii="Aptos Narrow" w:hAnsi="Aptos Narrow" w:eastAsia="Times New Roman" w:cs="Times New Roman"/>
                <w:b/>
                <w:bCs/>
                <w:sz w:val="20"/>
                <w:szCs w:val="20"/>
              </w:rPr>
              <w:t>21 counties</w:t>
            </w:r>
            <w:r w:rsidRPr="00631A41">
              <w:rPr>
                <w:rFonts w:ascii="Aptos Narrow" w:hAnsi="Aptos Narrow" w:eastAsia="Times New Roman" w:cs="Times New Roman"/>
                <w:sz w:val="20"/>
                <w:szCs w:val="20"/>
              </w:rPr>
              <w:t xml:space="preserve">: </w:t>
            </w:r>
            <w:r w:rsidRPr="00277EA4">
              <w:rPr>
                <w:rFonts w:ascii="Aptos Narrow" w:hAnsi="Aptos Narrow" w:eastAsia="Times New Roman" w:cs="Times New Roman"/>
                <w:sz w:val="20"/>
                <w:szCs w:val="20"/>
              </w:rPr>
              <w:t>Bungoma, Kakamega, Kiambu, Kilifi, Kisumu, Mombasa, Nairobi, Nakuru, Garissa, Kisii, Migori, Machakos, Kwale, Kericho, Kajiado</w:t>
            </w:r>
            <w:r>
              <w:rPr>
                <w:rFonts w:ascii="Aptos Narrow" w:hAnsi="Aptos Narrow" w:eastAsia="Times New Roman" w:cs="Times New Roman"/>
                <w:sz w:val="20"/>
                <w:szCs w:val="20"/>
              </w:rPr>
              <w:t>,</w:t>
            </w:r>
            <w:r w:rsidRPr="00277EA4">
              <w:rPr>
                <w:rFonts w:ascii="Aptos Narrow" w:hAnsi="Aptos Narrow" w:eastAsia="Times New Roman" w:cs="Times New Roman"/>
                <w:sz w:val="20"/>
                <w:szCs w:val="20"/>
              </w:rPr>
              <w:t xml:space="preserve"> Samburu, Tana River, West Pokot, Turkana, Mandera, and Wajir</w:t>
            </w:r>
            <w:r>
              <w:rPr>
                <w:rFonts w:ascii="Aptos Narrow" w:hAnsi="Aptos Narrow" w:eastAsia="Times New Roman" w:cs="Times New Roman"/>
                <w:sz w:val="20"/>
                <w:szCs w:val="20"/>
              </w:rPr>
              <w:t xml:space="preserve"> </w:t>
            </w:r>
            <w:r w:rsidRPr="003428F5">
              <w:rPr>
                <w:rFonts w:ascii="Aptos Narrow" w:hAnsi="Aptos Narrow" w:eastAsia="Times New Roman" w:cs="Times New Roman"/>
                <w:sz w:val="20"/>
                <w:szCs w:val="20"/>
              </w:rPr>
              <w:t xml:space="preserve">with </w:t>
            </w:r>
            <w:r w:rsidRPr="003428F5">
              <w:rPr>
                <w:rFonts w:ascii="Aptos Narrow" w:hAnsi="Aptos Narrow" w:eastAsia="Noto Sans" w:cs="Noto Sans"/>
                <w:sz w:val="20"/>
                <w:szCs w:val="20"/>
              </w:rPr>
              <w:t>727,267 deliveries (62%) annually:</w:t>
            </w:r>
          </w:p>
        </w:tc>
      </w:tr>
      <w:tr w:rsidRPr="00631A41" w:rsidR="00B43A1D" w:rsidTr="00B0624C" w14:paraId="029E502B" w14:textId="77777777">
        <w:tc>
          <w:tcPr>
            <w:tcW w:w="3325" w:type="dxa"/>
          </w:tcPr>
          <w:p w:rsidRPr="00631A41" w:rsidR="00B43A1D" w:rsidP="008C7823" w:rsidRDefault="00B43A1D" w14:paraId="24A1EBF8" w14:textId="77777777">
            <w:pPr>
              <w:pStyle w:val="ListParagraph"/>
              <w:numPr>
                <w:ilvl w:val="0"/>
                <w:numId w:val="26"/>
              </w:numPr>
              <w:spacing w:after="120"/>
              <w:rPr>
                <w:rFonts w:ascii="Aptos Narrow" w:hAnsi="Aptos Narrow" w:eastAsia="Aptos Narrow" w:cs="Aptos Narrow"/>
              </w:rPr>
            </w:pPr>
            <w:r w:rsidRPr="00631A41">
              <w:rPr>
                <w:rFonts w:ascii="Aptos Narrow" w:hAnsi="Aptos Narrow" w:eastAsia="Aptos Narrow" w:cs="Aptos Narrow"/>
                <w:sz w:val="20"/>
                <w:szCs w:val="20"/>
              </w:rPr>
              <w:t>Updated national training package for integrated MNH (SBBC+) by end month 3</w:t>
            </w:r>
          </w:p>
          <w:p w:rsidRPr="00631A41" w:rsidR="00B43A1D" w:rsidP="008C7823" w:rsidRDefault="00B43A1D" w14:paraId="72E64A34" w14:textId="77777777">
            <w:pPr>
              <w:pStyle w:val="ListParagraph"/>
              <w:numPr>
                <w:ilvl w:val="0"/>
                <w:numId w:val="26"/>
              </w:numPr>
              <w:spacing w:after="120"/>
              <w:rPr>
                <w:rFonts w:ascii="Aptos Narrow" w:hAnsi="Aptos Narrow" w:eastAsia="Aptos Narrow" w:cs="Aptos Narrow"/>
              </w:rPr>
            </w:pPr>
            <w:r w:rsidRPr="00631A41">
              <w:rPr>
                <w:rFonts w:ascii="Aptos Narrow" w:hAnsi="Aptos Narrow" w:eastAsia="Aptos Narrow" w:cs="Aptos Narrow"/>
                <w:sz w:val="20"/>
                <w:szCs w:val="20"/>
              </w:rPr>
              <w:t>A national pool of 70 mentors</w:t>
            </w:r>
            <w:r w:rsidRPr="00631A41">
              <w:rPr>
                <w:rFonts w:ascii="Aptos Narrow" w:hAnsi="Aptos Narrow" w:eastAsia="Aptos Narrow" w:cs="Aptos Narrow"/>
                <w:sz w:val="20"/>
                <w:szCs w:val="20"/>
                <w:vertAlign w:val="superscript"/>
              </w:rPr>
              <w:t>9</w:t>
            </w:r>
            <w:r w:rsidRPr="00631A41">
              <w:rPr>
                <w:rFonts w:ascii="Aptos Narrow" w:hAnsi="Aptos Narrow" w:eastAsia="Aptos Narrow" w:cs="Aptos Narrow"/>
                <w:sz w:val="20"/>
                <w:szCs w:val="20"/>
              </w:rPr>
              <w:t xml:space="preserve"> trained on SBBC+ package by end month 6   </w:t>
            </w:r>
          </w:p>
          <w:p w:rsidRPr="00631A41" w:rsidR="00B43A1D" w:rsidP="008C7823" w:rsidRDefault="00B43A1D" w14:paraId="07B9A72D" w14:textId="77777777">
            <w:pPr>
              <w:pStyle w:val="ListParagraph"/>
              <w:numPr>
                <w:ilvl w:val="0"/>
                <w:numId w:val="26"/>
              </w:numPr>
              <w:spacing w:after="120"/>
              <w:rPr>
                <w:rFonts w:ascii="Aptos Narrow" w:hAnsi="Aptos Narrow" w:eastAsia="Aptos Narrow" w:cs="Aptos Narrow"/>
                <w:sz w:val="20"/>
                <w:szCs w:val="20"/>
              </w:rPr>
            </w:pPr>
            <w:r w:rsidRPr="00631A41">
              <w:rPr>
                <w:rFonts w:ascii="Aptos Narrow" w:hAnsi="Aptos Narrow" w:eastAsia="Aptos Narrow" w:cs="Aptos Narrow"/>
                <w:sz w:val="20"/>
                <w:szCs w:val="20"/>
              </w:rPr>
              <w:t>National mentorship database established that includes facility training and clinical data, and clinical logbooks for each mentee by end month 9</w:t>
            </w:r>
          </w:p>
          <w:p w:rsidRPr="00631A41" w:rsidR="00B43A1D" w:rsidP="008C7823" w:rsidRDefault="00B43A1D" w14:paraId="784F2D9B" w14:textId="77777777">
            <w:pPr>
              <w:pStyle w:val="ListParagraph"/>
              <w:numPr>
                <w:ilvl w:val="0"/>
                <w:numId w:val="26"/>
              </w:numPr>
              <w:spacing w:after="120"/>
              <w:rPr>
                <w:rFonts w:ascii="Aptos Narrow" w:hAnsi="Aptos Narrow" w:eastAsia="Aptos Narrow" w:cs="Aptos Narrow"/>
              </w:rPr>
            </w:pPr>
            <w:r w:rsidRPr="00631A41">
              <w:rPr>
                <w:rFonts w:ascii="Aptos Narrow" w:hAnsi="Aptos Narrow" w:eastAsia="Aptos Narrow" w:cs="Aptos Narrow"/>
                <w:sz w:val="20"/>
                <w:szCs w:val="20"/>
              </w:rPr>
              <w:t>A pool of 30 mentors per region (360 total) with competencies in above established by end Year 1</w:t>
            </w:r>
          </w:p>
          <w:p w:rsidRPr="00631A41" w:rsidR="00B43A1D" w:rsidP="008C7823" w:rsidRDefault="00B43A1D" w14:paraId="10957F5C" w14:textId="77777777">
            <w:pPr>
              <w:pStyle w:val="ListParagraph"/>
              <w:numPr>
                <w:ilvl w:val="0"/>
                <w:numId w:val="26"/>
              </w:numPr>
              <w:spacing w:after="120"/>
              <w:rPr>
                <w:rFonts w:ascii="Aptos Narrow" w:hAnsi="Aptos Narrow" w:eastAsia="Aptos Narrow" w:cs="Aptos Narrow"/>
              </w:rPr>
            </w:pPr>
            <w:r w:rsidRPr="00631A41">
              <w:rPr>
                <w:rFonts w:ascii="Aptos Narrow" w:hAnsi="Aptos Narrow" w:eastAsia="Aptos Narrow" w:cs="Aptos Narrow"/>
                <w:sz w:val="20"/>
                <w:szCs w:val="20"/>
              </w:rPr>
              <w:t xml:space="preserve">At least 2,000 facility champions identified, trained and mentored onsite in antenatal, labor and delivery and newborn care and simulation facilitation and quality improvement in focus facilities by end Year 1 </w:t>
            </w:r>
          </w:p>
          <w:p w:rsidRPr="00631A41" w:rsidR="00B43A1D" w:rsidP="008C7823" w:rsidRDefault="00B43A1D" w14:paraId="52439D33" w14:textId="77777777">
            <w:pPr>
              <w:pStyle w:val="ListParagraph"/>
              <w:numPr>
                <w:ilvl w:val="0"/>
                <w:numId w:val="26"/>
              </w:numPr>
              <w:spacing w:after="120"/>
              <w:rPr>
                <w:rFonts w:ascii="Aptos Narrow" w:hAnsi="Aptos Narrow" w:eastAsia="Aptos Narrow" w:cs="Aptos Narrow"/>
              </w:rPr>
            </w:pPr>
            <w:r w:rsidRPr="00631A41">
              <w:rPr>
                <w:rFonts w:ascii="Aptos Narrow" w:hAnsi="Aptos Narrow" w:eastAsia="Aptos Narrow" w:cs="Aptos Narrow"/>
                <w:sz w:val="20"/>
                <w:szCs w:val="20"/>
              </w:rPr>
              <w:t xml:space="preserve">Data-informed mentorship visits reach ~10,000 health workers in target facilities as scheduled (quarterly in Years 1-3, and bi-annually in Years 3-4)  </w:t>
            </w:r>
          </w:p>
          <w:p w:rsidRPr="00631A41" w:rsidR="00B43A1D" w:rsidP="00B0624C" w:rsidRDefault="00B43A1D" w14:paraId="06F290E3" w14:textId="77777777">
            <w:pPr>
              <w:spacing w:after="120"/>
              <w:ind w:left="360"/>
            </w:pPr>
          </w:p>
          <w:p w:rsidRPr="00631A41" w:rsidR="00B43A1D" w:rsidP="00B0624C" w:rsidRDefault="00B43A1D" w14:paraId="22AD0266" w14:textId="77777777">
            <w:pPr>
              <w:spacing w:after="120"/>
              <w:ind w:firstLine="40"/>
              <w:rPr>
                <w:rFonts w:ascii="Aptos Narrow" w:hAnsi="Aptos Narrow" w:eastAsia="Aptos Narrow" w:cs="Aptos Narrow"/>
                <w:sz w:val="20"/>
                <w:szCs w:val="20"/>
              </w:rPr>
            </w:pPr>
          </w:p>
        </w:tc>
        <w:tc>
          <w:tcPr>
            <w:tcW w:w="6026" w:type="dxa"/>
          </w:tcPr>
          <w:p w:rsidRPr="00631A41" w:rsidR="00B43A1D" w:rsidP="008C7823" w:rsidRDefault="00B43A1D" w14:paraId="6241C3CA" w14:textId="3B282BA7">
            <w:pPr>
              <w:pStyle w:val="ListParagraph"/>
              <w:numPr>
                <w:ilvl w:val="0"/>
                <w:numId w:val="28"/>
              </w:numPr>
              <w:ind w:left="256" w:hanging="180"/>
              <w:rPr>
                <w:rFonts w:ascii="Aptos Narrow" w:hAnsi="Aptos Narrow" w:eastAsia="Aptos Narrow" w:cs="Aptos Narrow"/>
              </w:rPr>
            </w:pPr>
            <w:r w:rsidRPr="00631A41">
              <w:rPr>
                <w:rFonts w:ascii="Aptos Narrow" w:hAnsi="Aptos Narrow" w:eastAsia="Aptos Narrow" w:cs="Aptos Narrow"/>
                <w:sz w:val="20"/>
                <w:szCs w:val="20"/>
              </w:rPr>
              <w:t>&gt;80% of 2</w:t>
            </w:r>
            <w:r>
              <w:rPr>
                <w:rFonts w:ascii="Aptos Narrow" w:hAnsi="Aptos Narrow" w:eastAsia="Aptos Narrow" w:cs="Aptos Narrow"/>
                <w:sz w:val="20"/>
                <w:szCs w:val="20"/>
              </w:rPr>
              <w:t>0</w:t>
            </w:r>
            <w:r w:rsidRPr="00631A41">
              <w:rPr>
                <w:rFonts w:ascii="Aptos Narrow" w:hAnsi="Aptos Narrow" w:eastAsia="Aptos Narrow" w:cs="Aptos Narrow"/>
                <w:sz w:val="20"/>
                <w:szCs w:val="20"/>
              </w:rPr>
              <w:t xml:space="preserve">0 facilities (disaggregated by type, EMoNC designation) meet EmONC signal functions by end Year 2 </w:t>
            </w:r>
          </w:p>
          <w:p w:rsidRPr="00866233" w:rsidR="00B43A1D" w:rsidP="008C7823" w:rsidRDefault="00B43A1D" w14:paraId="10011A31" w14:textId="3DECB456">
            <w:pPr>
              <w:numPr>
                <w:ilvl w:val="0"/>
                <w:numId w:val="28"/>
              </w:numPr>
              <w:tabs>
                <w:tab w:val="left" w:pos="2388"/>
              </w:tabs>
              <w:ind w:left="256" w:hanging="180"/>
              <w:rPr>
                <w:rFonts w:ascii="Aptos Narrow" w:hAnsi="Aptos Narrow" w:eastAsia="Noto Sans" w:cs="Noto Sans"/>
                <w:b/>
                <w:bCs/>
                <w:sz w:val="20"/>
                <w:szCs w:val="20"/>
              </w:rPr>
            </w:pPr>
            <w:r w:rsidRPr="00631A41">
              <w:rPr>
                <w:rFonts w:ascii="Aptos Narrow" w:hAnsi="Aptos Narrow" w:cs="Segoe UI"/>
                <w:sz w:val="20"/>
                <w:szCs w:val="20"/>
              </w:rPr>
              <w:t>&gt;80% of health workers in targeted maternity and newborn units (2</w:t>
            </w:r>
            <w:r>
              <w:rPr>
                <w:rFonts w:ascii="Aptos Narrow" w:hAnsi="Aptos Narrow" w:cs="Segoe UI"/>
                <w:sz w:val="20"/>
                <w:szCs w:val="20"/>
              </w:rPr>
              <w:t>0</w:t>
            </w:r>
            <w:r w:rsidRPr="00631A41">
              <w:rPr>
                <w:rFonts w:ascii="Aptos Narrow" w:hAnsi="Aptos Narrow" w:cs="Segoe UI"/>
                <w:sz w:val="20"/>
                <w:szCs w:val="20"/>
              </w:rPr>
              <w:t xml:space="preserve">0) </w:t>
            </w:r>
            <w:r w:rsidRPr="00631A41">
              <w:rPr>
                <w:rFonts w:ascii="Aptos Narrow" w:hAnsi="Aptos Narrow" w:eastAsia="Noto Sans" w:cs="Noto Sans"/>
                <w:sz w:val="20"/>
                <w:szCs w:val="20"/>
              </w:rPr>
              <w:t xml:space="preserve">achieve EmONC and SSNC competency by end Year 3 (target to be </w:t>
            </w:r>
            <w:r w:rsidRPr="00866233">
              <w:rPr>
                <w:rFonts w:ascii="Aptos Narrow" w:hAnsi="Aptos Narrow" w:eastAsia="Noto Sans" w:cs="Noto Sans"/>
                <w:sz w:val="20"/>
                <w:szCs w:val="20"/>
              </w:rPr>
              <w:t>determined post-baseline assessment)</w:t>
            </w:r>
          </w:p>
          <w:p w:rsidRPr="00866233" w:rsidR="00B43A1D" w:rsidP="008C7823" w:rsidRDefault="00B43A1D" w14:paraId="15567C4E" w14:textId="77777777">
            <w:pPr>
              <w:pStyle w:val="ListParagraph"/>
              <w:numPr>
                <w:ilvl w:val="0"/>
                <w:numId w:val="28"/>
              </w:numPr>
              <w:ind w:left="256" w:hanging="180"/>
              <w:rPr>
                <w:rFonts w:ascii="Aptos Narrow" w:hAnsi="Aptos Narrow" w:eastAsia="Aptos Narrow" w:cs="Aptos Narrow"/>
                <w:sz w:val="20"/>
                <w:szCs w:val="20"/>
              </w:rPr>
            </w:pPr>
            <w:r w:rsidRPr="00866233">
              <w:rPr>
                <w:rFonts w:ascii="Aptos Narrow" w:hAnsi="Aptos Narrow" w:eastAsia="Aptos Narrow" w:cs="Aptos Narrow"/>
                <w:sz w:val="20"/>
                <w:szCs w:val="20"/>
              </w:rPr>
              <w:t>Low-dose high-frequency simulation-based 1) skill drills (90% of individual level maternity and neonatal health workers practice daily) and 2) team training (90% of maternity and neonatal unit levels train and debrief weekly based on data-informed gaps) practiced at 90% of facilities</w:t>
            </w:r>
            <w:r w:rsidRPr="00866233">
              <w:rPr>
                <w:rFonts w:ascii="Aptos Narrow" w:hAnsi="Aptos Narrow" w:eastAsia="Aptos Narrow" w:cs="Aptos Narrow"/>
                <w:color w:val="000000" w:themeColor="text1"/>
                <w:sz w:val="20"/>
                <w:szCs w:val="20"/>
              </w:rPr>
              <w:t xml:space="preserve"> by end Year 3.</w:t>
            </w:r>
          </w:p>
          <w:p w:rsidRPr="00631A41" w:rsidR="00B43A1D" w:rsidP="008C7823" w:rsidRDefault="00B43A1D" w14:paraId="31EB8026" w14:textId="77777777">
            <w:pPr>
              <w:pStyle w:val="ListParagraph"/>
              <w:numPr>
                <w:ilvl w:val="0"/>
                <w:numId w:val="28"/>
              </w:numPr>
              <w:ind w:left="256" w:hanging="180"/>
              <w:rPr>
                <w:rFonts w:ascii="Aptos Narrow" w:hAnsi="Aptos Narrow" w:eastAsia="Aptos Narrow" w:cs="Aptos Narrow"/>
                <w:sz w:val="20"/>
                <w:szCs w:val="20"/>
              </w:rPr>
            </w:pPr>
            <w:r w:rsidRPr="00631A41">
              <w:rPr>
                <w:rFonts w:ascii="Aptos Narrow" w:hAnsi="Aptos Narrow" w:eastAsia="Aptos Narrow" w:cs="Aptos Narrow"/>
                <w:sz w:val="20"/>
                <w:szCs w:val="20"/>
              </w:rPr>
              <w:t>Data-informed quality improvement cycles practiced independently at 90% of maternity and neonatal units in focus facilities</w:t>
            </w:r>
            <w:r w:rsidRPr="00631A41">
              <w:rPr>
                <w:rFonts w:ascii="Aptos Narrow" w:hAnsi="Aptos Narrow" w:eastAsia="Aptos Narrow" w:cs="Aptos Narrow"/>
                <w:color w:val="000000" w:themeColor="text1"/>
                <w:sz w:val="20"/>
                <w:szCs w:val="20"/>
              </w:rPr>
              <w:t xml:space="preserve"> at a minimum frequency of at least one cycle per month per facility by end Year 3</w:t>
            </w:r>
          </w:p>
          <w:p w:rsidRPr="00631A41" w:rsidR="00B43A1D" w:rsidP="00B0624C" w:rsidRDefault="00B43A1D" w14:paraId="329FF40B" w14:textId="77777777">
            <w:pPr>
              <w:tabs>
                <w:tab w:val="left" w:pos="2388"/>
              </w:tabs>
              <w:ind w:left="360"/>
              <w:rPr>
                <w:rFonts w:ascii="Aptos Narrow" w:hAnsi="Aptos Narrow" w:eastAsia="Noto Sans" w:cs="Noto Sans"/>
                <w:b/>
                <w:bCs/>
                <w:sz w:val="20"/>
                <w:szCs w:val="20"/>
              </w:rPr>
            </w:pPr>
          </w:p>
          <w:p w:rsidRPr="00631A41" w:rsidR="00B43A1D" w:rsidP="00B0624C" w:rsidRDefault="00B43A1D" w14:paraId="3D62135A"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 xml:space="preserve">Coverage of interventions increased to 80% by end Year 3: </w:t>
            </w:r>
          </w:p>
          <w:p w:rsidRPr="00631A41" w:rsidR="00B43A1D" w:rsidP="008C7823" w:rsidRDefault="00B43A1D" w14:paraId="768D36DD" w14:textId="77777777">
            <w:pPr>
              <w:pStyle w:val="ListParagraph"/>
              <w:numPr>
                <w:ilvl w:val="0"/>
                <w:numId w:val="28"/>
              </w:numPr>
              <w:tabs>
                <w:tab w:val="left" w:pos="2388"/>
              </w:tabs>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pregnant women attending ANC screened for 1) anemia, 2) infection, and 3) high-blood pressure  </w:t>
            </w:r>
          </w:p>
          <w:p w:rsidRPr="00631A41" w:rsidR="00B43A1D" w:rsidP="008C7823" w:rsidRDefault="00B43A1D" w14:paraId="227EADF4"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women attending ANC who receive POCUS or U/S, with gestational age recorded on the first visit </w:t>
            </w:r>
          </w:p>
          <w:p w:rsidRPr="00631A41" w:rsidR="00B43A1D" w:rsidP="008C7823" w:rsidRDefault="00B43A1D" w14:paraId="70E4323E"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women receiving quality intrapartum care and management of complications (Post-partum Hemorrhage (PPH), Sepsis, Pre-Eclampsia/Eclampsia and Obstructed labour) according to guidelines </w:t>
            </w:r>
          </w:p>
          <w:p w:rsidRPr="00631A41" w:rsidR="00B43A1D" w:rsidP="008C7823" w:rsidRDefault="00B43A1D" w14:paraId="7D687519"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women who received digital intrapartum monitoring in labor </w:t>
            </w:r>
          </w:p>
          <w:p w:rsidRPr="00631A41" w:rsidR="00B43A1D" w:rsidP="008C7823" w:rsidRDefault="00B43A1D" w14:paraId="2B613499"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eligible women with pre-term labor who received antenatal corticosteroids </w:t>
            </w:r>
          </w:p>
          <w:p w:rsidRPr="00631A41" w:rsidR="00B43A1D" w:rsidP="008C7823" w:rsidRDefault="00B43A1D" w14:paraId="4B2B9671"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women with PPH detected early (300ml-500ml blood loss) and WHO-recommended treatment bundle received </w:t>
            </w:r>
          </w:p>
          <w:p w:rsidRPr="00631A41" w:rsidR="00B43A1D" w:rsidP="008C7823" w:rsidRDefault="00B43A1D" w14:paraId="6237441E"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eligible babies who received neonatal resuscitation  </w:t>
            </w:r>
          </w:p>
          <w:p w:rsidRPr="00631A41" w:rsidR="00B43A1D" w:rsidP="008C7823" w:rsidRDefault="00B43A1D" w14:paraId="7D3D0F48"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eligible preterm and low birth-weight babies who receive iKMC  </w:t>
            </w:r>
          </w:p>
          <w:p w:rsidRPr="00631A41" w:rsidR="00B43A1D" w:rsidP="008C7823" w:rsidRDefault="00B43A1D" w14:paraId="2A803BF0"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babies between 1000-1499g who receive prophylactic CPAP  </w:t>
            </w:r>
          </w:p>
          <w:p w:rsidRPr="00631A41" w:rsidR="00B43A1D" w:rsidP="008C7823" w:rsidRDefault="00B43A1D" w14:paraId="1488268E"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of eligible babies between 1500</w:t>
            </w:r>
            <w:r>
              <w:rPr>
                <w:rFonts w:ascii="Aptos Narrow" w:hAnsi="Aptos Narrow" w:eastAsia="Aptos Narrow" w:cs="Aptos Narrow"/>
                <w:sz w:val="20"/>
                <w:szCs w:val="20"/>
              </w:rPr>
              <w:t>-</w:t>
            </w:r>
            <w:r w:rsidRPr="00631A41">
              <w:rPr>
                <w:rFonts w:ascii="Aptos Narrow" w:hAnsi="Aptos Narrow" w:eastAsia="Aptos Narrow" w:cs="Aptos Narrow"/>
                <w:sz w:val="20"/>
                <w:szCs w:val="20"/>
              </w:rPr>
              <w:t xml:space="preserve">1999g with respiratory distress who receive CPAP  </w:t>
            </w:r>
          </w:p>
          <w:p w:rsidRPr="00631A41" w:rsidR="00B43A1D" w:rsidP="008C7823" w:rsidRDefault="00B43A1D" w14:paraId="463BCA30"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babies with clinical jaundice who receive phototherapy </w:t>
            </w:r>
          </w:p>
          <w:p w:rsidRPr="00631A41" w:rsidR="00B43A1D" w:rsidP="008C7823" w:rsidRDefault="00B43A1D" w14:paraId="7EC85A8A"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babies with suspected sepsis who receive parenteral antibiotics </w:t>
            </w:r>
          </w:p>
          <w:p w:rsidRPr="00631A41" w:rsidR="00B43A1D" w:rsidP="008C7823" w:rsidRDefault="00B43A1D" w14:paraId="67466ECB"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babies not hypothermic on admission to the neonatal unit </w:t>
            </w:r>
          </w:p>
          <w:p w:rsidRPr="00631A41" w:rsidR="00B43A1D" w:rsidP="008C7823" w:rsidRDefault="00B43A1D" w14:paraId="14155BF5" w14:textId="77777777">
            <w:pPr>
              <w:pStyle w:val="ListParagraph"/>
              <w:numPr>
                <w:ilvl w:val="0"/>
                <w:numId w:val="28"/>
              </w:numPr>
              <w:ind w:left="251" w:hanging="175"/>
              <w:rPr>
                <w:rFonts w:ascii="Aptos Narrow" w:hAnsi="Aptos Narrow" w:eastAsia="Aptos Narrow" w:cs="Aptos Narrow"/>
              </w:rPr>
            </w:pPr>
            <w:r w:rsidRPr="00631A41">
              <w:rPr>
                <w:rFonts w:ascii="Aptos Narrow" w:hAnsi="Aptos Narrow" w:eastAsia="Aptos Narrow" w:cs="Aptos Narrow"/>
                <w:sz w:val="20"/>
                <w:szCs w:val="20"/>
              </w:rPr>
              <w:t xml:space="preserve">% of babies not hypothermic at any time in the neonatal unit </w:t>
            </w:r>
          </w:p>
          <w:p w:rsidRPr="002F1BBD" w:rsidR="00B43A1D" w:rsidP="00B0624C" w:rsidRDefault="00B43A1D" w14:paraId="1275834C" w14:textId="77777777">
            <w:pPr>
              <w:rPr>
                <w:rFonts w:ascii="Aptos Narrow" w:hAnsi="Aptos Narrow" w:eastAsia="Aptos Narrow" w:cs="Aptos Narrow"/>
                <w:sz w:val="8"/>
                <w:szCs w:val="8"/>
              </w:rPr>
            </w:pPr>
          </w:p>
          <w:p w:rsidRPr="00631A41" w:rsidR="00B43A1D" w:rsidP="00B0624C" w:rsidRDefault="00B43A1D" w14:paraId="413AC46A" w14:textId="77777777">
            <w:pPr>
              <w:rPr>
                <w:rFonts w:ascii="Aptos Narrow" w:hAnsi="Aptos Narrow" w:eastAsia="Aptos Narrow" w:cs="Aptos Narrow"/>
              </w:rPr>
            </w:pPr>
            <w:r w:rsidRPr="00631A41">
              <w:rPr>
                <w:rFonts w:ascii="Aptos Narrow" w:hAnsi="Aptos Narrow" w:eastAsia="Aptos Narrow" w:cs="Aptos Narrow"/>
                <w:sz w:val="20"/>
                <w:szCs w:val="20"/>
              </w:rPr>
              <w:t xml:space="preserve">At targeted CEmONC facilities (baseline and targets for below indicators to be established by end Year 1 following baseline health facility assessment)  </w:t>
            </w:r>
          </w:p>
          <w:p w:rsidRPr="00631A41" w:rsidR="00B43A1D" w:rsidP="008C7823" w:rsidRDefault="00B43A1D" w14:paraId="068DED21"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 xml:space="preserve">Increased % of women with direct obstetric complications who are definitively treated without outward referral </w:t>
            </w:r>
          </w:p>
          <w:p w:rsidRPr="00631A41" w:rsidR="00B43A1D" w:rsidP="008C7823" w:rsidRDefault="00B43A1D" w14:paraId="0DCEBD91"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 xml:space="preserve">90% of members of obstetric surgical teams achieve competency by end Year 3 (as measured by Objective Structured Clinical Exams) </w:t>
            </w:r>
          </w:p>
          <w:p w:rsidRPr="00631A41" w:rsidR="00B43A1D" w:rsidP="008C7823" w:rsidRDefault="00B43A1D" w14:paraId="4F4B2E74"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 xml:space="preserve">90% of facilities meet standard safety and infection prevention practices according to the Safe Surgical Checklist by end Year 3 </w:t>
            </w:r>
          </w:p>
          <w:p w:rsidRPr="00631A41" w:rsidR="00B43A1D" w:rsidP="008C7823" w:rsidRDefault="00B43A1D" w14:paraId="1241FC9F"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 xml:space="preserve">Less than 10% of post c-section surgical site infections while in-patient in the facility by end Year 3 </w:t>
            </w:r>
          </w:p>
          <w:p w:rsidRPr="00631A41" w:rsidR="00B43A1D" w:rsidP="00B0624C" w:rsidRDefault="00B43A1D" w14:paraId="0885297F" w14:textId="77777777">
            <w:pPr>
              <w:rPr>
                <w:rFonts w:ascii="Aptos Narrow" w:hAnsi="Aptos Narrow" w:eastAsia="Aptos Narrow" w:cs="Aptos Narrow"/>
              </w:rPr>
            </w:pPr>
            <w:r w:rsidRPr="00631A41">
              <w:rPr>
                <w:rFonts w:ascii="Aptos Narrow" w:hAnsi="Aptos Narrow" w:eastAsia="Aptos Narrow" w:cs="Aptos Narrow"/>
                <w:sz w:val="20"/>
                <w:szCs w:val="20"/>
              </w:rPr>
              <w:t xml:space="preserve">Additional measures (baseline and target to be determined): </w:t>
            </w:r>
          </w:p>
          <w:p w:rsidRPr="00631A41" w:rsidR="00B43A1D" w:rsidP="008C7823" w:rsidRDefault="00B43A1D" w14:paraId="7795966B"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 xml:space="preserve">Reduced % of births in health facilities that are intrapartum stillbirths or livebirths followed by very early neonatal death </w:t>
            </w:r>
          </w:p>
          <w:p w:rsidRPr="00631A41" w:rsidR="00B43A1D" w:rsidP="008C7823" w:rsidRDefault="00B43A1D" w14:paraId="40B88A4C" w14:textId="77777777">
            <w:pPr>
              <w:pStyle w:val="ListParagraph"/>
              <w:numPr>
                <w:ilvl w:val="0"/>
                <w:numId w:val="28"/>
              </w:numPr>
              <w:ind w:left="346" w:hanging="270"/>
              <w:rPr>
                <w:rFonts w:ascii="Aptos Narrow" w:hAnsi="Aptos Narrow" w:eastAsia="Aptos Narrow" w:cs="Aptos Narrow"/>
              </w:rPr>
            </w:pPr>
            <w:r w:rsidRPr="00631A41">
              <w:rPr>
                <w:rFonts w:ascii="Aptos Narrow" w:hAnsi="Aptos Narrow" w:eastAsia="Aptos Narrow" w:cs="Aptos Narrow"/>
                <w:sz w:val="20"/>
                <w:szCs w:val="20"/>
              </w:rPr>
              <w:t>Reduced % of babies admitted to neonatal unit with a diagnosis of birth asphyxia</w:t>
            </w:r>
          </w:p>
        </w:tc>
      </w:tr>
    </w:tbl>
    <w:p w:rsidRPr="00631A41" w:rsidR="00B43A1D" w:rsidP="00B43A1D" w:rsidRDefault="00B43A1D" w14:paraId="0E762AD6" w14:textId="77777777">
      <w:pPr>
        <w:rPr>
          <w:rFonts w:ascii="Aptos Narrow" w:hAnsi="Aptos Narrow"/>
        </w:rPr>
      </w:pPr>
    </w:p>
    <w:tbl>
      <w:tblPr>
        <w:tblStyle w:val="TableGrid"/>
        <w:tblW w:w="9209" w:type="dxa"/>
        <w:tblInd w:w="-147" w:type="dxa"/>
        <w:tblLook w:val="04A0" w:firstRow="1" w:lastRow="0" w:firstColumn="1" w:lastColumn="0" w:noHBand="0" w:noVBand="1"/>
      </w:tblPr>
      <w:tblGrid>
        <w:gridCol w:w="4495"/>
        <w:gridCol w:w="4714"/>
      </w:tblGrid>
      <w:tr w:rsidRPr="00631A41" w:rsidR="00B43A1D" w:rsidTr="00B0624C" w14:paraId="0CD01E7D" w14:textId="77777777">
        <w:trPr>
          <w:tblHeader/>
        </w:trPr>
        <w:tc>
          <w:tcPr>
            <w:tcW w:w="9209" w:type="dxa"/>
            <w:gridSpan w:val="2"/>
          </w:tcPr>
          <w:p w:rsidRPr="00631A41" w:rsidR="00B43A1D" w:rsidP="00B0624C" w:rsidRDefault="00B43A1D" w14:paraId="66560379"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Obj. 2 Availability of quality MNH commodities improved in focus districts and at national level</w:t>
            </w:r>
          </w:p>
        </w:tc>
      </w:tr>
      <w:tr w:rsidRPr="00631A41" w:rsidR="00B43A1D" w:rsidTr="00B0624C" w14:paraId="3591D938" w14:textId="77777777">
        <w:trPr>
          <w:trHeight w:val="305"/>
          <w:tblHeader/>
        </w:trPr>
        <w:tc>
          <w:tcPr>
            <w:tcW w:w="4495" w:type="dxa"/>
          </w:tcPr>
          <w:p w:rsidRPr="00631A41" w:rsidR="00B43A1D" w:rsidP="00B0624C" w:rsidRDefault="00B43A1D" w14:paraId="272E599C"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Key Milestones</w:t>
            </w:r>
          </w:p>
        </w:tc>
        <w:tc>
          <w:tcPr>
            <w:tcW w:w="4714" w:type="dxa"/>
          </w:tcPr>
          <w:p w:rsidRPr="00631A41" w:rsidR="00B43A1D" w:rsidP="00B0624C" w:rsidRDefault="00B43A1D" w14:paraId="383071FD"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Outcome Indicators</w:t>
            </w:r>
          </w:p>
        </w:tc>
      </w:tr>
      <w:tr w:rsidRPr="00631A41" w:rsidR="00B43A1D" w:rsidTr="00B0624C" w14:paraId="38C3F145" w14:textId="77777777">
        <w:tc>
          <w:tcPr>
            <w:tcW w:w="9209" w:type="dxa"/>
            <w:gridSpan w:val="2"/>
          </w:tcPr>
          <w:p w:rsidRPr="00631A41" w:rsidR="00B43A1D" w:rsidP="00B0624C" w:rsidRDefault="00B43A1D" w14:paraId="3746F8CF" w14:textId="77777777">
            <w:pPr>
              <w:tabs>
                <w:tab w:val="left" w:pos="2388"/>
              </w:tabs>
              <w:rPr>
                <w:rFonts w:ascii="Aptos Narrow" w:hAnsi="Aptos Narrow" w:eastAsia="Noto Sans" w:cs="Noto Sans"/>
                <w:sz w:val="20"/>
                <w:szCs w:val="20"/>
              </w:rPr>
            </w:pPr>
            <w:r w:rsidRPr="00631A41">
              <w:rPr>
                <w:rFonts w:ascii="Aptos Narrow" w:hAnsi="Aptos Narrow" w:eastAsia="Noto Sans" w:cs="Noto Sans"/>
                <w:sz w:val="20"/>
                <w:szCs w:val="20"/>
              </w:rPr>
              <w:t>In 2</w:t>
            </w:r>
            <w:r>
              <w:rPr>
                <w:rFonts w:ascii="Aptos Narrow" w:hAnsi="Aptos Narrow" w:eastAsia="Noto Sans" w:cs="Noto Sans"/>
                <w:sz w:val="20"/>
                <w:szCs w:val="20"/>
              </w:rPr>
              <w:t>00</w:t>
            </w:r>
            <w:r w:rsidRPr="00631A41">
              <w:rPr>
                <w:rFonts w:ascii="Aptos Narrow" w:hAnsi="Aptos Narrow" w:eastAsia="Noto Sans" w:cs="Noto Sans"/>
                <w:sz w:val="20"/>
                <w:szCs w:val="20"/>
              </w:rPr>
              <w:t xml:space="preserve"> facilities in </w:t>
            </w:r>
            <w:r>
              <w:rPr>
                <w:rFonts w:ascii="Aptos Narrow" w:hAnsi="Aptos Narrow" w:eastAsia="Times New Roman" w:cs="Times New Roman"/>
                <w:b/>
                <w:bCs/>
                <w:sz w:val="20"/>
                <w:szCs w:val="20"/>
              </w:rPr>
              <w:t>21 counties</w:t>
            </w:r>
            <w:r w:rsidRPr="00631A41">
              <w:rPr>
                <w:rFonts w:ascii="Aptos Narrow" w:hAnsi="Aptos Narrow" w:eastAsia="Times New Roman" w:cs="Times New Roman"/>
                <w:sz w:val="20"/>
                <w:szCs w:val="20"/>
              </w:rPr>
              <w:t xml:space="preserve">: </w:t>
            </w:r>
            <w:r w:rsidRPr="00277EA4">
              <w:rPr>
                <w:rFonts w:ascii="Aptos Narrow" w:hAnsi="Aptos Narrow" w:eastAsia="Times New Roman" w:cs="Times New Roman"/>
                <w:sz w:val="20"/>
                <w:szCs w:val="20"/>
              </w:rPr>
              <w:t>Bungoma, Kakamega, Kiambu, Kilifi, Kisumu, Mombasa, Nairobi, Nakuru, Garissa, Kisii, Migori, Machakos, Kwale, Kericho, Kajiado</w:t>
            </w:r>
            <w:r>
              <w:rPr>
                <w:rFonts w:ascii="Aptos Narrow" w:hAnsi="Aptos Narrow" w:eastAsia="Times New Roman" w:cs="Times New Roman"/>
                <w:sz w:val="20"/>
                <w:szCs w:val="20"/>
              </w:rPr>
              <w:t>,</w:t>
            </w:r>
            <w:r w:rsidRPr="00277EA4">
              <w:rPr>
                <w:rFonts w:ascii="Aptos Narrow" w:hAnsi="Aptos Narrow" w:eastAsia="Times New Roman" w:cs="Times New Roman"/>
                <w:sz w:val="20"/>
                <w:szCs w:val="20"/>
              </w:rPr>
              <w:t xml:space="preserve"> Samburu, Tana River, West Pokot, Turkana, Mandera, and Wajir</w:t>
            </w:r>
            <w:r>
              <w:rPr>
                <w:rFonts w:ascii="Aptos Narrow" w:hAnsi="Aptos Narrow" w:eastAsia="Times New Roman" w:cs="Times New Roman"/>
                <w:sz w:val="20"/>
                <w:szCs w:val="20"/>
              </w:rPr>
              <w:t>, and national support</w:t>
            </w:r>
          </w:p>
        </w:tc>
      </w:tr>
      <w:tr w:rsidRPr="00631A41" w:rsidR="00B43A1D" w:rsidTr="00B0624C" w14:paraId="164DC439" w14:textId="77777777">
        <w:tc>
          <w:tcPr>
            <w:tcW w:w="4495" w:type="dxa"/>
          </w:tcPr>
          <w:p w:rsidRPr="00631A41" w:rsidR="00B43A1D" w:rsidP="008C7823" w:rsidRDefault="00B43A1D" w14:paraId="500BB643" w14:textId="77777777">
            <w:pPr>
              <w:pStyle w:val="ListParagraph"/>
              <w:numPr>
                <w:ilvl w:val="0"/>
                <w:numId w:val="25"/>
              </w:numPr>
              <w:tabs>
                <w:tab w:val="left" w:pos="2388"/>
              </w:tabs>
              <w:rPr>
                <w:rFonts w:ascii="Aptos Narrow" w:hAnsi="Aptos Narrow" w:eastAsia="Aptos Narrow" w:cs="Aptos Narrow"/>
                <w:sz w:val="20"/>
                <w:szCs w:val="20"/>
              </w:rPr>
            </w:pPr>
            <w:r w:rsidRPr="00631A41">
              <w:rPr>
                <w:rFonts w:ascii="Aptos Narrow" w:hAnsi="Aptos Narrow" w:eastAsia="Aptos Narrow" w:cs="Aptos Narrow"/>
                <w:sz w:val="20"/>
                <w:szCs w:val="20"/>
              </w:rPr>
              <w:t>100% of facilities provide package of ANC diagnostics by end Year 1</w:t>
            </w:r>
          </w:p>
          <w:p w:rsidRPr="00631A41" w:rsidR="00B43A1D" w:rsidP="008C7823" w:rsidRDefault="00B43A1D" w14:paraId="6C5C0C24" w14:textId="77777777">
            <w:pPr>
              <w:pStyle w:val="ListParagraph"/>
              <w:numPr>
                <w:ilvl w:val="0"/>
                <w:numId w:val="25"/>
              </w:numPr>
              <w:rPr>
                <w:rFonts w:ascii="Aptos Narrow" w:hAnsi="Aptos Narrow" w:eastAsia="Aptos Narrow" w:cs="Aptos Narrow"/>
                <w:sz w:val="20"/>
                <w:szCs w:val="20"/>
              </w:rPr>
            </w:pPr>
            <w:r w:rsidRPr="00631A41">
              <w:rPr>
                <w:rFonts w:ascii="Aptos Narrow" w:hAnsi="Aptos Narrow" w:eastAsia="Aptos Narrow" w:cs="Aptos Narrow"/>
                <w:sz w:val="20"/>
                <w:szCs w:val="20"/>
              </w:rPr>
              <w:t>100% of facilities equipped with POCUS, priority MNH products</w:t>
            </w:r>
            <w:r>
              <w:rPr>
                <w:rFonts w:ascii="Aptos Narrow" w:hAnsi="Aptos Narrow" w:eastAsia="Aptos Narrow" w:cs="Aptos Narrow"/>
                <w:sz w:val="20"/>
                <w:szCs w:val="20"/>
              </w:rPr>
              <w:t xml:space="preserve"> </w:t>
            </w:r>
            <w:r w:rsidRPr="00631A41">
              <w:rPr>
                <w:rFonts w:ascii="Aptos Narrow" w:hAnsi="Aptos Narrow" w:eastAsia="Aptos Narrow" w:cs="Aptos Narrow"/>
                <w:sz w:val="20"/>
                <w:szCs w:val="20"/>
              </w:rPr>
              <w:t>by end Year 1</w:t>
            </w:r>
          </w:p>
          <w:p w:rsidRPr="00631A41" w:rsidR="00B43A1D" w:rsidP="008C7823" w:rsidRDefault="00B43A1D" w14:paraId="224ABF2F" w14:textId="77777777">
            <w:pPr>
              <w:pStyle w:val="ListParagraph"/>
              <w:numPr>
                <w:ilvl w:val="0"/>
                <w:numId w:val="25"/>
              </w:numPr>
              <w:spacing w:after="120"/>
              <w:rPr>
                <w:rFonts w:ascii="Aptos Narrow" w:hAnsi="Aptos Narrow" w:eastAsia="Aptos Narrow" w:cs="Aptos Narrow"/>
              </w:rPr>
            </w:pPr>
            <w:r w:rsidRPr="00631A41">
              <w:rPr>
                <w:rFonts w:ascii="Aptos Narrow" w:hAnsi="Aptos Narrow" w:eastAsia="Aptos Narrow" w:cs="Aptos Narrow"/>
                <w:sz w:val="20"/>
                <w:szCs w:val="20"/>
              </w:rPr>
              <w:t xml:space="preserve">&gt;80% of facilities with all tracer commodities to perform EmONC as designated by end Year 1  </w:t>
            </w:r>
          </w:p>
          <w:p w:rsidRPr="00631A41" w:rsidR="00B43A1D" w:rsidP="008C7823" w:rsidRDefault="00B43A1D" w14:paraId="28953C87" w14:textId="77777777">
            <w:pPr>
              <w:pStyle w:val="ListParagraph"/>
              <w:numPr>
                <w:ilvl w:val="0"/>
                <w:numId w:val="25"/>
              </w:numPr>
              <w:rPr>
                <w:rFonts w:ascii="Aptos Narrow" w:hAnsi="Aptos Narrow" w:eastAsia="Noto Sans" w:cs="Noto Sans"/>
                <w:sz w:val="20"/>
                <w:szCs w:val="20"/>
              </w:rPr>
            </w:pPr>
            <w:r w:rsidRPr="00631A41">
              <w:rPr>
                <w:rFonts w:ascii="Aptos Narrow" w:hAnsi="Aptos Narrow" w:eastAsia="Aptos Narrow" w:cs="Aptos Narrow"/>
                <w:sz w:val="20"/>
                <w:szCs w:val="20"/>
              </w:rPr>
              <w:t>Planned preventive maintenance for MNH devices conducted according to guidelines by end Year 2</w:t>
            </w:r>
          </w:p>
        </w:tc>
        <w:tc>
          <w:tcPr>
            <w:tcW w:w="4714" w:type="dxa"/>
          </w:tcPr>
          <w:p w:rsidRPr="00631A41" w:rsidR="00B43A1D" w:rsidP="00B0624C" w:rsidRDefault="00B43A1D" w14:paraId="003FC157" w14:textId="77777777">
            <w:pPr>
              <w:pStyle w:val="ListParagraph"/>
              <w:tabs>
                <w:tab w:val="left" w:pos="2388"/>
              </w:tabs>
              <w:ind w:left="0"/>
              <w:rPr>
                <w:rFonts w:ascii="Aptos Narrow" w:hAnsi="Aptos Narrow" w:eastAsia="Noto Sans" w:cs="Noto Sans"/>
                <w:sz w:val="20"/>
                <w:szCs w:val="20"/>
                <w:u w:val="single"/>
              </w:rPr>
            </w:pPr>
            <w:r w:rsidRPr="00631A41">
              <w:rPr>
                <w:rFonts w:ascii="Aptos Narrow" w:hAnsi="Aptos Narrow" w:eastAsia="Noto Sans" w:cs="Noto Sans"/>
                <w:sz w:val="20"/>
                <w:szCs w:val="20"/>
                <w:u w:val="single"/>
              </w:rPr>
              <w:t>By end of Year 3</w:t>
            </w:r>
          </w:p>
          <w:p w:rsidRPr="00866233" w:rsidR="00B43A1D" w:rsidP="008C7823" w:rsidRDefault="00B43A1D" w14:paraId="28E8E639" w14:textId="77777777">
            <w:pPr>
              <w:pStyle w:val="ListParagraph"/>
              <w:numPr>
                <w:ilvl w:val="0"/>
                <w:numId w:val="28"/>
              </w:numPr>
              <w:tabs>
                <w:tab w:val="left" w:pos="2388"/>
              </w:tabs>
              <w:ind w:left="252" w:hanging="252"/>
              <w:rPr>
                <w:rFonts w:ascii="Aptos Narrow" w:hAnsi="Aptos Narrow" w:eastAsia="Aptos Narrow" w:cs="Aptos Narrow"/>
                <w:sz w:val="20"/>
                <w:szCs w:val="20"/>
              </w:rPr>
            </w:pPr>
            <w:r w:rsidRPr="00866233">
              <w:rPr>
                <w:rFonts w:ascii="Aptos Narrow" w:hAnsi="Aptos Narrow" w:eastAsia="Aptos Narrow" w:cs="Aptos Narrow"/>
                <w:sz w:val="20"/>
                <w:szCs w:val="20"/>
              </w:rPr>
              <w:t xml:space="preserve">90% inventory accuracy of priority MNH products, as measured by pharmacy ledger vs. physical count data vs eLIMS  </w:t>
            </w:r>
          </w:p>
          <w:p w:rsidR="00B43A1D" w:rsidP="008C7823" w:rsidRDefault="00B43A1D" w14:paraId="09D4D45B" w14:textId="77777777">
            <w:pPr>
              <w:pStyle w:val="ListParagraph"/>
              <w:numPr>
                <w:ilvl w:val="0"/>
                <w:numId w:val="28"/>
              </w:numPr>
              <w:tabs>
                <w:tab w:val="left" w:pos="2388"/>
              </w:tabs>
              <w:ind w:left="252" w:hanging="252"/>
              <w:rPr>
                <w:rFonts w:ascii="Aptos Narrow" w:hAnsi="Aptos Narrow" w:eastAsia="Aptos Narrow" w:cs="Aptos Narrow"/>
                <w:sz w:val="20"/>
                <w:szCs w:val="20"/>
              </w:rPr>
            </w:pPr>
            <w:r w:rsidRPr="00631A41">
              <w:rPr>
                <w:rFonts w:ascii="Aptos Narrow" w:hAnsi="Aptos Narrow" w:eastAsia="Aptos Narrow" w:cs="Aptos Narrow"/>
                <w:sz w:val="20"/>
                <w:szCs w:val="20"/>
              </w:rPr>
              <w:t>&lt;10% stockouts of critical MNH products in targeted facilities by end Year 3</w:t>
            </w:r>
          </w:p>
          <w:p w:rsidR="00B43A1D" w:rsidP="008C7823" w:rsidRDefault="00B43A1D" w14:paraId="44E35909" w14:textId="77777777">
            <w:pPr>
              <w:pStyle w:val="ListParagraph"/>
              <w:numPr>
                <w:ilvl w:val="0"/>
                <w:numId w:val="28"/>
              </w:numPr>
              <w:tabs>
                <w:tab w:val="left" w:pos="2388"/>
              </w:tabs>
              <w:ind w:left="252" w:hanging="252"/>
              <w:rPr>
                <w:rFonts w:ascii="Aptos Narrow" w:hAnsi="Aptos Narrow" w:eastAsia="Aptos Narrow" w:cs="Aptos Narrow"/>
                <w:sz w:val="20"/>
                <w:szCs w:val="20"/>
              </w:rPr>
            </w:pPr>
            <w:r w:rsidRPr="009F215F">
              <w:rPr>
                <w:rFonts w:ascii="Aptos Narrow" w:hAnsi="Aptos Narrow" w:eastAsia="Aptos Narrow" w:cs="Aptos Narrow"/>
                <w:sz w:val="20"/>
                <w:szCs w:val="20"/>
              </w:rPr>
              <w:t xml:space="preserve">&gt;80% uptime of antenatal, intrapartum, and small and sick newborn care devices by end Year 3 </w:t>
            </w:r>
          </w:p>
          <w:p w:rsidRPr="009F215F" w:rsidR="00B43A1D" w:rsidP="008C7823" w:rsidRDefault="00B43A1D" w14:paraId="60DB8E07" w14:textId="77777777">
            <w:pPr>
              <w:pStyle w:val="ListParagraph"/>
              <w:numPr>
                <w:ilvl w:val="0"/>
                <w:numId w:val="28"/>
              </w:numPr>
              <w:tabs>
                <w:tab w:val="left" w:pos="2388"/>
              </w:tabs>
              <w:ind w:left="252" w:hanging="252"/>
              <w:rPr>
                <w:rFonts w:ascii="Aptos Narrow" w:hAnsi="Aptos Narrow" w:eastAsia="Aptos Narrow" w:cs="Aptos Narrow"/>
                <w:sz w:val="20"/>
                <w:szCs w:val="20"/>
              </w:rPr>
            </w:pPr>
            <w:r>
              <w:rPr>
                <w:rFonts w:ascii="Aptos Narrow" w:hAnsi="Aptos Narrow" w:eastAsia="Aptos Narrow" w:cs="Aptos Narrow"/>
                <w:sz w:val="20"/>
                <w:szCs w:val="20"/>
              </w:rPr>
              <w:t>80% of the MNH priority drugs tracked through the eLMIS and track and trace platfor to ensure quality by end Year 3</w:t>
            </w:r>
          </w:p>
          <w:p w:rsidRPr="00631A41" w:rsidR="00B43A1D" w:rsidP="00B0624C" w:rsidRDefault="00B43A1D" w14:paraId="61E481A0" w14:textId="77777777">
            <w:pPr>
              <w:tabs>
                <w:tab w:val="left" w:pos="2388"/>
              </w:tabs>
              <w:rPr>
                <w:rFonts w:ascii="Aptos Narrow" w:hAnsi="Aptos Narrow" w:eastAsia="Noto Sans" w:cs="Noto Sans"/>
                <w:b/>
                <w:bCs/>
                <w:sz w:val="20"/>
                <w:szCs w:val="20"/>
                <w:u w:val="single"/>
              </w:rPr>
            </w:pPr>
          </w:p>
        </w:tc>
      </w:tr>
      <w:tr w:rsidRPr="00631A41" w:rsidR="00B43A1D" w:rsidTr="00B0624C" w14:paraId="37242C89" w14:textId="77777777">
        <w:trPr>
          <w:trHeight w:val="197"/>
        </w:trPr>
        <w:tc>
          <w:tcPr>
            <w:tcW w:w="4495" w:type="dxa"/>
          </w:tcPr>
          <w:p w:rsidRPr="00631A41" w:rsidR="00B43A1D" w:rsidP="00B0624C" w:rsidRDefault="00B43A1D" w14:paraId="406D842A" w14:textId="77777777">
            <w:pPr>
              <w:tabs>
                <w:tab w:val="left" w:pos="2388"/>
              </w:tabs>
              <w:rPr>
                <w:rFonts w:ascii="Aptos Narrow" w:hAnsi="Aptos Narrow" w:eastAsia="Noto Sans" w:cs="Noto Sans"/>
                <w:sz w:val="20"/>
                <w:szCs w:val="20"/>
              </w:rPr>
            </w:pPr>
            <w:r w:rsidRPr="00631A41">
              <w:rPr>
                <w:rFonts w:ascii="Aptos Narrow" w:hAnsi="Aptos Narrow" w:eastAsia="Noto Sans" w:cs="Noto Sans"/>
                <w:sz w:val="20"/>
                <w:szCs w:val="20"/>
              </w:rPr>
              <w:t>At national level</w:t>
            </w:r>
          </w:p>
        </w:tc>
        <w:tc>
          <w:tcPr>
            <w:tcW w:w="4714" w:type="dxa"/>
          </w:tcPr>
          <w:p w:rsidRPr="00631A41" w:rsidR="00B43A1D" w:rsidP="00B0624C" w:rsidRDefault="00B43A1D" w14:paraId="447427B5" w14:textId="77777777">
            <w:pPr>
              <w:tabs>
                <w:tab w:val="left" w:pos="2388"/>
              </w:tabs>
              <w:ind w:left="-20"/>
              <w:rPr>
                <w:rFonts w:ascii="Aptos Narrow" w:hAnsi="Aptos Narrow" w:eastAsia="Noto Sans" w:cs="Noto Sans"/>
                <w:sz w:val="20"/>
                <w:szCs w:val="20"/>
              </w:rPr>
            </w:pPr>
          </w:p>
        </w:tc>
      </w:tr>
      <w:tr w:rsidRPr="00631A41" w:rsidR="00B43A1D" w:rsidTr="00B0624C" w14:paraId="3E4EAE7F" w14:textId="77777777">
        <w:trPr>
          <w:trHeight w:val="300"/>
        </w:trPr>
        <w:tc>
          <w:tcPr>
            <w:tcW w:w="4495" w:type="dxa"/>
          </w:tcPr>
          <w:p w:rsidRPr="00631A41" w:rsidR="00B43A1D" w:rsidP="00B0624C" w:rsidRDefault="00B43A1D" w14:paraId="01CD5F30" w14:textId="77777777">
            <w:pPr>
              <w:rPr>
                <w:rFonts w:ascii="Aptos Narrow" w:hAnsi="Aptos Narrow" w:eastAsia="Aptos Narrow" w:cs="Aptos Narrow"/>
                <w:color w:val="000000" w:themeColor="text1"/>
                <w:sz w:val="20"/>
                <w:szCs w:val="20"/>
              </w:rPr>
            </w:pPr>
            <w:r w:rsidRPr="00631A41">
              <w:rPr>
                <w:rFonts w:ascii="Aptos Narrow" w:hAnsi="Aptos Narrow" w:eastAsia="Aptos Narrow" w:cs="Aptos Narrow"/>
                <w:color w:val="000000" w:themeColor="text1"/>
                <w:sz w:val="20"/>
                <w:szCs w:val="20"/>
                <w:u w:val="single"/>
              </w:rPr>
              <w:t>By end Year 1:</w:t>
            </w:r>
          </w:p>
          <w:p w:rsidRPr="00631A41" w:rsidR="00B43A1D" w:rsidP="008C7823" w:rsidRDefault="00B43A1D" w14:paraId="3EC958A1" w14:textId="77777777">
            <w:pPr>
              <w:pStyle w:val="ListParagraph"/>
              <w:numPr>
                <w:ilvl w:val="0"/>
                <w:numId w:val="32"/>
              </w:numPr>
              <w:ind w:left="361"/>
              <w:rPr>
                <w:rFonts w:ascii="Aptos Narrow" w:hAnsi="Aptos Narrow" w:eastAsia="Aptos Narrow" w:cs="Aptos Narrow"/>
                <w:color w:val="000000" w:themeColor="text1"/>
                <w:sz w:val="20"/>
                <w:szCs w:val="20"/>
              </w:rPr>
            </w:pPr>
            <w:r w:rsidRPr="00631A41">
              <w:rPr>
                <w:rFonts w:ascii="Aptos Narrow" w:hAnsi="Aptos Narrow" w:eastAsia="Aptos Narrow" w:cs="Aptos Narrow"/>
                <w:color w:val="000000" w:themeColor="text1"/>
                <w:sz w:val="20"/>
                <w:szCs w:val="20"/>
              </w:rPr>
              <w:t xml:space="preserve">Timely procurement, clearance, and distribution of Beginnings Fund-funded priority MNH products (see Annex </w:t>
            </w:r>
            <w:r>
              <w:rPr>
                <w:rFonts w:ascii="Aptos Narrow" w:hAnsi="Aptos Narrow" w:eastAsia="Aptos Narrow" w:cs="Aptos Narrow"/>
                <w:color w:val="000000" w:themeColor="text1"/>
                <w:sz w:val="20"/>
                <w:szCs w:val="20"/>
              </w:rPr>
              <w:t>D</w:t>
            </w:r>
            <w:r w:rsidRPr="00631A41">
              <w:rPr>
                <w:rFonts w:ascii="Aptos Narrow" w:hAnsi="Aptos Narrow" w:eastAsia="Aptos Narrow" w:cs="Aptos Narrow"/>
                <w:color w:val="000000" w:themeColor="text1"/>
                <w:sz w:val="20"/>
                <w:szCs w:val="20"/>
              </w:rPr>
              <w:t xml:space="preserve">) completed by end Year 1 </w:t>
            </w:r>
          </w:p>
          <w:p w:rsidRPr="00631A41" w:rsidR="00B43A1D" w:rsidP="008C7823" w:rsidRDefault="00B43A1D" w14:paraId="4D59E810" w14:textId="77777777">
            <w:pPr>
              <w:pStyle w:val="ListParagraph"/>
              <w:numPr>
                <w:ilvl w:val="0"/>
                <w:numId w:val="32"/>
              </w:numPr>
              <w:ind w:left="361"/>
              <w:rPr>
                <w:rFonts w:ascii="Aptos Narrow" w:hAnsi="Aptos Narrow" w:eastAsia="Aptos Narrow" w:cs="Aptos Narrow"/>
                <w:color w:val="000000" w:themeColor="text1"/>
                <w:sz w:val="20"/>
                <w:szCs w:val="20"/>
              </w:rPr>
            </w:pPr>
            <w:r w:rsidRPr="00631A41">
              <w:rPr>
                <w:rFonts w:ascii="Aptos Narrow" w:hAnsi="Aptos Narrow" w:eastAsia="Aptos Narrow" w:cs="Aptos Narrow"/>
                <w:sz w:val="20"/>
                <w:szCs w:val="20"/>
              </w:rPr>
              <w:t xml:space="preserve">Identification of critical gaps impeding new product intro and scale-up in all regulations and policies relevant for MNH product provision </w:t>
            </w:r>
            <w:r w:rsidRPr="00631A41">
              <w:rPr>
                <w:rFonts w:ascii="Aptos Narrow" w:hAnsi="Aptos Narrow" w:eastAsia="Aptos Narrow" w:cs="Aptos Narrow"/>
                <w:color w:val="000000" w:themeColor="text1"/>
                <w:sz w:val="20"/>
                <w:szCs w:val="20"/>
              </w:rPr>
              <w:t>by end Year 1</w:t>
            </w:r>
          </w:p>
          <w:p w:rsidRPr="00631A41" w:rsidR="00B43A1D" w:rsidP="00B0624C" w:rsidRDefault="00B43A1D" w14:paraId="0D289AE9" w14:textId="77777777">
            <w:pPr>
              <w:rPr>
                <w:rFonts w:ascii="Aptos Narrow" w:hAnsi="Aptos Narrow" w:eastAsia="Aptos Narrow" w:cs="Aptos Narrow"/>
                <w:color w:val="000000" w:themeColor="text1"/>
                <w:sz w:val="20"/>
                <w:szCs w:val="20"/>
              </w:rPr>
            </w:pPr>
          </w:p>
        </w:tc>
        <w:tc>
          <w:tcPr>
            <w:tcW w:w="4714" w:type="dxa"/>
          </w:tcPr>
          <w:p w:rsidRPr="00631A41" w:rsidR="00B43A1D" w:rsidP="008C7823" w:rsidRDefault="00B43A1D" w14:paraId="69CBA21A" w14:textId="77777777">
            <w:pPr>
              <w:pStyle w:val="ListParagraph"/>
              <w:numPr>
                <w:ilvl w:val="0"/>
                <w:numId w:val="24"/>
              </w:numPr>
              <w:ind w:left="255" w:hanging="255"/>
              <w:rPr>
                <w:rFonts w:ascii="Aptos Narrow" w:hAnsi="Aptos Narrow" w:eastAsia="Aptos Narrow" w:cs="Aptos Narrow"/>
              </w:rPr>
            </w:pPr>
            <w:r w:rsidRPr="00631A41">
              <w:rPr>
                <w:rFonts w:ascii="Aptos Narrow" w:hAnsi="Aptos Narrow" w:eastAsia="Aptos Narrow" w:cs="Aptos Narrow"/>
                <w:sz w:val="20"/>
                <w:szCs w:val="20"/>
              </w:rPr>
              <w:t>Variance between the forecasted and actual demand for MNH products reduced to &lt;15% by end Year 5</w:t>
            </w:r>
          </w:p>
          <w:p w:rsidRPr="00631A41" w:rsidR="00B43A1D" w:rsidP="008C7823" w:rsidRDefault="00B43A1D" w14:paraId="4416A7E5" w14:textId="77777777">
            <w:pPr>
              <w:pStyle w:val="ListParagraph"/>
              <w:numPr>
                <w:ilvl w:val="0"/>
                <w:numId w:val="24"/>
              </w:numPr>
              <w:ind w:left="255" w:hanging="255"/>
              <w:rPr>
                <w:rFonts w:ascii="Aptos Narrow" w:hAnsi="Aptos Narrow" w:eastAsia="Aptos Narrow" w:cs="Aptos Narrow"/>
              </w:rPr>
            </w:pPr>
            <w:r w:rsidRPr="00631A41">
              <w:rPr>
                <w:rFonts w:ascii="Aptos Narrow" w:hAnsi="Aptos Narrow" w:eastAsia="Aptos Narrow" w:cs="Aptos Narrow"/>
                <w:sz w:val="20"/>
                <w:szCs w:val="20"/>
              </w:rPr>
              <w:t>Decreased gap between quantified need for MNH commodities and budget (government + donors) to &lt;10% by end Year 5</w:t>
            </w:r>
          </w:p>
          <w:p w:rsidRPr="00631A41" w:rsidR="00B43A1D" w:rsidP="008C7823" w:rsidRDefault="00B43A1D" w14:paraId="3433DDF9" w14:textId="77777777">
            <w:pPr>
              <w:pStyle w:val="ListParagraph"/>
              <w:numPr>
                <w:ilvl w:val="0"/>
                <w:numId w:val="24"/>
              </w:numPr>
              <w:ind w:left="255" w:hanging="255"/>
              <w:rPr>
                <w:rFonts w:ascii="Aptos Narrow" w:hAnsi="Aptos Narrow" w:eastAsia="Aptos Narrow" w:cs="Aptos Narrow"/>
              </w:rPr>
            </w:pPr>
            <w:r w:rsidRPr="00631A41">
              <w:rPr>
                <w:rFonts w:ascii="Aptos Narrow" w:hAnsi="Aptos Narrow" w:eastAsia="Aptos Narrow" w:cs="Aptos Narrow"/>
                <w:sz w:val="20"/>
                <w:szCs w:val="20"/>
              </w:rPr>
              <w:t>90% of targeted facilities budgeting for essential MNH products costs based on actual need by end Year 5</w:t>
            </w:r>
          </w:p>
          <w:p w:rsidRPr="00631A41" w:rsidR="00B43A1D" w:rsidP="008C7823" w:rsidRDefault="00B43A1D" w14:paraId="44D774DF" w14:textId="77777777">
            <w:pPr>
              <w:pStyle w:val="ListParagraph"/>
              <w:numPr>
                <w:ilvl w:val="0"/>
                <w:numId w:val="24"/>
              </w:numPr>
              <w:ind w:left="255" w:hanging="255"/>
              <w:rPr>
                <w:rFonts w:ascii="Aptos Narrow" w:hAnsi="Aptos Narrow" w:eastAsia="Aptos Narrow" w:cs="Aptos Narrow"/>
                <w:color w:val="000000" w:themeColor="text1"/>
                <w:sz w:val="20"/>
                <w:szCs w:val="20"/>
              </w:rPr>
            </w:pPr>
            <w:r w:rsidRPr="00631A41">
              <w:rPr>
                <w:rFonts w:ascii="Aptos Narrow" w:hAnsi="Aptos Narrow" w:eastAsia="Aptos Narrow" w:cs="Aptos Narrow"/>
                <w:color w:val="000000" w:themeColor="text1"/>
                <w:sz w:val="20"/>
                <w:szCs w:val="20"/>
              </w:rPr>
              <w:t xml:space="preserve">100% inclusion of new products in relevant regulations and policies </w:t>
            </w:r>
          </w:p>
          <w:p w:rsidRPr="00631A41" w:rsidR="00B43A1D" w:rsidP="008C7823" w:rsidRDefault="00B43A1D" w14:paraId="18AB5991" w14:textId="77777777">
            <w:pPr>
              <w:pStyle w:val="ListParagraph"/>
              <w:numPr>
                <w:ilvl w:val="0"/>
                <w:numId w:val="24"/>
              </w:numPr>
              <w:ind w:left="255" w:hanging="255"/>
              <w:rPr>
                <w:rFonts w:ascii="Aptos Narrow" w:hAnsi="Aptos Narrow" w:eastAsia="Aptos Narrow" w:cs="Aptos Narrow"/>
                <w:color w:val="000000" w:themeColor="text1"/>
                <w:sz w:val="20"/>
                <w:szCs w:val="20"/>
              </w:rPr>
            </w:pPr>
            <w:r w:rsidRPr="00631A41">
              <w:rPr>
                <w:rFonts w:ascii="Aptos Narrow" w:hAnsi="Aptos Narrow" w:eastAsia="Aptos Narrow" w:cs="Aptos Narrow"/>
                <w:color w:val="000000" w:themeColor="text1"/>
                <w:sz w:val="20"/>
                <w:szCs w:val="20"/>
              </w:rPr>
              <w:t>100% standardization of existing products in regulations and policies</w:t>
            </w:r>
          </w:p>
          <w:p w:rsidRPr="00631A41" w:rsidR="00B43A1D" w:rsidP="008C7823" w:rsidRDefault="00B43A1D" w14:paraId="0097DF41" w14:textId="77777777">
            <w:pPr>
              <w:pStyle w:val="ListParagraph"/>
              <w:numPr>
                <w:ilvl w:val="0"/>
                <w:numId w:val="24"/>
              </w:numPr>
              <w:ind w:left="255" w:hanging="255"/>
              <w:rPr>
                <w:rFonts w:ascii="Aptos Narrow" w:hAnsi="Aptos Narrow" w:eastAsia="Aptos Narrow" w:cs="Aptos Narrow"/>
                <w:color w:val="000000" w:themeColor="text1"/>
                <w:sz w:val="20"/>
                <w:szCs w:val="20"/>
              </w:rPr>
            </w:pPr>
            <w:r w:rsidRPr="00631A41">
              <w:rPr>
                <w:rFonts w:ascii="Aptos Narrow" w:hAnsi="Aptos Narrow" w:eastAsia="Aptos Narrow" w:cs="Aptos Narrow"/>
                <w:color w:val="000000" w:themeColor="text1"/>
                <w:sz w:val="20"/>
                <w:szCs w:val="20"/>
              </w:rPr>
              <w:t xml:space="preserve">100% inclusion in standardized list of priority medical devices </w:t>
            </w:r>
          </w:p>
          <w:p w:rsidRPr="00631A41" w:rsidR="00B43A1D" w:rsidP="008C7823" w:rsidRDefault="00B43A1D" w14:paraId="5D5C7057" w14:textId="77777777">
            <w:pPr>
              <w:pStyle w:val="ListParagraph"/>
              <w:numPr>
                <w:ilvl w:val="0"/>
                <w:numId w:val="24"/>
              </w:numPr>
              <w:ind w:left="255" w:hanging="255"/>
              <w:rPr>
                <w:rFonts w:ascii="Aptos Narrow" w:hAnsi="Aptos Narrow" w:eastAsia="Aptos Narrow" w:cs="Aptos Narrow"/>
              </w:rPr>
            </w:pPr>
            <w:r w:rsidRPr="00631A41">
              <w:rPr>
                <w:rFonts w:ascii="Aptos Narrow" w:hAnsi="Aptos Narrow" w:eastAsia="Aptos Narrow" w:cs="Aptos Narrow"/>
                <w:color w:val="000000" w:themeColor="text1"/>
                <w:sz w:val="20"/>
                <w:szCs w:val="20"/>
              </w:rPr>
              <w:t xml:space="preserve">100% costing and recommendation for inclusion in </w:t>
            </w:r>
            <w:r>
              <w:rPr>
                <w:rFonts w:ascii="Aptos Narrow" w:hAnsi="Aptos Narrow" w:eastAsia="Aptos Narrow" w:cs="Aptos Narrow"/>
                <w:color w:val="000000" w:themeColor="text1"/>
                <w:sz w:val="20"/>
                <w:szCs w:val="20"/>
              </w:rPr>
              <w:t>Social H</w:t>
            </w:r>
            <w:r w:rsidRPr="00631A41">
              <w:rPr>
                <w:rFonts w:ascii="Aptos Narrow" w:hAnsi="Aptos Narrow" w:eastAsia="Aptos Narrow" w:cs="Aptos Narrow"/>
                <w:color w:val="000000" w:themeColor="text1"/>
                <w:sz w:val="20"/>
                <w:szCs w:val="20"/>
              </w:rPr>
              <w:t xml:space="preserve">ealth </w:t>
            </w:r>
            <w:r>
              <w:rPr>
                <w:rFonts w:ascii="Aptos Narrow" w:hAnsi="Aptos Narrow" w:eastAsia="Aptos Narrow" w:cs="Aptos Narrow"/>
                <w:color w:val="000000" w:themeColor="text1"/>
                <w:sz w:val="20"/>
                <w:szCs w:val="20"/>
              </w:rPr>
              <w:t>I</w:t>
            </w:r>
            <w:r w:rsidRPr="00631A41">
              <w:rPr>
                <w:rFonts w:ascii="Aptos Narrow" w:hAnsi="Aptos Narrow" w:eastAsia="Aptos Narrow" w:cs="Aptos Narrow"/>
                <w:color w:val="000000" w:themeColor="text1"/>
                <w:sz w:val="20"/>
                <w:szCs w:val="20"/>
              </w:rPr>
              <w:t xml:space="preserve">nsurance </w:t>
            </w:r>
            <w:r>
              <w:rPr>
                <w:rFonts w:ascii="Aptos Narrow" w:hAnsi="Aptos Narrow" w:eastAsia="Aptos Narrow" w:cs="Aptos Narrow"/>
                <w:color w:val="000000" w:themeColor="text1"/>
                <w:sz w:val="20"/>
                <w:szCs w:val="20"/>
              </w:rPr>
              <w:t xml:space="preserve">Fund (SHIF) </w:t>
            </w:r>
            <w:r w:rsidRPr="00631A41">
              <w:rPr>
                <w:rFonts w:ascii="Aptos Narrow" w:hAnsi="Aptos Narrow" w:eastAsia="Aptos Narrow" w:cs="Aptos Narrow"/>
                <w:color w:val="000000" w:themeColor="text1"/>
                <w:sz w:val="20"/>
                <w:szCs w:val="20"/>
              </w:rPr>
              <w:t>standard benefits package</w:t>
            </w:r>
          </w:p>
        </w:tc>
      </w:tr>
    </w:tbl>
    <w:p w:rsidR="00B43A1D" w:rsidP="00B43A1D" w:rsidRDefault="00B43A1D" w14:paraId="6B890ADC" w14:textId="77777777"/>
    <w:tbl>
      <w:tblPr>
        <w:tblStyle w:val="TableGrid"/>
        <w:tblW w:w="9072" w:type="dxa"/>
        <w:tblInd w:w="-147" w:type="dxa"/>
        <w:tblLook w:val="04A0" w:firstRow="1" w:lastRow="0" w:firstColumn="1" w:lastColumn="0" w:noHBand="0" w:noVBand="1"/>
      </w:tblPr>
      <w:tblGrid>
        <w:gridCol w:w="3618"/>
        <w:gridCol w:w="5454"/>
      </w:tblGrid>
      <w:tr w:rsidRPr="00631A41" w:rsidR="00B43A1D" w:rsidTr="00B0624C" w14:paraId="5E8F8F5F" w14:textId="77777777">
        <w:tc>
          <w:tcPr>
            <w:tcW w:w="9072" w:type="dxa"/>
            <w:gridSpan w:val="2"/>
          </w:tcPr>
          <w:p w:rsidRPr="00631A41" w:rsidR="00B43A1D" w:rsidP="00B0624C" w:rsidRDefault="00B43A1D" w14:paraId="03729A21" w14:textId="77777777">
            <w:pPr>
              <w:tabs>
                <w:tab w:val="left" w:pos="2388"/>
              </w:tabs>
              <w:rPr>
                <w:rFonts w:ascii="Aptos Narrow" w:hAnsi="Aptos Narrow" w:eastAsia="Noto Sans" w:cs="Noto Sans"/>
                <w:b/>
                <w:bCs/>
                <w:sz w:val="20"/>
                <w:szCs w:val="20"/>
              </w:rPr>
            </w:pPr>
            <w:r>
              <w:rPr>
                <w:rFonts w:ascii="Aptos Narrow" w:hAnsi="Aptos Narrow" w:eastAsia="Noto Sans" w:cs="Noto Sans"/>
                <w:b/>
                <w:bCs/>
                <w:sz w:val="20"/>
                <w:szCs w:val="20"/>
              </w:rPr>
              <w:t>O</w:t>
            </w:r>
            <w:r w:rsidRPr="00631A41">
              <w:rPr>
                <w:rFonts w:ascii="Aptos Narrow" w:hAnsi="Aptos Narrow" w:eastAsia="Noto Sans" w:cs="Noto Sans"/>
                <w:b/>
                <w:bCs/>
                <w:sz w:val="20"/>
                <w:szCs w:val="20"/>
              </w:rPr>
              <w:t>bj. 3 Improved quality, number, distribution of MNH workforce in focus districts and at national level</w:t>
            </w:r>
          </w:p>
        </w:tc>
      </w:tr>
      <w:tr w:rsidRPr="00631A41" w:rsidR="00B43A1D" w:rsidTr="00B0624C" w14:paraId="64335306" w14:textId="77777777">
        <w:trPr>
          <w:trHeight w:val="305"/>
        </w:trPr>
        <w:tc>
          <w:tcPr>
            <w:tcW w:w="3618" w:type="dxa"/>
          </w:tcPr>
          <w:p w:rsidRPr="00631A41" w:rsidR="00B43A1D" w:rsidP="00B0624C" w:rsidRDefault="00B43A1D" w14:paraId="447C0FDF"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Key Milestones</w:t>
            </w:r>
          </w:p>
        </w:tc>
        <w:tc>
          <w:tcPr>
            <w:tcW w:w="5454" w:type="dxa"/>
          </w:tcPr>
          <w:p w:rsidRPr="00631A41" w:rsidR="00B43A1D" w:rsidP="00B0624C" w:rsidRDefault="00B43A1D" w14:paraId="6679A81D"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Outcome Indicators</w:t>
            </w:r>
          </w:p>
        </w:tc>
      </w:tr>
      <w:tr w:rsidRPr="00631A41" w:rsidR="00B43A1D" w:rsidTr="00B0624C" w14:paraId="7A445846" w14:textId="77777777">
        <w:tc>
          <w:tcPr>
            <w:tcW w:w="9072" w:type="dxa"/>
            <w:gridSpan w:val="2"/>
          </w:tcPr>
          <w:p w:rsidRPr="00631A41" w:rsidR="00B43A1D" w:rsidP="00B0624C" w:rsidRDefault="00B43A1D" w14:paraId="2004FC00" w14:textId="484F8208">
            <w:pPr>
              <w:tabs>
                <w:tab w:val="left" w:pos="2388"/>
              </w:tabs>
              <w:rPr>
                <w:rFonts w:ascii="Aptos Narrow" w:hAnsi="Aptos Narrow" w:eastAsia="Noto Sans" w:cs="Noto Sans"/>
                <w:sz w:val="20"/>
                <w:szCs w:val="20"/>
              </w:rPr>
            </w:pPr>
            <w:r w:rsidRPr="00631A41">
              <w:rPr>
                <w:rFonts w:ascii="Aptos Narrow" w:hAnsi="Aptos Narrow" w:eastAsia="Noto Sans" w:cs="Noto Sans"/>
                <w:sz w:val="20"/>
                <w:szCs w:val="20"/>
              </w:rPr>
              <w:t xml:space="preserve">In </w:t>
            </w:r>
            <w:r w:rsidR="00683877">
              <w:rPr>
                <w:rFonts w:ascii="Aptos Narrow" w:hAnsi="Aptos Narrow" w:eastAsia="Noto Sans" w:cs="Noto Sans"/>
                <w:sz w:val="20"/>
                <w:szCs w:val="20"/>
              </w:rPr>
              <w:t>172</w:t>
            </w:r>
            <w:r w:rsidRPr="00631A41">
              <w:rPr>
                <w:rFonts w:ascii="Aptos Narrow" w:hAnsi="Aptos Narrow" w:eastAsia="Noto Sans" w:cs="Noto Sans"/>
                <w:sz w:val="20"/>
                <w:szCs w:val="20"/>
              </w:rPr>
              <w:t xml:space="preserve"> facilities in </w:t>
            </w:r>
            <w:r>
              <w:rPr>
                <w:rFonts w:ascii="Aptos Narrow" w:hAnsi="Aptos Narrow" w:eastAsia="Noto Sans" w:cs="Noto Sans"/>
                <w:sz w:val="20"/>
                <w:szCs w:val="20"/>
              </w:rPr>
              <w:t>15 counties (</w:t>
            </w:r>
            <w:r w:rsidRPr="00277EA4">
              <w:rPr>
                <w:rFonts w:ascii="Aptos Narrow" w:hAnsi="Aptos Narrow" w:eastAsia="Times New Roman" w:cs="Times New Roman"/>
                <w:sz w:val="20"/>
                <w:szCs w:val="20"/>
              </w:rPr>
              <w:t>Bungoma, Kakamega, Kiambu, Kilifi, Kisumu, Mombasa, Nairobi, Nakuru, Garissa, Kisii, Migori, Machakos, Kwale, Kericho, and Kajiado</w:t>
            </w:r>
            <w:r>
              <w:rPr>
                <w:rFonts w:ascii="Aptos Narrow" w:hAnsi="Aptos Narrow" w:eastAsia="Times New Roman" w:cs="Times New Roman"/>
                <w:sz w:val="20"/>
                <w:szCs w:val="20"/>
              </w:rPr>
              <w:t>):</w:t>
            </w:r>
          </w:p>
        </w:tc>
      </w:tr>
      <w:tr w:rsidRPr="00631A41" w:rsidR="00B43A1D" w:rsidTr="00B0624C" w14:paraId="6AA5D6CC" w14:textId="77777777">
        <w:trPr>
          <w:trHeight w:val="530"/>
        </w:trPr>
        <w:tc>
          <w:tcPr>
            <w:tcW w:w="3618" w:type="dxa"/>
          </w:tcPr>
          <w:p w:rsidRPr="00631A41" w:rsidR="00B43A1D" w:rsidP="008C7823" w:rsidRDefault="00B43A1D" w14:paraId="2AFB7230" w14:textId="77777777">
            <w:pPr>
              <w:pStyle w:val="ListParagraph"/>
              <w:numPr>
                <w:ilvl w:val="0"/>
                <w:numId w:val="28"/>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Up to </w:t>
            </w:r>
            <w:r>
              <w:rPr>
                <w:rFonts w:ascii="Aptos Narrow" w:hAnsi="Aptos Narrow" w:eastAsia="Aptos Narrow" w:cs="Aptos Narrow"/>
                <w:sz w:val="20"/>
                <w:szCs w:val="20"/>
              </w:rPr>
              <w:t>2</w:t>
            </w:r>
            <w:r w:rsidRPr="00631A41">
              <w:rPr>
                <w:rFonts w:ascii="Aptos Narrow" w:hAnsi="Aptos Narrow" w:eastAsia="Aptos Narrow" w:cs="Aptos Narrow"/>
                <w:sz w:val="20"/>
                <w:szCs w:val="20"/>
              </w:rPr>
              <w:t xml:space="preserve">00 additional health workers </w:t>
            </w:r>
            <w:r>
              <w:rPr>
                <w:rFonts w:ascii="Aptos Narrow" w:hAnsi="Aptos Narrow" w:eastAsia="Aptos Narrow" w:cs="Aptos Narrow"/>
                <w:sz w:val="20"/>
                <w:szCs w:val="20"/>
              </w:rPr>
              <w:t>(</w:t>
            </w:r>
            <w:r w:rsidRPr="00631A41">
              <w:rPr>
                <w:rFonts w:ascii="Aptos Narrow" w:hAnsi="Aptos Narrow" w:eastAsia="Aptos Narrow" w:cs="Aptos Narrow"/>
                <w:sz w:val="20"/>
                <w:szCs w:val="20"/>
              </w:rPr>
              <w:t xml:space="preserve">doctors, clinical officers, nursing officers, biomedical technologists) recruited and deployed  </w:t>
            </w:r>
            <w:r>
              <w:rPr>
                <w:rFonts w:ascii="Aptos Narrow" w:hAnsi="Aptos Narrow" w:eastAsia="Aptos Narrow" w:cs="Aptos Narrow"/>
                <w:sz w:val="20"/>
                <w:szCs w:val="20"/>
              </w:rPr>
              <w:t>county employes with at least 1 year contracts</w:t>
            </w:r>
            <w:r w:rsidRPr="00631A41">
              <w:rPr>
                <w:rFonts w:ascii="Aptos Narrow" w:hAnsi="Aptos Narrow" w:eastAsia="Aptos Narrow" w:cs="Aptos Narrow"/>
                <w:sz w:val="20"/>
                <w:szCs w:val="20"/>
              </w:rPr>
              <w:t xml:space="preserve"> by end Year 1</w:t>
            </w:r>
            <w:r>
              <w:rPr>
                <w:rFonts w:ascii="Aptos Narrow" w:hAnsi="Aptos Narrow" w:eastAsia="Aptos Narrow" w:cs="Aptos Narrow"/>
                <w:sz w:val="20"/>
                <w:szCs w:val="20"/>
              </w:rPr>
              <w:t xml:space="preserve"> using county resources</w:t>
            </w:r>
          </w:p>
          <w:p w:rsidRPr="00631A41" w:rsidR="00B43A1D" w:rsidP="008C7823" w:rsidRDefault="00B43A1D" w14:paraId="0B585F8D" w14:textId="77777777">
            <w:pPr>
              <w:pStyle w:val="ListParagraph"/>
              <w:numPr>
                <w:ilvl w:val="0"/>
                <w:numId w:val="28"/>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Up to 200 additional health workers in (doctors, clinical officers, nursing officers, biomedical technologists) recruited and deployed </w:t>
            </w:r>
            <w:r>
              <w:rPr>
                <w:rFonts w:ascii="Aptos Narrow" w:hAnsi="Aptos Narrow" w:eastAsia="Aptos Narrow" w:cs="Aptos Narrow"/>
                <w:sz w:val="20"/>
                <w:szCs w:val="20"/>
              </w:rPr>
              <w:t>as county employes with at least 1 year contracts</w:t>
            </w:r>
            <w:r w:rsidRPr="00631A41">
              <w:rPr>
                <w:rFonts w:ascii="Aptos Narrow" w:hAnsi="Aptos Narrow" w:eastAsia="Aptos Narrow" w:cs="Aptos Narrow"/>
                <w:sz w:val="20"/>
                <w:szCs w:val="20"/>
              </w:rPr>
              <w:t xml:space="preserve"> by end Year 1</w:t>
            </w:r>
            <w:r>
              <w:rPr>
                <w:rFonts w:ascii="Aptos Narrow" w:hAnsi="Aptos Narrow" w:eastAsia="Aptos Narrow" w:cs="Aptos Narrow"/>
                <w:sz w:val="20"/>
                <w:szCs w:val="20"/>
              </w:rPr>
              <w:t xml:space="preserve"> using matching funds from Beginnings fund</w:t>
            </w:r>
          </w:p>
        </w:tc>
        <w:tc>
          <w:tcPr>
            <w:tcW w:w="5454" w:type="dxa"/>
          </w:tcPr>
          <w:p w:rsidRPr="00631A41" w:rsidR="00B43A1D" w:rsidP="008C7823" w:rsidRDefault="00B43A1D" w14:paraId="58565BF8" w14:textId="77777777">
            <w:pPr>
              <w:pStyle w:val="ListParagraph"/>
              <w:numPr>
                <w:ilvl w:val="0"/>
                <w:numId w:val="28"/>
              </w:numPr>
              <w:ind w:left="163" w:hanging="180"/>
              <w:rPr>
                <w:rFonts w:ascii="Aptos Narrow" w:hAnsi="Aptos Narrow" w:eastAsia="Aptos Narrow" w:cs="Aptos Narrow"/>
                <w:sz w:val="20"/>
                <w:szCs w:val="20"/>
              </w:rPr>
            </w:pPr>
            <w:r w:rsidRPr="00631A41">
              <w:rPr>
                <w:rFonts w:ascii="Aptos Narrow" w:hAnsi="Aptos Narrow" w:eastAsia="Aptos Narrow" w:cs="Aptos Narrow"/>
                <w:sz w:val="20"/>
                <w:szCs w:val="20"/>
              </w:rPr>
              <w:t>90%  of targeted maternity and neonatal units achieve sustained staff: patient ratios of 1:1</w:t>
            </w:r>
            <w:r>
              <w:rPr>
                <w:rFonts w:ascii="Aptos Narrow" w:hAnsi="Aptos Narrow" w:eastAsia="Aptos Narrow" w:cs="Aptos Narrow"/>
                <w:sz w:val="20"/>
                <w:szCs w:val="20"/>
              </w:rPr>
              <w:t>5</w:t>
            </w:r>
            <w:r w:rsidRPr="00631A41">
              <w:rPr>
                <w:rFonts w:ascii="Aptos Narrow" w:hAnsi="Aptos Narrow" w:eastAsia="Aptos Narrow" w:cs="Aptos Narrow"/>
                <w:sz w:val="20"/>
                <w:szCs w:val="20"/>
              </w:rPr>
              <w:t xml:space="preserve"> by end Year </w:t>
            </w:r>
            <w:r>
              <w:rPr>
                <w:rFonts w:ascii="Aptos Narrow" w:hAnsi="Aptos Narrow" w:eastAsia="Aptos Narrow" w:cs="Aptos Narrow"/>
                <w:sz w:val="20"/>
                <w:szCs w:val="20"/>
              </w:rPr>
              <w:t xml:space="preserve">2 </w:t>
            </w:r>
            <w:r w:rsidRPr="00631A41">
              <w:rPr>
                <w:rFonts w:ascii="Aptos Narrow" w:hAnsi="Aptos Narrow" w:eastAsia="Aptos Narrow" w:cs="Aptos Narrow"/>
                <w:sz w:val="20"/>
                <w:szCs w:val="20"/>
              </w:rPr>
              <w:t>(target to be determined post-baseline assessment)</w:t>
            </w:r>
          </w:p>
          <w:p w:rsidRPr="00631A41" w:rsidR="00B43A1D" w:rsidP="008C7823" w:rsidRDefault="00B43A1D" w14:paraId="04131855" w14:textId="77777777">
            <w:pPr>
              <w:pStyle w:val="ListParagraph"/>
              <w:numPr>
                <w:ilvl w:val="0"/>
                <w:numId w:val="28"/>
              </w:numPr>
              <w:ind w:left="163"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80% </w:t>
            </w:r>
            <w:r>
              <w:rPr>
                <w:rFonts w:ascii="Aptos Narrow" w:hAnsi="Aptos Narrow" w:eastAsia="Aptos Narrow" w:cs="Aptos Narrow"/>
                <w:sz w:val="20"/>
                <w:szCs w:val="20"/>
              </w:rPr>
              <w:t xml:space="preserve">(of the 200 additional health workers recruited using Beginnings Fund matching funds) </w:t>
            </w:r>
            <w:r w:rsidRPr="00631A41">
              <w:rPr>
                <w:rFonts w:ascii="Aptos Narrow" w:hAnsi="Aptos Narrow" w:eastAsia="Aptos Narrow" w:cs="Aptos Narrow"/>
                <w:sz w:val="20"/>
                <w:szCs w:val="20"/>
              </w:rPr>
              <w:t xml:space="preserve">are </w:t>
            </w:r>
            <w:r>
              <w:rPr>
                <w:rFonts w:ascii="Aptos Narrow" w:hAnsi="Aptos Narrow" w:eastAsia="Aptos Narrow" w:cs="Aptos Narrow"/>
                <w:sz w:val="20"/>
                <w:szCs w:val="20"/>
              </w:rPr>
              <w:t>transitioned to county payroll and budget</w:t>
            </w:r>
            <w:r w:rsidRPr="00631A41">
              <w:rPr>
                <w:rFonts w:ascii="Aptos Narrow" w:hAnsi="Aptos Narrow" w:eastAsia="Aptos Narrow" w:cs="Aptos Narrow"/>
                <w:sz w:val="20"/>
                <w:szCs w:val="20"/>
              </w:rPr>
              <w:t xml:space="preserve"> </w:t>
            </w:r>
            <w:r>
              <w:rPr>
                <w:rFonts w:ascii="Aptos Narrow" w:hAnsi="Aptos Narrow" w:eastAsia="Aptos Narrow" w:cs="Aptos Narrow"/>
                <w:sz w:val="20"/>
                <w:szCs w:val="20"/>
              </w:rPr>
              <w:t>by end Year 4</w:t>
            </w:r>
          </w:p>
          <w:p w:rsidRPr="00631A41" w:rsidR="00B43A1D" w:rsidP="008C7823" w:rsidRDefault="00B43A1D" w14:paraId="6B99232F" w14:textId="77777777">
            <w:pPr>
              <w:pStyle w:val="ListParagraph"/>
              <w:numPr>
                <w:ilvl w:val="0"/>
                <w:numId w:val="28"/>
              </w:numPr>
              <w:ind w:left="163" w:hanging="180"/>
              <w:rPr>
                <w:rFonts w:ascii="Aptos Narrow" w:hAnsi="Aptos Narrow" w:eastAsia="Aptos Narrow" w:cs="Aptos Narrow"/>
                <w:sz w:val="20"/>
                <w:szCs w:val="20"/>
              </w:rPr>
            </w:pPr>
            <w:r w:rsidRPr="00631A41">
              <w:rPr>
                <w:rFonts w:ascii="Aptos Narrow" w:hAnsi="Aptos Narrow" w:eastAsia="Noto Sans" w:cs="Noto Sans"/>
                <w:sz w:val="20"/>
                <w:szCs w:val="20"/>
              </w:rPr>
              <w:t>10% of those not absorbed continue as contractual employees at the same designated facilities</w:t>
            </w:r>
          </w:p>
          <w:p w:rsidRPr="00631A41" w:rsidR="00B43A1D" w:rsidP="00B0624C" w:rsidRDefault="00B43A1D" w14:paraId="6CE7A5A7" w14:textId="77777777">
            <w:pPr>
              <w:ind w:left="-17"/>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Across all target </w:t>
            </w:r>
            <w:r>
              <w:rPr>
                <w:rFonts w:ascii="Aptos Narrow" w:hAnsi="Aptos Narrow" w:eastAsia="Aptos Narrow" w:cs="Aptos Narrow"/>
                <w:sz w:val="20"/>
                <w:szCs w:val="20"/>
              </w:rPr>
              <w:t>counties</w:t>
            </w:r>
            <w:r w:rsidRPr="00631A41">
              <w:rPr>
                <w:rFonts w:ascii="Aptos Narrow" w:hAnsi="Aptos Narrow" w:eastAsia="Aptos Narrow" w:cs="Aptos Narrow"/>
                <w:sz w:val="20"/>
                <w:szCs w:val="20"/>
              </w:rPr>
              <w:t>:</w:t>
            </w:r>
          </w:p>
          <w:p w:rsidRPr="00B43A1D" w:rsidR="00B43A1D" w:rsidP="008C7823" w:rsidRDefault="00B43A1D" w14:paraId="515ED068" w14:textId="77777777">
            <w:pPr>
              <w:pStyle w:val="ListParagraph"/>
              <w:numPr>
                <w:ilvl w:val="0"/>
                <w:numId w:val="28"/>
              </w:numPr>
              <w:ind w:left="163" w:hanging="180"/>
              <w:rPr>
                <w:rFonts w:ascii="Aptos Narrow" w:hAnsi="Aptos Narrow"/>
                <w:sz w:val="20"/>
                <w:szCs w:val="20"/>
              </w:rPr>
            </w:pPr>
            <w:r w:rsidRPr="00631A41">
              <w:rPr>
                <w:rFonts w:ascii="Aptos Narrow" w:hAnsi="Aptos Narrow"/>
                <w:sz w:val="20"/>
                <w:szCs w:val="20"/>
              </w:rPr>
              <w:t>% of targeted CEmONC facilities (</w:t>
            </w:r>
            <w:r>
              <w:rPr>
                <w:rFonts w:ascii="Aptos Narrow" w:hAnsi="Aptos Narrow"/>
                <w:sz w:val="20"/>
                <w:szCs w:val="20"/>
              </w:rPr>
              <w:t>165</w:t>
            </w:r>
            <w:r w:rsidRPr="00631A41">
              <w:rPr>
                <w:rFonts w:ascii="Aptos Narrow" w:hAnsi="Aptos Narrow"/>
                <w:sz w:val="20"/>
                <w:szCs w:val="20"/>
              </w:rPr>
              <w:t xml:space="preserve">) that have requisite skills-mix of MNH specialists (midwives, anesthetists, theatre nurses, pediatricians, OBS/GYN) by end Year 5 </w:t>
            </w:r>
            <w:r w:rsidRPr="00631A41">
              <w:rPr>
                <w:rFonts w:ascii="Aptos Narrow" w:hAnsi="Aptos Narrow" w:eastAsia="Noto Sans" w:cs="Noto Sans"/>
                <w:sz w:val="20"/>
                <w:szCs w:val="20"/>
              </w:rPr>
              <w:t>(target to be determined post-baseline assessment)</w:t>
            </w:r>
          </w:p>
          <w:p w:rsidR="00B43A1D" w:rsidP="008C7823" w:rsidRDefault="00B43A1D" w14:paraId="61ACD3AB" w14:textId="77777777">
            <w:pPr>
              <w:pStyle w:val="ListParagraph"/>
              <w:numPr>
                <w:ilvl w:val="0"/>
                <w:numId w:val="28"/>
              </w:numPr>
              <w:ind w:left="163" w:hanging="180"/>
              <w:rPr>
                <w:rFonts w:ascii="Aptos Narrow" w:hAnsi="Aptos Narrow"/>
                <w:sz w:val="20"/>
                <w:szCs w:val="20"/>
              </w:rPr>
            </w:pPr>
            <w:r w:rsidRPr="000F0260">
              <w:rPr>
                <w:rFonts w:ascii="Aptos Narrow" w:hAnsi="Aptos Narrow"/>
                <w:sz w:val="20"/>
                <w:szCs w:val="20"/>
              </w:rPr>
              <w:t>&gt;80% of staff in target facilities (165) are trained (~2500 health workers) on the newborn package of interventions (the comprehensive newborn protocol for Level 2 neonatal care units) and maternal package of interventions (enhance EmONC training and safe surgery), and engage county and hospital leadership to recognize their competencies and reduce rotation</w:t>
            </w:r>
          </w:p>
          <w:p w:rsidRPr="000F0260" w:rsidR="000F0260" w:rsidP="000F0260" w:rsidRDefault="000F0260" w14:paraId="7D6A1B4A" w14:textId="5B3C7E83">
            <w:pPr>
              <w:ind w:left="-17"/>
              <w:rPr>
                <w:rFonts w:ascii="Aptos Narrow" w:hAnsi="Aptos Narrow"/>
                <w:sz w:val="20"/>
                <w:szCs w:val="20"/>
              </w:rPr>
            </w:pPr>
          </w:p>
        </w:tc>
      </w:tr>
      <w:tr w:rsidRPr="00631A41" w:rsidR="00B43A1D" w:rsidTr="00B0624C" w14:paraId="4544F053" w14:textId="77777777">
        <w:tc>
          <w:tcPr>
            <w:tcW w:w="9072" w:type="dxa"/>
            <w:gridSpan w:val="2"/>
          </w:tcPr>
          <w:p w:rsidRPr="00631A41" w:rsidR="00B43A1D" w:rsidP="00B0624C" w:rsidRDefault="00B43A1D" w14:paraId="772E461E" w14:textId="77777777">
            <w:pPr>
              <w:tabs>
                <w:tab w:val="left" w:pos="2388"/>
              </w:tabs>
              <w:ind w:left="260" w:hanging="274"/>
              <w:rPr>
                <w:rFonts w:ascii="Aptos Narrow" w:hAnsi="Aptos Narrow" w:eastAsia="Noto Sans" w:cs="Noto Sans"/>
                <w:sz w:val="20"/>
                <w:szCs w:val="20"/>
              </w:rPr>
            </w:pPr>
            <w:r w:rsidRPr="00631A41">
              <w:rPr>
                <w:rFonts w:ascii="Aptos Narrow" w:hAnsi="Aptos Narrow" w:eastAsia="Noto Sans" w:cs="Noto Sans"/>
                <w:sz w:val="20"/>
                <w:szCs w:val="20"/>
              </w:rPr>
              <w:t>At national level:</w:t>
            </w:r>
          </w:p>
        </w:tc>
      </w:tr>
      <w:tr w:rsidRPr="00631A41" w:rsidR="00B43A1D" w:rsidTr="00B0624C" w14:paraId="5B21CC82" w14:textId="77777777">
        <w:trPr>
          <w:trHeight w:val="4940"/>
        </w:trPr>
        <w:tc>
          <w:tcPr>
            <w:tcW w:w="3618" w:type="dxa"/>
          </w:tcPr>
          <w:p w:rsidRPr="00E65867" w:rsidR="00B43A1D" w:rsidP="008C7823" w:rsidRDefault="00B43A1D" w14:paraId="00C46AB6" w14:textId="77777777">
            <w:pPr>
              <w:pStyle w:val="ListParagraph"/>
              <w:numPr>
                <w:ilvl w:val="0"/>
                <w:numId w:val="23"/>
              </w:numPr>
              <w:rPr>
                <w:rFonts w:ascii="Aptos Narrow" w:hAnsi="Aptos Narrow" w:eastAsia="Aptos Narrow" w:cs="Aptos Narrow"/>
                <w:sz w:val="20"/>
                <w:szCs w:val="20"/>
              </w:rPr>
            </w:pPr>
            <w:r w:rsidRPr="00E65867">
              <w:rPr>
                <w:rFonts w:ascii="Aptos Narrow" w:hAnsi="Aptos Narrow" w:eastAsia="Aptos Narrow" w:cs="Aptos Narrow"/>
                <w:sz w:val="20"/>
                <w:szCs w:val="20"/>
              </w:rPr>
              <w:t xml:space="preserve">Support the establishment of one additional training program for neonatal nurses  in Moi University to increase production capacity from 50 to 100 neonatal nurses per year </w:t>
            </w:r>
            <w:r w:rsidRPr="003428F5">
              <w:rPr>
                <w:rFonts w:ascii="Aptos Narrow" w:hAnsi="Aptos Narrow" w:eastAsia="Aptos Narrow" w:cs="Aptos Narrow"/>
                <w:sz w:val="20"/>
                <w:szCs w:val="20"/>
              </w:rPr>
              <w:t>through support for faculty training, and equip for teaching and learning by end Year 1</w:t>
            </w:r>
          </w:p>
          <w:p w:rsidRPr="000F0260" w:rsidR="000F0260" w:rsidP="008C7823" w:rsidRDefault="000F0260" w14:paraId="559B9CCE" w14:textId="77777777">
            <w:pPr>
              <w:pStyle w:val="ListParagraph"/>
              <w:numPr>
                <w:ilvl w:val="0"/>
                <w:numId w:val="23"/>
              </w:numPr>
              <w:rPr>
                <w:rFonts w:ascii="Aptos Narrow" w:hAnsi="Aptos Narrow" w:eastAsia="Times New Roman" w:cs="Times New Roman"/>
                <w:color w:val="000000"/>
              </w:rPr>
            </w:pPr>
            <w:r w:rsidRPr="000F0260">
              <w:rPr>
                <w:rFonts w:ascii="Aptos Narrow" w:hAnsi="Aptos Narrow" w:eastAsia="Times New Roman" w:cs="Times New Roman"/>
                <w:color w:val="000000"/>
              </w:rPr>
              <w:t>Support MOH in partnership with training institutions and teaching hospitals to upskill teaching faculty (in nursing, clinical officer, bio-medical engineering and medical schools) on new guidelines and technologies and sub-sequent introduction into respective curriculums</w:t>
            </w:r>
          </w:p>
          <w:p w:rsidRPr="00631A41" w:rsidR="00B43A1D" w:rsidP="000F0260" w:rsidRDefault="00B43A1D" w14:paraId="0A3E7155" w14:textId="5FFFEB58">
            <w:pPr>
              <w:tabs>
                <w:tab w:val="left" w:pos="2388"/>
              </w:tabs>
              <w:ind w:left="360"/>
              <w:contextualSpacing/>
              <w:rPr>
                <w:rFonts w:ascii="Aptos Narrow" w:hAnsi="Aptos Narrow" w:eastAsia="Aptos Narrow" w:cs="Aptos Narrow"/>
                <w:sz w:val="20"/>
                <w:szCs w:val="20"/>
              </w:rPr>
            </w:pPr>
            <w:r>
              <w:rPr>
                <w:rFonts w:ascii="Aptos Narrow" w:hAnsi="Aptos Narrow" w:eastAsia="Times New Roman" w:cs="Times New Roman"/>
                <w:color w:val="000000"/>
              </w:rPr>
              <w:t xml:space="preserve">end Year </w:t>
            </w:r>
            <w:r w:rsidR="000F0260">
              <w:rPr>
                <w:rFonts w:ascii="Aptos Narrow" w:hAnsi="Aptos Narrow" w:eastAsia="Times New Roman" w:cs="Times New Roman"/>
                <w:color w:val="000000"/>
              </w:rPr>
              <w:t>3</w:t>
            </w:r>
          </w:p>
        </w:tc>
        <w:tc>
          <w:tcPr>
            <w:tcW w:w="5454" w:type="dxa"/>
          </w:tcPr>
          <w:p w:rsidRPr="00E65867" w:rsidR="00B43A1D" w:rsidP="00B0624C" w:rsidRDefault="00B43A1D" w14:paraId="188E799D" w14:textId="77777777">
            <w:pPr>
              <w:rPr>
                <w:rFonts w:ascii="Aptos Narrow" w:hAnsi="Aptos Narrow" w:eastAsia="Aptos Narrow" w:cs="Aptos Narrow"/>
                <w:sz w:val="20"/>
                <w:szCs w:val="20"/>
              </w:rPr>
            </w:pPr>
            <w:r w:rsidRPr="00E65867">
              <w:rPr>
                <w:rFonts w:ascii="Aptos Narrow" w:hAnsi="Aptos Narrow" w:eastAsia="Aptos Narrow" w:cs="Aptos Narrow"/>
                <w:sz w:val="20"/>
                <w:szCs w:val="20"/>
              </w:rPr>
              <w:t>270 MNH specialists enrolled in post-basic/post-graduate training: 20 MMED anaesthesia, (through CANESCA); 20 MMED paediatrics – neonatology (through ECSAPACH); 50 MSc neonatology nursing; 50 MSc in midwifery, 30 BSc Biomedical Engineering (upgrading), 60 diploma neonatal nurses, 40 Clinical Officer or nurse Anaesthetists</w:t>
            </w:r>
          </w:p>
          <w:p w:rsidRPr="00631A41" w:rsidR="00B43A1D" w:rsidP="008C7823" w:rsidRDefault="00B43A1D" w14:paraId="2CDC2FB3" w14:textId="77777777">
            <w:pPr>
              <w:pStyle w:val="ListParagraph"/>
              <w:numPr>
                <w:ilvl w:val="0"/>
                <w:numId w:val="31"/>
              </w:numPr>
              <w:ind w:left="520" w:hanging="20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95% are strategically selected according to Beginnings Fund-MOH criteria </w:t>
            </w:r>
          </w:p>
          <w:p w:rsidRPr="00631A41" w:rsidR="00B43A1D" w:rsidP="008C7823" w:rsidRDefault="00B43A1D" w14:paraId="161EB5F1" w14:textId="77777777">
            <w:pPr>
              <w:pStyle w:val="ListParagraph"/>
              <w:numPr>
                <w:ilvl w:val="0"/>
                <w:numId w:val="31"/>
              </w:numPr>
              <w:ind w:left="520" w:hanging="200"/>
              <w:rPr>
                <w:rFonts w:ascii="Aptos Narrow" w:hAnsi="Aptos Narrow" w:eastAsia="Aptos Narrow" w:cs="Aptos Narrow"/>
                <w:sz w:val="20"/>
                <w:szCs w:val="20"/>
              </w:rPr>
            </w:pPr>
            <w:r w:rsidRPr="00631A41">
              <w:rPr>
                <w:rFonts w:ascii="Aptos Narrow" w:hAnsi="Aptos Narrow" w:eastAsia="Aptos Narrow" w:cs="Aptos Narrow"/>
                <w:sz w:val="20"/>
                <w:szCs w:val="20"/>
              </w:rPr>
              <w:t>90% complete training and graduate within 12 months of program timeline</w:t>
            </w:r>
          </w:p>
          <w:p w:rsidRPr="00631A41" w:rsidR="00B43A1D" w:rsidP="008C7823" w:rsidRDefault="00B43A1D" w14:paraId="33369A75" w14:textId="77777777">
            <w:pPr>
              <w:pStyle w:val="ListParagraph"/>
              <w:numPr>
                <w:ilvl w:val="0"/>
                <w:numId w:val="31"/>
              </w:numPr>
              <w:ind w:left="520" w:hanging="200"/>
              <w:rPr>
                <w:rFonts w:ascii="Aptos Narrow" w:hAnsi="Aptos Narrow" w:eastAsia="Aptos Narrow" w:cs="Aptos Narrow"/>
                <w:sz w:val="20"/>
                <w:szCs w:val="20"/>
              </w:rPr>
            </w:pPr>
            <w:r w:rsidRPr="00631A41">
              <w:rPr>
                <w:rFonts w:ascii="Aptos Narrow" w:hAnsi="Aptos Narrow" w:eastAsia="Aptos Narrow" w:cs="Aptos Narrow"/>
                <w:sz w:val="20"/>
                <w:szCs w:val="20"/>
              </w:rPr>
              <w:t>Increase in number of MNH specialists in the public sector (baseline to be determined)</w:t>
            </w:r>
          </w:p>
          <w:p w:rsidRPr="00631A41" w:rsidR="00B43A1D" w:rsidP="008C7823" w:rsidRDefault="00B43A1D" w14:paraId="50D049AA" w14:textId="77777777">
            <w:pPr>
              <w:pStyle w:val="ListParagraph"/>
              <w:numPr>
                <w:ilvl w:val="0"/>
                <w:numId w:val="31"/>
              </w:numPr>
              <w:ind w:left="520" w:hanging="200"/>
              <w:rPr>
                <w:rFonts w:ascii="Aptos Narrow" w:hAnsi="Aptos Narrow"/>
                <w:sz w:val="20"/>
                <w:szCs w:val="20"/>
              </w:rPr>
            </w:pPr>
            <w:r w:rsidRPr="00631A41">
              <w:rPr>
                <w:rFonts w:ascii="Aptos Narrow" w:hAnsi="Aptos Narrow" w:eastAsia="Aptos Narrow" w:cs="Aptos Narrow"/>
                <w:sz w:val="20"/>
                <w:szCs w:val="20"/>
              </w:rPr>
              <w:t xml:space="preserve">90% appropriately deployed to high-burden maternity and newborn units 90% </w:t>
            </w:r>
            <w:r w:rsidRPr="00631A41">
              <w:rPr>
                <w:rFonts w:eastAsiaTheme="minorEastAsia"/>
                <w:sz w:val="20"/>
                <w:szCs w:val="20"/>
              </w:rPr>
              <w:t>retained in the pub</w:t>
            </w:r>
            <w:r w:rsidRPr="00631A41">
              <w:rPr>
                <w:rFonts w:ascii="Aptos Narrow" w:hAnsi="Aptos Narrow"/>
                <w:kern w:val="20"/>
                <w:sz w:val="20"/>
                <w:szCs w:val="20"/>
              </w:rPr>
              <w:t>lic sector at 12 months post deployment</w:t>
            </w:r>
          </w:p>
          <w:p w:rsidRPr="00631A41" w:rsidR="00B43A1D" w:rsidP="00B0624C" w:rsidRDefault="00B43A1D" w14:paraId="61A6E811" w14:textId="77777777">
            <w:pPr>
              <w:pStyle w:val="ListParagraph"/>
              <w:ind w:left="520"/>
              <w:rPr>
                <w:rFonts w:ascii="Aptos Narrow" w:hAnsi="Aptos Narrow"/>
                <w:sz w:val="20"/>
                <w:szCs w:val="20"/>
              </w:rPr>
            </w:pPr>
          </w:p>
        </w:tc>
      </w:tr>
    </w:tbl>
    <w:p w:rsidRPr="00631A41" w:rsidR="00B43A1D" w:rsidP="00B43A1D" w:rsidRDefault="00B43A1D" w14:paraId="3AAF8C7D" w14:textId="77777777">
      <w:pPr>
        <w:tabs>
          <w:tab w:val="left" w:pos="2388"/>
        </w:tabs>
        <w:rPr>
          <w:rFonts w:ascii="Aptos Narrow" w:hAnsi="Aptos Narrow" w:eastAsia="Noto Sans" w:cs="Noto Sans"/>
          <w:b/>
          <w:sz w:val="12"/>
          <w:szCs w:val="12"/>
          <w:u w:val="single"/>
        </w:rPr>
      </w:pPr>
    </w:p>
    <w:tbl>
      <w:tblPr>
        <w:tblStyle w:val="TableGrid"/>
        <w:tblW w:w="9073" w:type="dxa"/>
        <w:tblInd w:w="-147" w:type="dxa"/>
        <w:tblLook w:val="04A0" w:firstRow="1" w:lastRow="0" w:firstColumn="1" w:lastColumn="0" w:noHBand="0" w:noVBand="1"/>
      </w:tblPr>
      <w:tblGrid>
        <w:gridCol w:w="4410"/>
        <w:gridCol w:w="4663"/>
      </w:tblGrid>
      <w:tr w:rsidRPr="00631A41" w:rsidR="00B43A1D" w:rsidTr="00B0624C" w14:paraId="49684434" w14:textId="77777777">
        <w:tc>
          <w:tcPr>
            <w:tcW w:w="9073" w:type="dxa"/>
            <w:gridSpan w:val="2"/>
          </w:tcPr>
          <w:p w:rsidRPr="00631A41" w:rsidR="00B43A1D" w:rsidP="00B0624C" w:rsidRDefault="00B43A1D" w14:paraId="7BAD7B83"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Obj. 4: C</w:t>
            </w:r>
            <w:r w:rsidRPr="00631A41">
              <w:rPr>
                <w:rStyle w:val="ui-provider"/>
                <w:rFonts w:ascii="Aptos Narrow" w:hAnsi="Aptos Narrow" w:eastAsia="Noto Sans" w:cs="Noto Sans"/>
                <w:b/>
                <w:bCs/>
                <w:sz w:val="20"/>
                <w:szCs w:val="20"/>
              </w:rPr>
              <w:t>ritical health system enablers, including MNH infrastructure, data and quality, emergency transport and referral systems</w:t>
            </w:r>
            <w:r w:rsidRPr="00631A41">
              <w:rPr>
                <w:rStyle w:val="ui-provider"/>
                <w:rFonts w:ascii="Aptos Narrow" w:hAnsi="Aptos Narrow" w:eastAsia="Noto Sans" w:cs="Noto Sans"/>
                <w:b/>
                <w:bCs/>
                <w:sz w:val="18"/>
                <w:szCs w:val="18"/>
              </w:rPr>
              <w:t>, l</w:t>
            </w:r>
            <w:r w:rsidRPr="00631A41">
              <w:rPr>
                <w:rStyle w:val="ui-provider"/>
                <w:rFonts w:ascii="Aptos Narrow" w:hAnsi="Aptos Narrow"/>
                <w:b/>
                <w:bCs/>
                <w:sz w:val="20"/>
                <w:szCs w:val="20"/>
              </w:rPr>
              <w:t>eadership and management</w:t>
            </w:r>
            <w:r w:rsidRPr="00631A41">
              <w:rPr>
                <w:rStyle w:val="ui-provider"/>
                <w:rFonts w:ascii="Aptos Narrow" w:hAnsi="Aptos Narrow"/>
                <w:b/>
                <w:bCs/>
              </w:rPr>
              <w:t xml:space="preserve">, </w:t>
            </w:r>
            <w:r w:rsidRPr="00631A41">
              <w:rPr>
                <w:rStyle w:val="ui-provider"/>
                <w:rFonts w:ascii="Aptos Narrow" w:hAnsi="Aptos Narrow" w:eastAsia="Noto Sans" w:cs="Noto Sans"/>
                <w:b/>
                <w:bCs/>
                <w:sz w:val="20"/>
                <w:szCs w:val="20"/>
              </w:rPr>
              <w:t>and advocacy strengthened for greater impact and sustainability</w:t>
            </w:r>
            <w:r w:rsidRPr="00631A41">
              <w:rPr>
                <w:rFonts w:ascii="Aptos Narrow" w:hAnsi="Aptos Narrow" w:eastAsia="Noto Sans" w:cs="Noto Sans"/>
                <w:b/>
                <w:bCs/>
                <w:sz w:val="18"/>
                <w:szCs w:val="18"/>
              </w:rPr>
              <w:t xml:space="preserve"> </w:t>
            </w:r>
          </w:p>
        </w:tc>
      </w:tr>
      <w:tr w:rsidRPr="00631A41" w:rsidR="00B43A1D" w:rsidTr="00B0624C" w14:paraId="23D82F65" w14:textId="77777777">
        <w:trPr>
          <w:trHeight w:val="305"/>
        </w:trPr>
        <w:tc>
          <w:tcPr>
            <w:tcW w:w="4410" w:type="dxa"/>
          </w:tcPr>
          <w:p w:rsidRPr="00631A41" w:rsidR="00B43A1D" w:rsidP="00B0624C" w:rsidRDefault="00B43A1D" w14:paraId="400D6338"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Key Milestones</w:t>
            </w:r>
          </w:p>
        </w:tc>
        <w:tc>
          <w:tcPr>
            <w:tcW w:w="4663" w:type="dxa"/>
          </w:tcPr>
          <w:p w:rsidRPr="00631A41" w:rsidR="00B43A1D" w:rsidP="00B0624C" w:rsidRDefault="00B43A1D" w14:paraId="5CA43D80" w14:textId="77777777">
            <w:pPr>
              <w:tabs>
                <w:tab w:val="left" w:pos="2388"/>
              </w:tabs>
              <w:rPr>
                <w:rFonts w:ascii="Aptos Narrow" w:hAnsi="Aptos Narrow" w:eastAsia="Noto Sans" w:cs="Noto Sans"/>
                <w:b/>
                <w:bCs/>
                <w:sz w:val="20"/>
                <w:szCs w:val="20"/>
              </w:rPr>
            </w:pPr>
            <w:r w:rsidRPr="00631A41">
              <w:rPr>
                <w:rFonts w:ascii="Aptos Narrow" w:hAnsi="Aptos Narrow" w:eastAsia="Noto Sans" w:cs="Noto Sans"/>
                <w:b/>
                <w:bCs/>
                <w:sz w:val="20"/>
                <w:szCs w:val="20"/>
              </w:rPr>
              <w:t>Outcome Indicators</w:t>
            </w:r>
          </w:p>
        </w:tc>
      </w:tr>
      <w:tr w:rsidRPr="00631A41" w:rsidR="00B43A1D" w:rsidTr="00B0624C" w14:paraId="747B79E6" w14:textId="77777777">
        <w:tc>
          <w:tcPr>
            <w:tcW w:w="4410" w:type="dxa"/>
          </w:tcPr>
          <w:p w:rsidRPr="00631A41" w:rsidR="00B43A1D" w:rsidP="00B0624C" w:rsidRDefault="00B43A1D" w14:paraId="379EEBA4" w14:textId="77777777">
            <w:pPr>
              <w:tabs>
                <w:tab w:val="left" w:pos="2388"/>
              </w:tabs>
              <w:rPr>
                <w:rFonts w:ascii="Aptos Narrow" w:hAnsi="Aptos Narrow" w:eastAsia="Noto Sans" w:cs="Noto Sans"/>
                <w:sz w:val="20"/>
                <w:szCs w:val="20"/>
              </w:rPr>
            </w:pPr>
            <w:r w:rsidRPr="00631A41">
              <w:rPr>
                <w:rFonts w:ascii="Aptos Narrow" w:hAnsi="Aptos Narrow" w:eastAsia="Noto Sans" w:cs="Noto Sans"/>
                <w:b/>
                <w:bCs/>
                <w:sz w:val="20"/>
                <w:szCs w:val="20"/>
              </w:rPr>
              <w:t>Infrastructure</w:t>
            </w:r>
            <w:r w:rsidRPr="00631A41">
              <w:rPr>
                <w:rFonts w:ascii="Aptos Narrow" w:hAnsi="Aptos Narrow" w:eastAsia="Noto Sans" w:cs="Noto Sans"/>
                <w:sz w:val="20"/>
                <w:szCs w:val="20"/>
              </w:rPr>
              <w:t>:</w:t>
            </w:r>
          </w:p>
          <w:p w:rsidRPr="003428F5" w:rsidR="00B43A1D" w:rsidP="008C7823" w:rsidRDefault="00B43A1D" w14:paraId="66C2C406"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Infrastructure assessments completed by end </w:t>
            </w:r>
            <w:r w:rsidRPr="003428F5">
              <w:rPr>
                <w:rFonts w:ascii="Aptos Narrow" w:hAnsi="Aptos Narrow" w:eastAsia="Aptos Narrow" w:cs="Aptos Narrow"/>
                <w:sz w:val="20"/>
                <w:szCs w:val="20"/>
              </w:rPr>
              <w:t>month 6 in 15 intensive target counties</w:t>
            </w:r>
          </w:p>
          <w:p w:rsidRPr="003428F5" w:rsidR="00B43A1D" w:rsidP="008C7823" w:rsidRDefault="00B43A1D" w14:paraId="58E70507" w14:textId="77777777">
            <w:pPr>
              <w:pStyle w:val="ListParagraph"/>
              <w:numPr>
                <w:ilvl w:val="0"/>
                <w:numId w:val="22"/>
              </w:numPr>
              <w:tabs>
                <w:tab w:val="left" w:pos="2388"/>
              </w:tabs>
              <w:ind w:left="180" w:hanging="180"/>
              <w:rPr>
                <w:rFonts w:ascii="Aptos Narrow" w:hAnsi="Aptos Narrow" w:eastAsia="Aptos Narrow" w:cs="Aptos Narrow"/>
                <w:sz w:val="20"/>
                <w:szCs w:val="20"/>
              </w:rPr>
            </w:pPr>
            <w:r w:rsidRPr="003428F5">
              <w:rPr>
                <w:rFonts w:ascii="Aptos Narrow" w:hAnsi="Aptos Narrow" w:eastAsia="Aptos Narrow" w:cs="Aptos Narrow"/>
                <w:sz w:val="20"/>
                <w:szCs w:val="20"/>
              </w:rPr>
              <w:t>Renovation of up to 20 neonatal care units completed by end Year 3</w:t>
            </w:r>
          </w:p>
          <w:p w:rsidRPr="003428F5" w:rsidR="00B43A1D" w:rsidP="008C7823" w:rsidRDefault="00B43A1D" w14:paraId="31B8B822" w14:textId="77777777">
            <w:pPr>
              <w:pStyle w:val="ListParagraph"/>
              <w:numPr>
                <w:ilvl w:val="0"/>
                <w:numId w:val="22"/>
              </w:numPr>
              <w:tabs>
                <w:tab w:val="left" w:pos="2388"/>
              </w:tabs>
              <w:ind w:left="180" w:hanging="180"/>
              <w:rPr>
                <w:rFonts w:ascii="Aptos Narrow" w:hAnsi="Aptos Narrow" w:eastAsia="Aptos Narrow" w:cs="Aptos Narrow"/>
                <w:sz w:val="20"/>
                <w:szCs w:val="20"/>
              </w:rPr>
            </w:pPr>
            <w:r w:rsidRPr="003428F5">
              <w:rPr>
                <w:rFonts w:ascii="Aptos Narrow" w:hAnsi="Aptos Narrow" w:eastAsia="Aptos Narrow" w:cs="Aptos Narrow"/>
                <w:sz w:val="20"/>
                <w:szCs w:val="20"/>
              </w:rPr>
              <w:t>Renovation of up to 20 maternity units and theatres completed by end Year 3</w:t>
            </w:r>
          </w:p>
          <w:p w:rsidRPr="003428F5" w:rsidR="00B43A1D" w:rsidP="008C7823" w:rsidRDefault="00B43A1D" w14:paraId="167CBAFC" w14:textId="77777777">
            <w:pPr>
              <w:pStyle w:val="ListParagraph"/>
              <w:numPr>
                <w:ilvl w:val="0"/>
                <w:numId w:val="22"/>
              </w:numPr>
              <w:tabs>
                <w:tab w:val="left" w:pos="2388"/>
              </w:tabs>
              <w:ind w:left="180" w:hanging="180"/>
              <w:rPr>
                <w:rFonts w:ascii="Aptos Narrow" w:hAnsi="Aptos Narrow" w:eastAsia="Aptos Narrow" w:cs="Aptos Narrow"/>
                <w:sz w:val="20"/>
                <w:szCs w:val="20"/>
              </w:rPr>
            </w:pPr>
            <w:r w:rsidRPr="003428F5">
              <w:rPr>
                <w:rFonts w:ascii="Aptos Narrow" w:hAnsi="Aptos Narrow" w:eastAsia="Aptos Narrow" w:cs="Aptos Narrow"/>
                <w:sz w:val="20"/>
                <w:szCs w:val="20"/>
              </w:rPr>
              <w:t>Renovate  level 2 neonatal care units (NICU) to accommodate five beds for level 3 neonatal intensive care in four county referral hospitals by end Year 3</w:t>
            </w:r>
          </w:p>
          <w:p w:rsidRPr="003428F5" w:rsidR="00B43A1D" w:rsidP="008C7823" w:rsidRDefault="00B43A1D" w14:paraId="4A1E05BA" w14:textId="77777777">
            <w:pPr>
              <w:pStyle w:val="ListParagraph"/>
              <w:numPr>
                <w:ilvl w:val="0"/>
                <w:numId w:val="22"/>
              </w:numPr>
              <w:tabs>
                <w:tab w:val="left" w:pos="2388"/>
              </w:tabs>
              <w:ind w:left="180" w:hanging="180"/>
              <w:rPr>
                <w:rFonts w:ascii="Aptos Narrow" w:hAnsi="Aptos Narrow" w:eastAsia="Aptos Narrow" w:cs="Aptos Narrow"/>
                <w:sz w:val="20"/>
                <w:szCs w:val="20"/>
              </w:rPr>
            </w:pPr>
            <w:r w:rsidRPr="003428F5">
              <w:rPr>
                <w:rFonts w:ascii="Aptos Narrow" w:hAnsi="Aptos Narrow" w:eastAsia="Aptos Narrow" w:cs="Aptos Narrow"/>
                <w:sz w:val="20"/>
                <w:szCs w:val="20"/>
              </w:rPr>
              <w:t xml:space="preserve"> Renovation of up to 20 Biomedical Engineering workshops completed by end Year 3</w:t>
            </w:r>
          </w:p>
          <w:p w:rsidRPr="00631A41" w:rsidR="00B43A1D" w:rsidP="00B0624C" w:rsidRDefault="00B43A1D" w14:paraId="7CCE828A" w14:textId="77777777">
            <w:pPr>
              <w:tabs>
                <w:tab w:val="left" w:pos="2388"/>
              </w:tabs>
              <w:rPr>
                <w:rFonts w:ascii="Aptos Narrow" w:hAnsi="Aptos Narrow" w:eastAsia="Noto Sans" w:cs="Noto Sans"/>
                <w:sz w:val="20"/>
                <w:szCs w:val="20"/>
              </w:rPr>
            </w:pPr>
          </w:p>
          <w:p w:rsidRPr="00631A41" w:rsidR="00B43A1D" w:rsidP="00B0624C" w:rsidRDefault="00B43A1D" w14:paraId="1972DD66" w14:textId="77777777">
            <w:pPr>
              <w:tabs>
                <w:tab w:val="left" w:pos="2388"/>
              </w:tabs>
              <w:rPr>
                <w:rFonts w:ascii="Aptos Narrow" w:hAnsi="Aptos Narrow" w:eastAsia="Noto Sans" w:cs="Noto Sans"/>
                <w:sz w:val="20"/>
                <w:szCs w:val="20"/>
              </w:rPr>
            </w:pPr>
          </w:p>
          <w:p w:rsidR="00B43A1D" w:rsidP="00B0624C" w:rsidRDefault="00B43A1D" w14:paraId="66A44FDE" w14:textId="77777777">
            <w:pPr>
              <w:tabs>
                <w:tab w:val="left" w:pos="2388"/>
              </w:tabs>
              <w:rPr>
                <w:rFonts w:ascii="Aptos Narrow" w:hAnsi="Aptos Narrow" w:eastAsia="Noto Sans" w:cs="Noto Sans"/>
                <w:sz w:val="20"/>
                <w:szCs w:val="20"/>
              </w:rPr>
            </w:pPr>
          </w:p>
          <w:p w:rsidR="00B43A1D" w:rsidP="00B0624C" w:rsidRDefault="00B43A1D" w14:paraId="4898F23B" w14:textId="77777777">
            <w:pPr>
              <w:tabs>
                <w:tab w:val="left" w:pos="2388"/>
              </w:tabs>
              <w:rPr>
                <w:rFonts w:ascii="Aptos Narrow" w:hAnsi="Aptos Narrow" w:eastAsia="Noto Sans" w:cs="Noto Sans"/>
                <w:sz w:val="20"/>
                <w:szCs w:val="20"/>
              </w:rPr>
            </w:pPr>
          </w:p>
          <w:p w:rsidR="00B43A1D" w:rsidP="00B0624C" w:rsidRDefault="00B43A1D" w14:paraId="2E91A191" w14:textId="77777777">
            <w:pPr>
              <w:tabs>
                <w:tab w:val="left" w:pos="2388"/>
              </w:tabs>
              <w:rPr>
                <w:rFonts w:ascii="Aptos Narrow" w:hAnsi="Aptos Narrow" w:eastAsia="Noto Sans" w:cs="Noto Sans"/>
                <w:sz w:val="20"/>
                <w:szCs w:val="20"/>
              </w:rPr>
            </w:pPr>
          </w:p>
          <w:p w:rsidRPr="00631A41" w:rsidR="00B43A1D" w:rsidP="00B0624C" w:rsidRDefault="00B43A1D" w14:paraId="23F0133D" w14:textId="77777777">
            <w:pPr>
              <w:tabs>
                <w:tab w:val="left" w:pos="2388"/>
              </w:tabs>
              <w:rPr>
                <w:rFonts w:ascii="Aptos Narrow" w:hAnsi="Aptos Narrow" w:eastAsia="Noto Sans" w:cs="Noto Sans"/>
                <w:sz w:val="20"/>
                <w:szCs w:val="20"/>
              </w:rPr>
            </w:pPr>
          </w:p>
          <w:p w:rsidRPr="00631A41" w:rsidR="00B43A1D" w:rsidP="00B0624C" w:rsidRDefault="00B43A1D" w14:paraId="4C1EE3A6" w14:textId="77777777">
            <w:pPr>
              <w:tabs>
                <w:tab w:val="left" w:pos="2388"/>
              </w:tabs>
              <w:rPr>
                <w:rFonts w:ascii="Aptos Narrow" w:hAnsi="Aptos Narrow" w:eastAsia="Noto Sans" w:cs="Noto Sans"/>
                <w:sz w:val="20"/>
                <w:szCs w:val="20"/>
              </w:rPr>
            </w:pPr>
          </w:p>
          <w:p w:rsidRPr="00631A41" w:rsidR="00B43A1D" w:rsidP="00B0624C" w:rsidRDefault="00B43A1D" w14:paraId="58104500" w14:textId="77777777">
            <w:pPr>
              <w:tabs>
                <w:tab w:val="left" w:pos="2388"/>
              </w:tabs>
              <w:rPr>
                <w:rFonts w:ascii="Aptos Narrow" w:hAnsi="Aptos Narrow" w:eastAsia="Noto Sans" w:cs="Noto Sans"/>
                <w:sz w:val="20"/>
                <w:szCs w:val="20"/>
              </w:rPr>
            </w:pPr>
          </w:p>
          <w:p w:rsidRPr="00631A41" w:rsidR="00B43A1D" w:rsidP="00B0624C" w:rsidRDefault="00B43A1D" w14:paraId="0333E7D9" w14:textId="77777777">
            <w:pPr>
              <w:tabs>
                <w:tab w:val="left" w:pos="2388"/>
              </w:tabs>
              <w:rPr>
                <w:rFonts w:ascii="Aptos Narrow" w:hAnsi="Aptos Narrow" w:eastAsia="Noto Sans" w:cs="Noto Sans"/>
                <w:sz w:val="20"/>
                <w:szCs w:val="20"/>
              </w:rPr>
            </w:pPr>
          </w:p>
          <w:p w:rsidRPr="00631A41" w:rsidR="00B43A1D" w:rsidP="00B0624C" w:rsidRDefault="00B43A1D" w14:paraId="795210F2" w14:textId="77777777">
            <w:pPr>
              <w:tabs>
                <w:tab w:val="left" w:pos="2388"/>
              </w:tabs>
              <w:rPr>
                <w:rFonts w:ascii="Aptos Narrow" w:hAnsi="Aptos Narrow" w:eastAsia="Noto Sans" w:cs="Noto Sans"/>
                <w:b/>
                <w:bCs/>
                <w:sz w:val="20"/>
                <w:szCs w:val="20"/>
                <w:u w:val="single"/>
              </w:rPr>
            </w:pPr>
            <w:r w:rsidRPr="00631A41">
              <w:rPr>
                <w:rFonts w:ascii="Aptos Narrow" w:hAnsi="Aptos Narrow" w:eastAsia="Noto Sans" w:cs="Noto Sans"/>
                <w:b/>
                <w:bCs/>
                <w:sz w:val="20"/>
                <w:szCs w:val="20"/>
                <w:u w:val="single"/>
              </w:rPr>
              <w:t>MNH Data Systems:</w:t>
            </w:r>
          </w:p>
          <w:p w:rsidRPr="00631A41" w:rsidR="00B43A1D" w:rsidP="008C7823" w:rsidRDefault="00B43A1D" w14:paraId="5C611F0F" w14:textId="77777777">
            <w:pPr>
              <w:pStyle w:val="ListParagraph"/>
              <w:numPr>
                <w:ilvl w:val="0"/>
                <w:numId w:val="29"/>
              </w:numPr>
              <w:tabs>
                <w:tab w:val="left" w:pos="2388"/>
              </w:tabs>
              <w:ind w:left="180" w:hanging="180"/>
              <w:rPr>
                <w:rFonts w:ascii="Aptos Narrow" w:hAnsi="Aptos Narrow" w:eastAsia="Aptos Narrow" w:cs="Aptos Narrow"/>
                <w:sz w:val="20"/>
                <w:szCs w:val="20"/>
              </w:rPr>
            </w:pPr>
            <w:r>
              <w:rPr>
                <w:rFonts w:ascii="Aptos Narrow" w:hAnsi="Aptos Narrow" w:eastAsia="Noto Sans" w:cs="Noto Sans"/>
                <w:sz w:val="20"/>
                <w:szCs w:val="20"/>
              </w:rPr>
              <w:t>Taifa care</w:t>
            </w:r>
            <w:r w:rsidRPr="00631A41">
              <w:rPr>
                <w:rFonts w:ascii="Aptos Narrow" w:hAnsi="Aptos Narrow" w:eastAsia="Noto Sans" w:cs="Noto Sans"/>
                <w:sz w:val="20"/>
                <w:szCs w:val="20"/>
              </w:rPr>
              <w:t xml:space="preserve"> rolled out to all MNH </w:t>
            </w:r>
            <w:r w:rsidRPr="00631A41">
              <w:rPr>
                <w:rFonts w:eastAsiaTheme="minorEastAsia"/>
                <w:sz w:val="20"/>
                <w:szCs w:val="20"/>
              </w:rPr>
              <w:t xml:space="preserve">service points in </w:t>
            </w:r>
            <w:r>
              <w:rPr>
                <w:rFonts w:eastAsiaTheme="minorEastAsia"/>
                <w:sz w:val="20"/>
                <w:szCs w:val="20"/>
              </w:rPr>
              <w:t>200</w:t>
            </w:r>
            <w:r w:rsidRPr="00631A41">
              <w:rPr>
                <w:rFonts w:eastAsiaTheme="minorEastAsia"/>
                <w:sz w:val="20"/>
                <w:szCs w:val="20"/>
              </w:rPr>
              <w:t xml:space="preserve"> health facilities by end month 6</w:t>
            </w:r>
          </w:p>
          <w:p w:rsidRPr="00631A41" w:rsidR="00B43A1D" w:rsidP="008C7823" w:rsidRDefault="00B43A1D" w14:paraId="14F158B2"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M-NID data fully operational in </w:t>
            </w:r>
            <w:r>
              <w:rPr>
                <w:rFonts w:ascii="Aptos Narrow" w:hAnsi="Aptos Narrow" w:eastAsia="Aptos Narrow" w:cs="Aptos Narrow"/>
                <w:sz w:val="20"/>
                <w:szCs w:val="20"/>
              </w:rPr>
              <w:t>Taifa Care</w:t>
            </w:r>
            <w:r w:rsidRPr="00631A41">
              <w:rPr>
                <w:rFonts w:ascii="Aptos Narrow" w:hAnsi="Aptos Narrow" w:eastAsia="Aptos Narrow" w:cs="Aptos Narrow"/>
                <w:sz w:val="20"/>
                <w:szCs w:val="20"/>
              </w:rPr>
              <w:t xml:space="preserve"> by end Year 1</w:t>
            </w:r>
          </w:p>
          <w:p w:rsidRPr="00631A41" w:rsidR="00B43A1D" w:rsidP="008C7823" w:rsidRDefault="00B43A1D" w14:paraId="09E45AC4"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M-NID data baseline established by month 18</w:t>
            </w:r>
          </w:p>
          <w:p w:rsidRPr="00631A41" w:rsidR="00B43A1D" w:rsidP="008C7823" w:rsidRDefault="00B43A1D" w14:paraId="187ACA3A"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M-NID dashboard developed at facility</w:t>
            </w:r>
            <w:r>
              <w:rPr>
                <w:rFonts w:ascii="Aptos Narrow" w:hAnsi="Aptos Narrow" w:eastAsia="Aptos Narrow" w:cs="Aptos Narrow"/>
                <w:sz w:val="20"/>
                <w:szCs w:val="20"/>
              </w:rPr>
              <w:t>, county and national level</w:t>
            </w:r>
            <w:r w:rsidRPr="00631A41">
              <w:rPr>
                <w:rFonts w:ascii="Aptos Narrow" w:hAnsi="Aptos Narrow" w:eastAsia="Aptos Narrow" w:cs="Aptos Narrow"/>
                <w:sz w:val="20"/>
                <w:szCs w:val="20"/>
              </w:rPr>
              <w:t xml:space="preserve"> level by month 18</w:t>
            </w:r>
          </w:p>
          <w:p w:rsidRPr="00631A41" w:rsidR="00B43A1D" w:rsidP="008C7823" w:rsidRDefault="00B43A1D" w14:paraId="39ACCF50"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Program monitoring dashboards for quality of care, workforce, and referrals developed and regularly used by MOH</w:t>
            </w:r>
            <w:r>
              <w:rPr>
                <w:rFonts w:ascii="Aptos Narrow" w:hAnsi="Aptos Narrow" w:eastAsia="Aptos Narrow" w:cs="Aptos Narrow"/>
                <w:sz w:val="20"/>
                <w:szCs w:val="20"/>
              </w:rPr>
              <w:t xml:space="preserve"> and counties</w:t>
            </w:r>
            <w:r w:rsidRPr="00631A41">
              <w:rPr>
                <w:rFonts w:ascii="Aptos Narrow" w:hAnsi="Aptos Narrow" w:eastAsia="Aptos Narrow" w:cs="Aptos Narrow"/>
                <w:sz w:val="20"/>
                <w:szCs w:val="20"/>
              </w:rPr>
              <w:t xml:space="preserve"> in focus facilities, </w:t>
            </w:r>
            <w:r>
              <w:rPr>
                <w:rFonts w:ascii="Aptos Narrow" w:hAnsi="Aptos Narrow" w:eastAsia="Aptos Narrow" w:cs="Aptos Narrow"/>
                <w:sz w:val="20"/>
                <w:szCs w:val="20"/>
              </w:rPr>
              <w:t>counties</w:t>
            </w:r>
            <w:r w:rsidRPr="00631A41">
              <w:rPr>
                <w:rFonts w:ascii="Aptos Narrow" w:hAnsi="Aptos Narrow" w:eastAsia="Aptos Narrow" w:cs="Aptos Narrow"/>
                <w:sz w:val="20"/>
                <w:szCs w:val="20"/>
              </w:rPr>
              <w:t xml:space="preserve"> and at national level by month 18</w:t>
            </w:r>
          </w:p>
          <w:p w:rsidRPr="00631A41" w:rsidR="00B43A1D" w:rsidP="008C7823" w:rsidRDefault="00B43A1D" w14:paraId="359A0B67" w14:textId="77777777">
            <w:pPr>
              <w:pStyle w:val="ListParagraph"/>
              <w:numPr>
                <w:ilvl w:val="0"/>
                <w:numId w:val="29"/>
              </w:numPr>
              <w:tabs>
                <w:tab w:val="left" w:pos="2388"/>
              </w:tabs>
              <w:ind w:left="180" w:hanging="180"/>
              <w:rPr>
                <w:rFonts w:ascii="Aptos Narrow" w:hAnsi="Aptos Narrow" w:eastAsia="Aptos Narrow" w:cs="Aptos Narrow"/>
                <w:sz w:val="20"/>
                <w:szCs w:val="20"/>
              </w:rPr>
            </w:pPr>
            <w:r w:rsidRPr="00631A41">
              <w:rPr>
                <w:rFonts w:ascii="Aptos Narrow" w:hAnsi="Aptos Narrow" w:eastAsia="Aptos Narrow" w:cs="Aptos Narrow"/>
                <w:sz w:val="20"/>
                <w:szCs w:val="20"/>
              </w:rPr>
              <w:t>Conduct baseline (by end month 3) and endline Health Facility Assessment in 2</w:t>
            </w:r>
            <w:r>
              <w:rPr>
                <w:rFonts w:ascii="Aptos Narrow" w:hAnsi="Aptos Narrow" w:eastAsia="Aptos Narrow" w:cs="Aptos Narrow"/>
                <w:sz w:val="20"/>
                <w:szCs w:val="20"/>
              </w:rPr>
              <w:t>0</w:t>
            </w:r>
            <w:r w:rsidRPr="00631A41">
              <w:rPr>
                <w:rFonts w:ascii="Aptos Narrow" w:hAnsi="Aptos Narrow" w:eastAsia="Aptos Narrow" w:cs="Aptos Narrow"/>
                <w:sz w:val="20"/>
                <w:szCs w:val="20"/>
              </w:rPr>
              <w:t xml:space="preserve">0 health facilities across </w:t>
            </w:r>
            <w:r>
              <w:rPr>
                <w:rFonts w:ascii="Aptos Narrow" w:hAnsi="Aptos Narrow" w:eastAsia="Aptos Narrow" w:cs="Aptos Narrow"/>
                <w:sz w:val="20"/>
                <w:szCs w:val="20"/>
              </w:rPr>
              <w:t>21 counties</w:t>
            </w:r>
            <w:r w:rsidRPr="00631A41">
              <w:rPr>
                <w:rFonts w:ascii="Aptos Narrow" w:hAnsi="Aptos Narrow" w:eastAsia="Aptos Narrow" w:cs="Aptos Narrow"/>
                <w:sz w:val="20"/>
                <w:szCs w:val="20"/>
              </w:rPr>
              <w:t xml:space="preserve"> including tool adaptation, training, data collection and analysis</w:t>
            </w:r>
          </w:p>
          <w:p w:rsidRPr="00631A41" w:rsidR="00B43A1D" w:rsidP="008C7823" w:rsidRDefault="00B43A1D" w14:paraId="71B43200" w14:textId="77777777">
            <w:pPr>
              <w:pStyle w:val="ListParagraph"/>
              <w:numPr>
                <w:ilvl w:val="0"/>
                <w:numId w:val="29"/>
              </w:numPr>
              <w:tabs>
                <w:tab w:val="left" w:pos="2388"/>
              </w:tabs>
              <w:ind w:left="180" w:hanging="180"/>
              <w:rPr>
                <w:rFonts w:ascii="Aptos Narrow" w:hAnsi="Aptos Narrow" w:eastAsiaTheme="minorEastAsia"/>
                <w:sz w:val="20"/>
                <w:szCs w:val="20"/>
              </w:rPr>
            </w:pPr>
            <w:r w:rsidRPr="00631A41">
              <w:rPr>
                <w:rFonts w:ascii="Aptos Narrow" w:hAnsi="Aptos Narrow" w:eastAsiaTheme="minorEastAsia"/>
                <w:sz w:val="20"/>
                <w:szCs w:val="20"/>
              </w:rPr>
              <w:t xml:space="preserve">Develop a program indicator matrix covering all implementing agencies and partners developed and completed quarterly </w:t>
            </w:r>
          </w:p>
          <w:p w:rsidRPr="00631A41" w:rsidR="00B43A1D" w:rsidP="008C7823" w:rsidRDefault="00B43A1D" w14:paraId="28EF240F" w14:textId="77777777">
            <w:pPr>
              <w:pStyle w:val="ListParagraph"/>
              <w:numPr>
                <w:ilvl w:val="0"/>
                <w:numId w:val="29"/>
              </w:numPr>
              <w:tabs>
                <w:tab w:val="left" w:pos="2388"/>
              </w:tabs>
              <w:ind w:left="180" w:hanging="180"/>
              <w:rPr>
                <w:rFonts w:ascii="Aptos Narrow" w:hAnsi="Aptos Narrow" w:eastAsiaTheme="minorEastAsia"/>
                <w:sz w:val="20"/>
                <w:szCs w:val="20"/>
              </w:rPr>
            </w:pPr>
            <w:r w:rsidRPr="00631A41">
              <w:rPr>
                <w:rFonts w:ascii="Aptos Narrow" w:hAnsi="Aptos Narrow" w:eastAsiaTheme="minorEastAsia"/>
                <w:sz w:val="20"/>
                <w:szCs w:val="20"/>
              </w:rPr>
              <w:t xml:space="preserve">Annual data management and use through </w:t>
            </w:r>
            <w:r>
              <w:rPr>
                <w:rFonts w:ascii="Aptos Narrow" w:hAnsi="Aptos Narrow" w:eastAsiaTheme="minorEastAsia"/>
                <w:sz w:val="20"/>
                <w:szCs w:val="20"/>
              </w:rPr>
              <w:t>county</w:t>
            </w:r>
            <w:r w:rsidRPr="00631A41">
              <w:rPr>
                <w:rFonts w:ascii="Aptos Narrow" w:hAnsi="Aptos Narrow" w:eastAsiaTheme="minorEastAsia"/>
                <w:sz w:val="20"/>
                <w:szCs w:val="20"/>
              </w:rPr>
              <w:t xml:space="preserve"> refresher data analysis/literacy training and mentorship </w:t>
            </w:r>
          </w:p>
        </w:tc>
        <w:tc>
          <w:tcPr>
            <w:tcW w:w="4663" w:type="dxa"/>
          </w:tcPr>
          <w:p w:rsidRPr="00631A41" w:rsidR="00B43A1D" w:rsidP="00B0624C" w:rsidRDefault="00B43A1D" w14:paraId="7947293D" w14:textId="77777777">
            <w:pPr>
              <w:tabs>
                <w:tab w:val="left" w:pos="2388"/>
              </w:tabs>
              <w:rPr>
                <w:rFonts w:ascii="Aptos Narrow" w:hAnsi="Aptos Narrow" w:eastAsia="Noto Sans" w:cs="Noto Sans"/>
                <w:sz w:val="20"/>
                <w:szCs w:val="20"/>
              </w:rPr>
            </w:pPr>
            <w:r w:rsidRPr="00631A41">
              <w:rPr>
                <w:rFonts w:ascii="Aptos Narrow" w:hAnsi="Aptos Narrow" w:eastAsia="Noto Sans" w:cs="Noto Sans"/>
                <w:b/>
                <w:bCs/>
                <w:sz w:val="20"/>
                <w:szCs w:val="20"/>
              </w:rPr>
              <w:t>Infrastructure</w:t>
            </w:r>
            <w:r w:rsidRPr="00631A41">
              <w:rPr>
                <w:rFonts w:ascii="Aptos Narrow" w:hAnsi="Aptos Narrow" w:eastAsia="Noto Sans" w:cs="Noto Sans"/>
                <w:sz w:val="20"/>
                <w:szCs w:val="20"/>
              </w:rPr>
              <w:t>:</w:t>
            </w:r>
          </w:p>
          <w:p w:rsidRPr="00E65867" w:rsidR="00B43A1D" w:rsidP="008C7823" w:rsidRDefault="00B43A1D" w14:paraId="3A06088A" w14:textId="7703B7C1">
            <w:pPr>
              <w:pStyle w:val="ListParagraph"/>
              <w:numPr>
                <w:ilvl w:val="0"/>
                <w:numId w:val="30"/>
              </w:numPr>
              <w:rPr>
                <w:rFonts w:ascii="Aptos Narrow" w:hAnsi="Aptos Narrow" w:eastAsia="Aptos Narrow" w:cs="Aptos Narrow"/>
                <w:sz w:val="20"/>
                <w:szCs w:val="20"/>
              </w:rPr>
            </w:pPr>
            <w:r w:rsidRPr="00E65867">
              <w:rPr>
                <w:rFonts w:ascii="Aptos Narrow" w:hAnsi="Aptos Narrow" w:eastAsia="Aptos Narrow" w:cs="Aptos Narrow"/>
                <w:sz w:val="20"/>
                <w:szCs w:val="20"/>
              </w:rPr>
              <w:t>Renovate level 2 neonatal care units, maternity units and theatres in target counties in line with MOH guidelines for zero separation while addressing address key gaps in service delivery –Renovations - 12 major; 60 minor and 1</w:t>
            </w:r>
            <w:r w:rsidR="000F0260">
              <w:rPr>
                <w:rFonts w:ascii="Aptos Narrow" w:hAnsi="Aptos Narrow" w:eastAsia="Aptos Narrow" w:cs="Aptos Narrow"/>
                <w:sz w:val="20"/>
                <w:szCs w:val="20"/>
              </w:rPr>
              <w:t>6</w:t>
            </w:r>
            <w:r w:rsidRPr="00E65867">
              <w:rPr>
                <w:rFonts w:ascii="Aptos Narrow" w:hAnsi="Aptos Narrow" w:eastAsia="Aptos Narrow" w:cs="Aptos Narrow"/>
                <w:sz w:val="20"/>
                <w:szCs w:val="20"/>
              </w:rPr>
              <w:t xml:space="preserve"> health centre upgrades. </w:t>
            </w:r>
          </w:p>
          <w:p w:rsidRPr="00631A41" w:rsidR="00B43A1D" w:rsidP="008C7823" w:rsidRDefault="00B43A1D" w14:paraId="69D80318" w14:textId="77777777">
            <w:pPr>
              <w:pStyle w:val="ListParagraph"/>
              <w:numPr>
                <w:ilvl w:val="0"/>
                <w:numId w:val="30"/>
              </w:numPr>
              <w:tabs>
                <w:tab w:val="left" w:pos="2388"/>
              </w:tabs>
              <w:ind w:left="252" w:hanging="252"/>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Biomedical workshops built and equipped in up to </w:t>
            </w:r>
            <w:r>
              <w:rPr>
                <w:rFonts w:ascii="Aptos Narrow" w:hAnsi="Aptos Narrow" w:eastAsia="Aptos Narrow" w:cs="Aptos Narrow"/>
                <w:sz w:val="20"/>
                <w:szCs w:val="20"/>
              </w:rPr>
              <w:t>21</w:t>
            </w:r>
            <w:r w:rsidRPr="00631A41">
              <w:rPr>
                <w:rFonts w:ascii="Aptos Narrow" w:hAnsi="Aptos Narrow" w:eastAsia="Aptos Narrow" w:cs="Aptos Narrow"/>
                <w:sz w:val="20"/>
                <w:szCs w:val="20"/>
              </w:rPr>
              <w:t xml:space="preserve"> facilities (target post baseline assessment) by end Year 3</w:t>
            </w:r>
          </w:p>
          <w:p w:rsidRPr="00631A41" w:rsidR="00B43A1D" w:rsidP="008C7823" w:rsidRDefault="00B43A1D" w14:paraId="1EFBA030" w14:textId="77777777">
            <w:pPr>
              <w:pStyle w:val="ListParagraph"/>
              <w:numPr>
                <w:ilvl w:val="0"/>
                <w:numId w:val="30"/>
              </w:numPr>
              <w:tabs>
                <w:tab w:val="left" w:pos="2388"/>
              </w:tabs>
              <w:ind w:left="252" w:hanging="252"/>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 increase in functional Level 2 neonatal units in </w:t>
            </w:r>
            <w:r>
              <w:rPr>
                <w:rFonts w:ascii="Aptos Narrow" w:hAnsi="Aptos Narrow" w:eastAsia="Aptos Narrow" w:cs="Aptos Narrow"/>
                <w:sz w:val="20"/>
                <w:szCs w:val="20"/>
              </w:rPr>
              <w:t>15</w:t>
            </w:r>
            <w:r w:rsidRPr="00631A41">
              <w:rPr>
                <w:rFonts w:ascii="Aptos Narrow" w:hAnsi="Aptos Narrow" w:eastAsia="Aptos Narrow" w:cs="Aptos Narrow"/>
                <w:sz w:val="20"/>
                <w:szCs w:val="20"/>
              </w:rPr>
              <w:t xml:space="preserve"> intensive </w:t>
            </w:r>
            <w:r>
              <w:rPr>
                <w:rFonts w:ascii="Aptos Narrow" w:hAnsi="Aptos Narrow" w:eastAsia="Aptos Narrow" w:cs="Aptos Narrow"/>
                <w:sz w:val="20"/>
                <w:szCs w:val="20"/>
              </w:rPr>
              <w:t>counties</w:t>
            </w:r>
            <w:r w:rsidRPr="00631A41">
              <w:rPr>
                <w:rFonts w:ascii="Aptos Narrow" w:hAnsi="Aptos Narrow" w:eastAsia="Aptos Narrow" w:cs="Aptos Narrow"/>
                <w:sz w:val="20"/>
                <w:szCs w:val="20"/>
              </w:rPr>
              <w:t xml:space="preserve"> (target at baseline)</w:t>
            </w:r>
          </w:p>
          <w:p w:rsidRPr="00631A41" w:rsidR="00B43A1D" w:rsidP="008C7823" w:rsidRDefault="00B43A1D" w14:paraId="363D1D91" w14:textId="77777777">
            <w:pPr>
              <w:pStyle w:val="ListParagraph"/>
              <w:numPr>
                <w:ilvl w:val="0"/>
                <w:numId w:val="30"/>
              </w:numPr>
              <w:tabs>
                <w:tab w:val="left" w:pos="2388"/>
              </w:tabs>
              <w:ind w:left="252" w:hanging="252"/>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 increase in biomedical workshops at </w:t>
            </w:r>
            <w:r>
              <w:rPr>
                <w:rFonts w:ascii="Aptos Narrow" w:hAnsi="Aptos Narrow" w:eastAsia="Aptos Narrow" w:cs="Aptos Narrow"/>
                <w:sz w:val="20"/>
                <w:szCs w:val="20"/>
              </w:rPr>
              <w:t>county</w:t>
            </w:r>
            <w:r w:rsidRPr="00631A41">
              <w:rPr>
                <w:rFonts w:ascii="Aptos Narrow" w:hAnsi="Aptos Narrow" w:eastAsia="Aptos Narrow" w:cs="Aptos Narrow"/>
                <w:sz w:val="20"/>
                <w:szCs w:val="20"/>
              </w:rPr>
              <w:t xml:space="preserve"> level in </w:t>
            </w:r>
            <w:r>
              <w:rPr>
                <w:rFonts w:ascii="Aptos Narrow" w:hAnsi="Aptos Narrow" w:eastAsia="Aptos Narrow" w:cs="Aptos Narrow"/>
                <w:sz w:val="20"/>
                <w:szCs w:val="20"/>
              </w:rPr>
              <w:t>15</w:t>
            </w:r>
            <w:r w:rsidRPr="00631A41">
              <w:rPr>
                <w:rFonts w:ascii="Aptos Narrow" w:hAnsi="Aptos Narrow" w:eastAsia="Aptos Narrow" w:cs="Aptos Narrow"/>
                <w:sz w:val="20"/>
                <w:szCs w:val="20"/>
              </w:rPr>
              <w:t xml:space="preserve"> intensive </w:t>
            </w:r>
            <w:r>
              <w:rPr>
                <w:rFonts w:ascii="Aptos Narrow" w:hAnsi="Aptos Narrow" w:eastAsia="Aptos Narrow" w:cs="Aptos Narrow"/>
                <w:sz w:val="20"/>
                <w:szCs w:val="20"/>
              </w:rPr>
              <w:t>counties</w:t>
            </w:r>
            <w:r w:rsidRPr="00631A41">
              <w:rPr>
                <w:rFonts w:ascii="Aptos Narrow" w:hAnsi="Aptos Narrow" w:eastAsia="Aptos Narrow" w:cs="Aptos Narrow"/>
                <w:sz w:val="20"/>
                <w:szCs w:val="20"/>
              </w:rPr>
              <w:t xml:space="preserve"> (target at baseline)</w:t>
            </w:r>
          </w:p>
          <w:p w:rsidRPr="00631A41" w:rsidR="00B43A1D" w:rsidP="008C7823" w:rsidRDefault="00B43A1D" w14:paraId="61A40C21" w14:textId="77777777">
            <w:pPr>
              <w:pStyle w:val="ListParagraph"/>
              <w:numPr>
                <w:ilvl w:val="0"/>
                <w:numId w:val="30"/>
              </w:numPr>
              <w:tabs>
                <w:tab w:val="left" w:pos="2388"/>
              </w:tabs>
              <w:ind w:left="252" w:hanging="252"/>
              <w:rPr>
                <w:rFonts w:ascii="Aptos Narrow" w:hAnsi="Aptos Narrow" w:eastAsia="Aptos Narrow" w:cs="Aptos Narrow"/>
                <w:sz w:val="20"/>
                <w:szCs w:val="20"/>
              </w:rPr>
            </w:pPr>
            <w:r w:rsidRPr="00631A41">
              <w:rPr>
                <w:rFonts w:ascii="Aptos Narrow" w:hAnsi="Aptos Narrow" w:eastAsia="Aptos Narrow" w:cs="Aptos Narrow"/>
                <w:sz w:val="20"/>
                <w:szCs w:val="20"/>
              </w:rPr>
              <w:t>% increase in mother-baby neonatal units (target TBD at baseline)</w:t>
            </w:r>
          </w:p>
          <w:p w:rsidR="00B43A1D" w:rsidP="00B0624C" w:rsidRDefault="00B43A1D" w14:paraId="6D7240A0" w14:textId="77777777">
            <w:pPr>
              <w:tabs>
                <w:tab w:val="left" w:pos="2388"/>
              </w:tabs>
              <w:rPr>
                <w:rFonts w:ascii="Aptos Narrow" w:hAnsi="Aptos Narrow" w:eastAsia="Noto Sans" w:cs="Noto Sans"/>
                <w:sz w:val="20"/>
                <w:szCs w:val="20"/>
              </w:rPr>
            </w:pPr>
          </w:p>
          <w:p w:rsidR="00E64907" w:rsidP="00B0624C" w:rsidRDefault="00E64907" w14:paraId="7BD80580" w14:textId="77777777">
            <w:pPr>
              <w:tabs>
                <w:tab w:val="left" w:pos="2388"/>
              </w:tabs>
              <w:rPr>
                <w:rFonts w:ascii="Aptos Narrow" w:hAnsi="Aptos Narrow" w:eastAsia="Noto Sans" w:cs="Noto Sans"/>
                <w:sz w:val="20"/>
                <w:szCs w:val="20"/>
              </w:rPr>
            </w:pPr>
          </w:p>
          <w:p w:rsidR="00E64907" w:rsidP="00B0624C" w:rsidRDefault="00E64907" w14:paraId="2E334293" w14:textId="77777777">
            <w:pPr>
              <w:tabs>
                <w:tab w:val="left" w:pos="2388"/>
              </w:tabs>
              <w:rPr>
                <w:rFonts w:ascii="Aptos Narrow" w:hAnsi="Aptos Narrow" w:eastAsia="Noto Sans" w:cs="Noto Sans"/>
                <w:sz w:val="20"/>
                <w:szCs w:val="20"/>
              </w:rPr>
            </w:pPr>
          </w:p>
          <w:p w:rsidR="00E64907" w:rsidP="00B0624C" w:rsidRDefault="00E64907" w14:paraId="7B32C3F7" w14:textId="77777777">
            <w:pPr>
              <w:tabs>
                <w:tab w:val="left" w:pos="2388"/>
              </w:tabs>
              <w:rPr>
                <w:rFonts w:ascii="Aptos Narrow" w:hAnsi="Aptos Narrow" w:eastAsia="Noto Sans" w:cs="Noto Sans"/>
                <w:sz w:val="20"/>
                <w:szCs w:val="20"/>
              </w:rPr>
            </w:pPr>
          </w:p>
          <w:p w:rsidR="00E64907" w:rsidP="00B0624C" w:rsidRDefault="00E64907" w14:paraId="1B7A4ABF" w14:textId="77777777">
            <w:pPr>
              <w:tabs>
                <w:tab w:val="left" w:pos="2388"/>
              </w:tabs>
              <w:rPr>
                <w:rFonts w:ascii="Aptos Narrow" w:hAnsi="Aptos Narrow" w:eastAsia="Noto Sans" w:cs="Noto Sans"/>
                <w:sz w:val="20"/>
                <w:szCs w:val="20"/>
              </w:rPr>
            </w:pPr>
          </w:p>
          <w:p w:rsidRPr="00631A41" w:rsidR="00B43A1D" w:rsidP="00B0624C" w:rsidRDefault="00B43A1D" w14:paraId="532636E1" w14:textId="77777777">
            <w:pPr>
              <w:tabs>
                <w:tab w:val="left" w:pos="2388"/>
              </w:tabs>
              <w:rPr>
                <w:rFonts w:ascii="Aptos Narrow" w:hAnsi="Aptos Narrow" w:eastAsia="Noto Sans" w:cs="Noto Sans"/>
                <w:b/>
                <w:bCs/>
                <w:sz w:val="20"/>
                <w:szCs w:val="20"/>
                <w:u w:val="single"/>
              </w:rPr>
            </w:pPr>
            <w:r w:rsidRPr="00631A41">
              <w:rPr>
                <w:rFonts w:ascii="Aptos Narrow" w:hAnsi="Aptos Narrow" w:eastAsia="Noto Sans" w:cs="Noto Sans"/>
                <w:b/>
                <w:bCs/>
                <w:sz w:val="20"/>
                <w:szCs w:val="20"/>
                <w:u w:val="single"/>
              </w:rPr>
              <w:t>MNH Data Systems:</w:t>
            </w:r>
          </w:p>
          <w:p w:rsidRPr="00631A41" w:rsidR="00B43A1D" w:rsidP="008C7823" w:rsidRDefault="00B43A1D" w14:paraId="7C144035" w14:textId="77777777">
            <w:pPr>
              <w:pStyle w:val="ListParagraph"/>
              <w:numPr>
                <w:ilvl w:val="0"/>
                <w:numId w:val="30"/>
              </w:numPr>
              <w:tabs>
                <w:tab w:val="left" w:pos="2388"/>
              </w:tabs>
              <w:ind w:left="252" w:hanging="180"/>
              <w:rPr>
                <w:rFonts w:ascii="Aptos Narrow" w:hAnsi="Aptos Narrow" w:eastAsia="Aptos Narrow" w:cs="Aptos Narrow"/>
                <w:sz w:val="20"/>
                <w:szCs w:val="20"/>
              </w:rPr>
            </w:pPr>
            <w:r w:rsidRPr="00631A41">
              <w:rPr>
                <w:rFonts w:ascii="Aptos Narrow" w:hAnsi="Aptos Narrow" w:eastAsia="Aptos Narrow" w:cs="Aptos Narrow"/>
                <w:sz w:val="20"/>
                <w:szCs w:val="20"/>
              </w:rPr>
              <w:t>90% of patient-level M-NID data meet program defined data quality and completeness criteria by end Year 3</w:t>
            </w:r>
          </w:p>
          <w:p w:rsidRPr="00631A41" w:rsidR="00B43A1D" w:rsidP="008C7823" w:rsidRDefault="00B43A1D" w14:paraId="2FF035BA" w14:textId="77777777">
            <w:pPr>
              <w:pStyle w:val="ListParagraph"/>
              <w:numPr>
                <w:ilvl w:val="0"/>
                <w:numId w:val="30"/>
              </w:numPr>
              <w:tabs>
                <w:tab w:val="left" w:pos="2388"/>
              </w:tabs>
              <w:ind w:left="252" w:hanging="180"/>
              <w:rPr>
                <w:rFonts w:ascii="Aptos Narrow" w:hAnsi="Aptos Narrow" w:eastAsia="Aptos Narrow" w:cs="Aptos Narrow"/>
                <w:sz w:val="20"/>
                <w:szCs w:val="20"/>
              </w:rPr>
            </w:pPr>
            <w:r w:rsidRPr="00631A41">
              <w:rPr>
                <w:rFonts w:ascii="Aptos Narrow" w:hAnsi="Aptos Narrow" w:eastAsia="Aptos Narrow" w:cs="Aptos Narrow"/>
                <w:sz w:val="20"/>
                <w:szCs w:val="20"/>
              </w:rPr>
              <w:t>&gt;95% of facilities utilize MNH dashboard for quality improvement and decision making by end Year 3</w:t>
            </w:r>
          </w:p>
          <w:p w:rsidRPr="00631A41" w:rsidR="00B43A1D" w:rsidP="008C7823" w:rsidRDefault="00B43A1D" w14:paraId="2D49FFCE" w14:textId="77777777">
            <w:pPr>
              <w:pStyle w:val="ListParagraph"/>
              <w:numPr>
                <w:ilvl w:val="0"/>
                <w:numId w:val="30"/>
              </w:numPr>
              <w:tabs>
                <w:tab w:val="left" w:pos="2388"/>
              </w:tabs>
              <w:ind w:left="252" w:hanging="180"/>
              <w:rPr>
                <w:rFonts w:ascii="Aptos Narrow" w:hAnsi="Aptos Narrow" w:eastAsia="Aptos Narrow" w:cs="Aptos Narrow"/>
                <w:sz w:val="20"/>
                <w:szCs w:val="20"/>
              </w:rPr>
            </w:pPr>
            <w:r w:rsidRPr="00631A41">
              <w:rPr>
                <w:rFonts w:ascii="Aptos Narrow" w:hAnsi="Aptos Narrow" w:eastAsia="Aptos Narrow" w:cs="Aptos Narrow"/>
                <w:sz w:val="20"/>
                <w:szCs w:val="20"/>
              </w:rPr>
              <w:t>2</w:t>
            </w:r>
            <w:r>
              <w:rPr>
                <w:rFonts w:ascii="Aptos Narrow" w:hAnsi="Aptos Narrow" w:eastAsia="Aptos Narrow" w:cs="Aptos Narrow"/>
                <w:sz w:val="20"/>
                <w:szCs w:val="20"/>
              </w:rPr>
              <w:t>0</w:t>
            </w:r>
            <w:r w:rsidRPr="00631A41">
              <w:rPr>
                <w:rFonts w:ascii="Aptos Narrow" w:hAnsi="Aptos Narrow" w:eastAsia="Aptos Narrow" w:cs="Aptos Narrow"/>
                <w:sz w:val="20"/>
                <w:szCs w:val="20"/>
              </w:rPr>
              <w:t xml:space="preserve">0 health facilities have maternal newborn dataset integrated and in use in either </w:t>
            </w:r>
            <w:r>
              <w:rPr>
                <w:rFonts w:ascii="Aptos Narrow" w:hAnsi="Aptos Narrow" w:eastAsia="Aptos Narrow" w:cs="Aptos Narrow"/>
                <w:sz w:val="20"/>
                <w:szCs w:val="20"/>
              </w:rPr>
              <w:t>Taifa Care</w:t>
            </w:r>
            <w:r w:rsidRPr="00631A41">
              <w:rPr>
                <w:rFonts w:ascii="Aptos Narrow" w:hAnsi="Aptos Narrow" w:eastAsia="Aptos Narrow" w:cs="Aptos Narrow"/>
                <w:sz w:val="20"/>
                <w:szCs w:val="20"/>
              </w:rPr>
              <w:t xml:space="preserve"> by end Year 1</w:t>
            </w:r>
          </w:p>
          <w:p w:rsidRPr="00631A41" w:rsidR="00B43A1D" w:rsidP="008C7823" w:rsidRDefault="00B43A1D" w14:paraId="0AE75682" w14:textId="77777777">
            <w:pPr>
              <w:pStyle w:val="ListParagraph"/>
              <w:numPr>
                <w:ilvl w:val="0"/>
                <w:numId w:val="30"/>
              </w:numPr>
              <w:tabs>
                <w:tab w:val="left" w:pos="2388"/>
              </w:tabs>
              <w:ind w:left="252"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&gt;90% of the target health facilities in the </w:t>
            </w:r>
            <w:r>
              <w:rPr>
                <w:rFonts w:ascii="Aptos Narrow" w:hAnsi="Aptos Narrow" w:eastAsia="Aptos Narrow" w:cs="Aptos Narrow"/>
                <w:sz w:val="20"/>
                <w:szCs w:val="20"/>
              </w:rPr>
              <w:t>21</w:t>
            </w:r>
            <w:r w:rsidRPr="00631A41">
              <w:rPr>
                <w:rFonts w:ascii="Aptos Narrow" w:hAnsi="Aptos Narrow" w:eastAsia="Aptos Narrow" w:cs="Aptos Narrow"/>
                <w:sz w:val="20"/>
                <w:szCs w:val="20"/>
              </w:rPr>
              <w:t xml:space="preserve"> </w:t>
            </w:r>
            <w:r>
              <w:rPr>
                <w:rFonts w:ascii="Aptos Narrow" w:hAnsi="Aptos Narrow" w:eastAsia="Aptos Narrow" w:cs="Aptos Narrow"/>
                <w:sz w:val="20"/>
                <w:szCs w:val="20"/>
              </w:rPr>
              <w:t>counties</w:t>
            </w:r>
            <w:r w:rsidRPr="00631A41">
              <w:rPr>
                <w:rFonts w:ascii="Aptos Narrow" w:hAnsi="Aptos Narrow" w:eastAsia="Aptos Narrow" w:cs="Aptos Narrow"/>
                <w:sz w:val="20"/>
                <w:szCs w:val="20"/>
              </w:rPr>
              <w:t xml:space="preserve"> can exchange patient level data and allow for longitudinal follow-up by end Year 2</w:t>
            </w:r>
          </w:p>
          <w:p w:rsidRPr="00631A41" w:rsidR="00B43A1D" w:rsidP="008C7823" w:rsidRDefault="00B43A1D" w14:paraId="67EE7671" w14:textId="77777777">
            <w:pPr>
              <w:pStyle w:val="ListParagraph"/>
              <w:numPr>
                <w:ilvl w:val="0"/>
                <w:numId w:val="30"/>
              </w:numPr>
              <w:tabs>
                <w:tab w:val="left" w:pos="2388"/>
              </w:tabs>
              <w:ind w:left="252" w:hanging="180"/>
              <w:rPr>
                <w:rFonts w:ascii="Aptos Narrow" w:hAnsi="Aptos Narrow" w:eastAsia="Aptos Narrow" w:cs="Aptos Narrow"/>
                <w:sz w:val="20"/>
                <w:szCs w:val="20"/>
              </w:rPr>
            </w:pPr>
            <w:r w:rsidRPr="00631A41">
              <w:rPr>
                <w:rFonts w:ascii="Aptos Narrow" w:hAnsi="Aptos Narrow" w:eastAsia="Aptos Narrow" w:cs="Aptos Narrow"/>
                <w:sz w:val="20"/>
                <w:szCs w:val="20"/>
              </w:rPr>
              <w:t xml:space="preserve">&gt;90% of the target health facilities in the </w:t>
            </w:r>
            <w:r>
              <w:rPr>
                <w:rFonts w:ascii="Aptos Narrow" w:hAnsi="Aptos Narrow" w:eastAsia="Aptos Narrow" w:cs="Aptos Narrow"/>
                <w:sz w:val="20"/>
                <w:szCs w:val="20"/>
              </w:rPr>
              <w:t>21 counties</w:t>
            </w:r>
            <w:r w:rsidRPr="00631A41">
              <w:rPr>
                <w:rFonts w:ascii="Aptos Narrow" w:hAnsi="Aptos Narrow" w:eastAsia="Aptos Narrow" w:cs="Aptos Narrow"/>
                <w:sz w:val="20"/>
                <w:szCs w:val="20"/>
              </w:rPr>
              <w:t xml:space="preserve"> are integrated and submit data to the national MNH dashboard and central data warehouse by end Year 2</w:t>
            </w:r>
          </w:p>
          <w:p w:rsidRPr="00631A41" w:rsidR="00B43A1D" w:rsidP="00B0624C" w:rsidRDefault="00B43A1D" w14:paraId="4242B640" w14:textId="77777777">
            <w:pPr>
              <w:tabs>
                <w:tab w:val="left" w:pos="2388"/>
              </w:tabs>
              <w:rPr>
                <w:rFonts w:ascii="Aptos Narrow" w:hAnsi="Aptos Narrow" w:eastAsia="Aptos Narrow" w:cs="Aptos Narrow"/>
                <w:sz w:val="20"/>
                <w:szCs w:val="20"/>
              </w:rPr>
            </w:pPr>
          </w:p>
          <w:p w:rsidRPr="00631A41" w:rsidR="00B43A1D" w:rsidP="00B0624C" w:rsidRDefault="00B43A1D" w14:paraId="14568FFE" w14:textId="77777777">
            <w:pPr>
              <w:tabs>
                <w:tab w:val="left" w:pos="2388"/>
              </w:tabs>
              <w:rPr>
                <w:rFonts w:ascii="Aptos Narrow" w:hAnsi="Aptos Narrow" w:eastAsia="Aptos Narrow" w:cs="Aptos Narrow"/>
                <w:b/>
                <w:bCs/>
                <w:sz w:val="20"/>
                <w:szCs w:val="20"/>
              </w:rPr>
            </w:pPr>
            <w:r w:rsidRPr="00631A41">
              <w:rPr>
                <w:rFonts w:ascii="Aptos Narrow" w:hAnsi="Aptos Narrow" w:eastAsia="Aptos Narrow" w:cs="Aptos Narrow"/>
                <w:b/>
                <w:bCs/>
                <w:sz w:val="20"/>
                <w:szCs w:val="20"/>
                <w:u w:val="single"/>
              </w:rPr>
              <w:t>Emergency Transport and Referral:</w:t>
            </w:r>
          </w:p>
          <w:p w:rsidRPr="00631A41" w:rsidR="00B43A1D" w:rsidP="008C7823" w:rsidRDefault="00B43A1D" w14:paraId="57DEB579" w14:textId="77777777">
            <w:pPr>
              <w:pStyle w:val="ListParagraph"/>
              <w:numPr>
                <w:ilvl w:val="0"/>
                <w:numId w:val="30"/>
              </w:numPr>
              <w:ind w:left="342" w:hanging="270"/>
              <w:rPr>
                <w:rFonts w:ascii="Aptos Narrow" w:hAnsi="Aptos Narrow" w:eastAsia="Aptos Narrow" w:cs="Aptos Narrow"/>
                <w:sz w:val="20"/>
                <w:szCs w:val="20"/>
              </w:rPr>
            </w:pPr>
            <w:r w:rsidRPr="00631A41">
              <w:rPr>
                <w:rFonts w:ascii="Aptos Narrow" w:hAnsi="Aptos Narrow" w:eastAsia="Aptos Narrow" w:cs="Aptos Narrow"/>
                <w:sz w:val="20"/>
                <w:szCs w:val="20"/>
              </w:rPr>
              <w:t>Cost-effective, scalable model for post-natal care follow up of vulnerable neonates established by end Year 2</w:t>
            </w:r>
          </w:p>
          <w:p w:rsidRPr="00631A41" w:rsidR="00B43A1D" w:rsidP="00B0624C" w:rsidRDefault="00B43A1D" w14:paraId="15E4D7A0" w14:textId="77777777">
            <w:pPr>
              <w:rPr>
                <w:rFonts w:ascii="Aptos Narrow" w:hAnsi="Aptos Narrow" w:eastAsia="Aptos Narrow" w:cs="Aptos Narrow"/>
                <w:b/>
                <w:bCs/>
                <w:sz w:val="20"/>
                <w:szCs w:val="20"/>
                <w:u w:val="single"/>
              </w:rPr>
            </w:pPr>
          </w:p>
          <w:p w:rsidRPr="00631A41" w:rsidR="00B43A1D" w:rsidP="00B0624C" w:rsidRDefault="00B43A1D" w14:paraId="0730C17D" w14:textId="77777777">
            <w:pPr>
              <w:pStyle w:val="ListParagraph"/>
              <w:ind w:left="342"/>
              <w:rPr>
                <w:rFonts w:ascii="Aptos Narrow" w:hAnsi="Aptos Narrow" w:eastAsia="Noto Sans" w:cs="Noto Sans"/>
                <w:sz w:val="20"/>
                <w:szCs w:val="20"/>
              </w:rPr>
            </w:pPr>
          </w:p>
        </w:tc>
      </w:tr>
    </w:tbl>
    <w:p w:rsidR="00B43A1D" w:rsidP="00B43A1D" w:rsidRDefault="00B43A1D" w14:paraId="4000742D" w14:textId="77777777">
      <w:pPr>
        <w:spacing w:after="0" w:line="240" w:lineRule="auto"/>
      </w:pPr>
    </w:p>
    <w:p w:rsidR="00FF0544" w:rsidP="00FF0544" w:rsidRDefault="00FF0544" w14:paraId="14E4013A" w14:textId="77777777">
      <w:pPr>
        <w:spacing w:after="0" w:line="240" w:lineRule="auto"/>
        <w:rPr>
          <w:rFonts w:ascii="Aptos Narrow" w:hAnsi="Aptos Narrow"/>
        </w:rPr>
      </w:pPr>
    </w:p>
    <w:p w:rsidR="00FF0544" w:rsidP="00FF0544" w:rsidRDefault="00FF0544" w14:paraId="1BFC2CF4" w14:textId="77777777">
      <w:pPr>
        <w:spacing w:after="0" w:line="240" w:lineRule="auto"/>
        <w:rPr>
          <w:rFonts w:ascii="Aptos Narrow" w:hAnsi="Aptos Narrow"/>
        </w:rPr>
      </w:pPr>
    </w:p>
    <w:p w:rsidR="00FF0544" w:rsidP="00FF0544" w:rsidRDefault="00FF0544" w14:paraId="46F6A025" w14:textId="77777777">
      <w:pPr>
        <w:spacing w:after="0" w:line="240" w:lineRule="auto"/>
        <w:rPr>
          <w:rFonts w:ascii="Aptos Narrow" w:hAnsi="Aptos Narrow"/>
        </w:rPr>
      </w:pPr>
    </w:p>
    <w:p w:rsidR="00FF0544" w:rsidP="00FF0544" w:rsidRDefault="00FF0544" w14:paraId="5984B5F0" w14:textId="77777777">
      <w:pPr>
        <w:spacing w:after="0" w:line="240" w:lineRule="auto"/>
        <w:rPr>
          <w:rFonts w:ascii="Aptos Narrow" w:hAnsi="Aptos Narrow"/>
        </w:rPr>
      </w:pPr>
    </w:p>
    <w:p w:rsidRPr="00FF0544" w:rsidR="00FF0544" w:rsidP="00FF0544" w:rsidRDefault="00FF0544" w14:paraId="088069C5" w14:textId="77777777">
      <w:pPr>
        <w:spacing w:after="0" w:line="240" w:lineRule="auto"/>
        <w:rPr>
          <w:rFonts w:ascii="Aptos Narrow" w:hAnsi="Aptos Narrow"/>
        </w:rPr>
      </w:pPr>
    </w:p>
    <w:p w:rsidRPr="002C7A7F" w:rsidR="00163650" w:rsidP="00163650" w:rsidRDefault="00163650" w14:paraId="71ED2AA4" w14:textId="77777777">
      <w:pPr>
        <w:spacing w:after="0" w:line="240" w:lineRule="auto"/>
        <w:rPr>
          <w:rFonts w:ascii="Aptos Narrow" w:hAnsi="Aptos Narrow"/>
        </w:rPr>
      </w:pPr>
    </w:p>
    <w:p w:rsidRPr="002C7A7F" w:rsidR="00163650" w:rsidP="00163650" w:rsidRDefault="00163650" w14:paraId="2B1E092C" w14:textId="77777777">
      <w:pPr>
        <w:spacing w:line="240" w:lineRule="auto"/>
        <w:rPr>
          <w:rFonts w:ascii="Aptos Narrow" w:hAnsi="Aptos Narrow"/>
        </w:rPr>
      </w:pPr>
    </w:p>
    <w:p w:rsidRPr="002C7A7F" w:rsidR="00163650" w:rsidP="00163650" w:rsidRDefault="00163650" w14:paraId="3A52A72A" w14:textId="77777777">
      <w:pPr>
        <w:spacing w:line="240" w:lineRule="auto"/>
        <w:rPr>
          <w:rFonts w:ascii="Aptos Narrow" w:hAnsi="Aptos Narrow"/>
        </w:rPr>
      </w:pPr>
    </w:p>
    <w:p w:rsidRPr="002C7A7F" w:rsidR="00163650" w:rsidP="00163650" w:rsidRDefault="00163650" w14:paraId="58E93B52" w14:textId="77777777">
      <w:pPr>
        <w:spacing w:line="240" w:lineRule="auto"/>
        <w:rPr>
          <w:rFonts w:ascii="Aptos Narrow" w:hAnsi="Aptos Narrow"/>
        </w:rPr>
      </w:pPr>
    </w:p>
    <w:p w:rsidRPr="002C7A7F" w:rsidR="00163650" w:rsidP="00163650" w:rsidRDefault="00163650" w14:paraId="3A424E59" w14:textId="77777777">
      <w:pPr>
        <w:spacing w:line="240" w:lineRule="auto"/>
        <w:rPr>
          <w:rFonts w:ascii="Aptos Narrow" w:hAnsi="Aptos Narrow"/>
        </w:rPr>
      </w:pPr>
    </w:p>
    <w:p w:rsidRPr="002C7A7F" w:rsidR="00163650" w:rsidP="00163650" w:rsidRDefault="00163650" w14:paraId="3A081C7F" w14:textId="77777777">
      <w:pPr>
        <w:spacing w:line="240" w:lineRule="auto"/>
        <w:rPr>
          <w:rFonts w:ascii="Aptos Narrow" w:hAnsi="Aptos Narrow"/>
        </w:rPr>
      </w:pPr>
    </w:p>
    <w:p w:rsidR="00197521" w:rsidP="00197521" w:rsidRDefault="00197521" w14:paraId="3998756B" w14:textId="77777777">
      <w:pPr>
        <w:spacing w:after="0" w:line="240" w:lineRule="auto"/>
        <w:rPr>
          <w:rFonts w:ascii="Aptos Narrow" w:hAnsi="Aptos Narrow" w:eastAsia="Times New Roman"/>
          <w:b/>
          <w:bCs/>
          <w:iCs/>
          <w:kern w:val="20"/>
        </w:rPr>
      </w:pPr>
    </w:p>
    <w:p w:rsidR="00EF78A1" w:rsidRDefault="00EF78A1" w14:paraId="53CE5F02" w14:textId="77777777">
      <w:pPr>
        <w:rPr>
          <w:rFonts w:ascii="Aptos Narrow" w:hAnsi="Aptos Narrow" w:eastAsia="Aptos" w:cs="Aptos"/>
        </w:rPr>
      </w:pPr>
      <w:r>
        <w:rPr>
          <w:rFonts w:ascii="Aptos Narrow" w:hAnsi="Aptos Narrow" w:eastAsia="Aptos" w:cs="Aptos"/>
        </w:rPr>
        <w:br w:type="page"/>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EEAF6" w:themeFill="accent5" w:themeFillTint="33"/>
        <w:tblLook w:val="04A0" w:firstRow="1" w:lastRow="0" w:firstColumn="1" w:lastColumn="0" w:noHBand="0" w:noVBand="1"/>
      </w:tblPr>
      <w:tblGrid>
        <w:gridCol w:w="9360"/>
      </w:tblGrid>
      <w:tr w:rsidRPr="00FA0334" w:rsidR="00EF78A1" w14:paraId="3B53F4B2" w14:textId="77777777">
        <w:trPr>
          <w:trHeight w:val="360" w:hRule="exact"/>
        </w:trPr>
        <w:tc>
          <w:tcPr>
            <w:tcW w:w="9360" w:type="dxa"/>
            <w:shd w:val="clear" w:color="auto" w:fill="FBE4D5" w:themeFill="accent2" w:themeFillTint="33"/>
            <w:vAlign w:val="center"/>
          </w:tcPr>
          <w:p w:rsidRPr="00FA0334" w:rsidR="00EF78A1" w:rsidRDefault="00EF78A1" w14:paraId="7C329390" w14:textId="28E8E62B">
            <w:pPr>
              <w:keepNext/>
              <w:rPr>
                <w:rFonts w:ascii="Aptos Narrow" w:hAnsi="Aptos Narrow" w:cs="Arial"/>
                <w:b/>
                <w:color w:val="404040" w:themeColor="text1" w:themeTint="BF"/>
              </w:rPr>
            </w:pPr>
            <w:r>
              <w:rPr>
                <w:rFonts w:ascii="Aptos Narrow" w:hAnsi="Aptos Narrow" w:cs="Arial"/>
                <w:b/>
                <w:color w:val="404040" w:themeColor="text1" w:themeTint="BF"/>
              </w:rPr>
              <w:t xml:space="preserve">Annex B: </w:t>
            </w:r>
            <w:r w:rsidR="00DC697E">
              <w:rPr>
                <w:rFonts w:ascii="Aptos Narrow" w:hAnsi="Aptos Narrow" w:cs="Arial"/>
                <w:b/>
                <w:color w:val="404040" w:themeColor="text1" w:themeTint="BF"/>
              </w:rPr>
              <w:t xml:space="preserve">Target </w:t>
            </w:r>
            <w:r w:rsidR="00B471DA">
              <w:rPr>
                <w:rFonts w:ascii="Aptos Narrow" w:hAnsi="Aptos Narrow" w:cs="Arial"/>
                <w:b/>
                <w:color w:val="404040" w:themeColor="text1" w:themeTint="BF"/>
              </w:rPr>
              <w:t xml:space="preserve">Facilities </w:t>
            </w:r>
          </w:p>
        </w:tc>
      </w:tr>
    </w:tbl>
    <w:p w:rsidRPr="00FA0334" w:rsidR="00B736B1" w:rsidP="00FA0334" w:rsidRDefault="00B736B1" w14:paraId="3E30E484" w14:textId="05E147DF">
      <w:pPr>
        <w:keepNext/>
        <w:spacing w:after="0" w:line="240" w:lineRule="auto"/>
        <w:rPr>
          <w:rFonts w:ascii="Aptos Narrow" w:hAnsi="Aptos Narrow" w:eastAsia="Aptos" w:cs="Apto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EEAF6" w:themeFill="accent5" w:themeFillTint="33"/>
        <w:tblLook w:val="04A0" w:firstRow="1" w:lastRow="0" w:firstColumn="1" w:lastColumn="0" w:noHBand="0" w:noVBand="1"/>
      </w:tblPr>
      <w:tblGrid>
        <w:gridCol w:w="9360"/>
      </w:tblGrid>
      <w:tr w:rsidRPr="00FA0334" w:rsidR="00974459" w:rsidTr="04E53736" w14:paraId="57401821" w14:textId="77777777">
        <w:trPr>
          <w:trHeight w:val="360" w:hRule="exact"/>
        </w:trPr>
        <w:tc>
          <w:tcPr>
            <w:tcW w:w="9360" w:type="dxa"/>
            <w:shd w:val="clear" w:color="auto" w:fill="FBE4D5" w:themeFill="accent2" w:themeFillTint="33"/>
            <w:vAlign w:val="center"/>
          </w:tcPr>
          <w:p w:rsidRPr="00FA0334" w:rsidR="00974459" w:rsidP="04E53736" w:rsidRDefault="00974459" w14:paraId="70CBD891" w14:textId="325B5A3D">
            <w:pPr>
              <w:keepNext/>
              <w:rPr>
                <w:rFonts w:ascii="Aptos Narrow" w:hAnsi="Aptos Narrow" w:cs="Arial"/>
                <w:b/>
                <w:bCs/>
                <w:color w:val="404040" w:themeColor="text1" w:themeTint="BF"/>
              </w:rPr>
            </w:pPr>
            <w:bookmarkStart w:name="_Hlk202817383" w:id="5"/>
            <w:r w:rsidRPr="1CFC1889">
              <w:rPr>
                <w:rFonts w:ascii="Aptos Narrow" w:hAnsi="Aptos Narrow" w:cs="Arial"/>
                <w:b/>
                <w:bCs/>
                <w:color w:val="000000" w:themeColor="text1"/>
              </w:rPr>
              <w:t xml:space="preserve">Annex C: MNH Commodities </w:t>
            </w:r>
            <w:r w:rsidRPr="1CFC1889" w:rsidR="4D84CA79">
              <w:rPr>
                <w:rFonts w:ascii="Aptos Narrow" w:hAnsi="Aptos Narrow" w:cs="Arial"/>
                <w:b/>
                <w:bCs/>
                <w:color w:val="000000" w:themeColor="text1"/>
              </w:rPr>
              <w:t xml:space="preserve">Funding Sources and Beginnings Fund </w:t>
            </w:r>
            <w:r w:rsidRPr="1CFC1889">
              <w:rPr>
                <w:rFonts w:ascii="Aptos Narrow" w:hAnsi="Aptos Narrow" w:cs="Arial"/>
                <w:b/>
                <w:bCs/>
                <w:color w:val="000000" w:themeColor="text1"/>
              </w:rPr>
              <w:t>Budget</w:t>
            </w:r>
          </w:p>
        </w:tc>
      </w:tr>
      <w:bookmarkEnd w:id="5"/>
    </w:tbl>
    <w:p w:rsidR="00974459" w:rsidP="00FA0334" w:rsidRDefault="00974459" w14:paraId="7CBD6CAE" w14:textId="77777777">
      <w:pPr>
        <w:keepNext/>
        <w:spacing w:after="0" w:line="240" w:lineRule="auto"/>
        <w:rPr>
          <w:rFonts w:ascii="Aptos Narrow" w:hAnsi="Aptos Narrow" w:eastAsia="Aptos" w:cs="Aptos"/>
        </w:rPr>
      </w:pPr>
    </w:p>
    <w:p w:rsidRPr="00FA0334" w:rsidR="00974459" w:rsidP="00FA0334" w:rsidRDefault="00EE3166" w14:paraId="0C959657" w14:textId="08FE318D">
      <w:pPr>
        <w:keepNext/>
        <w:spacing w:after="0" w:line="240" w:lineRule="auto"/>
        <w:rPr>
          <w:rFonts w:ascii="Aptos Narrow" w:hAnsi="Aptos Narrow" w:eastAsia="Aptos" w:cs="Aptos"/>
        </w:rPr>
      </w:pPr>
      <w:r w:rsidRPr="00EE3166">
        <w:rPr>
          <w:noProof/>
        </w:rPr>
        <w:drawing>
          <wp:inline distT="0" distB="0" distL="0" distR="0" wp14:anchorId="65E4C1B6" wp14:editId="2C5DE80C">
            <wp:extent cx="5675308" cy="7398108"/>
            <wp:effectExtent l="0" t="0" r="1905" b="0"/>
            <wp:docPr id="182498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8168" cy="7401836"/>
                    </a:xfrm>
                    <a:prstGeom prst="rect">
                      <a:avLst/>
                    </a:prstGeom>
                    <a:noFill/>
                    <a:ln>
                      <a:noFill/>
                    </a:ln>
                  </pic:spPr>
                </pic:pic>
              </a:graphicData>
            </a:graphic>
          </wp:inline>
        </w:drawing>
      </w:r>
    </w:p>
    <w:p w:rsidR="00653775" w:rsidP="00FA0334" w:rsidRDefault="00653775" w14:paraId="5B70A73D" w14:textId="4D5C40CA">
      <w:pPr>
        <w:keepNext/>
        <w:spacing w:after="200" w:line="257" w:lineRule="auto"/>
        <w:rPr>
          <w:rFonts w:ascii="Aptos Narrow" w:hAnsi="Aptos Narrow" w:eastAsia="Aptos" w:cs="Aptos"/>
          <w:lang w:val="en-GB"/>
        </w:rPr>
      </w:pPr>
      <w:r w:rsidRPr="00653775">
        <w:rPr>
          <w:noProof/>
        </w:rPr>
        <w:drawing>
          <wp:inline distT="0" distB="0" distL="0" distR="0" wp14:anchorId="0684FCC9" wp14:editId="62D2D5AD">
            <wp:extent cx="5197475" cy="8229600"/>
            <wp:effectExtent l="0" t="0" r="3175" b="0"/>
            <wp:docPr id="155074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7475" cy="8229600"/>
                    </a:xfrm>
                    <a:prstGeom prst="rect">
                      <a:avLst/>
                    </a:prstGeom>
                    <a:noFill/>
                    <a:ln>
                      <a:noFill/>
                    </a:ln>
                  </pic:spPr>
                </pic:pic>
              </a:graphicData>
            </a:graphic>
          </wp:inline>
        </w:drawing>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EEAF6" w:themeFill="accent5" w:themeFillTint="33"/>
        <w:tblLook w:val="04A0" w:firstRow="1" w:lastRow="0" w:firstColumn="1" w:lastColumn="0" w:noHBand="0" w:noVBand="1"/>
      </w:tblPr>
      <w:tblGrid>
        <w:gridCol w:w="9360"/>
      </w:tblGrid>
      <w:tr w:rsidRPr="00FA0334" w:rsidR="0019213F" w:rsidTr="40771177" w14:paraId="79AC08A1" w14:textId="77777777">
        <w:trPr>
          <w:trHeight w:val="360" w:hRule="exact"/>
        </w:trPr>
        <w:tc>
          <w:tcPr>
            <w:tcW w:w="9360" w:type="dxa"/>
            <w:shd w:val="clear" w:color="auto" w:fill="FBE4D5" w:themeFill="accent2" w:themeFillTint="33"/>
            <w:tcMar/>
            <w:vAlign w:val="center"/>
          </w:tcPr>
          <w:p w:rsidRPr="00FA0334" w:rsidR="0019213F" w:rsidP="40771177" w:rsidRDefault="0019213F" w14:paraId="2617C9F8" w14:textId="66DB4AEB">
            <w:pPr>
              <w:keepNext w:val="1"/>
              <w:rPr>
                <w:rFonts w:ascii="Aptos Narrow" w:hAnsi="Aptos Narrow" w:cs="Arial"/>
                <w:b w:val="1"/>
                <w:bCs w:val="1"/>
                <w:color w:val="404040" w:themeColor="text1" w:themeTint="BF"/>
              </w:rPr>
            </w:pPr>
            <w:r w:rsidRPr="40771177" w:rsidR="76F5320A">
              <w:rPr>
                <w:rFonts w:ascii="Aptos Narrow" w:hAnsi="Aptos Narrow" w:cs="Arial"/>
                <w:b w:val="1"/>
                <w:bCs w:val="1"/>
                <w:color w:val="404040" w:themeColor="text1" w:themeTint="BF" w:themeShade="FF"/>
              </w:rPr>
              <w:t>An</w:t>
            </w:r>
            <w:commentRangeStart w:id="564645967"/>
            <w:r w:rsidRPr="40771177" w:rsidR="76F5320A">
              <w:rPr>
                <w:rFonts w:ascii="Aptos Narrow" w:hAnsi="Aptos Narrow" w:cs="Arial"/>
                <w:b w:val="1"/>
                <w:bCs w:val="1"/>
                <w:color w:val="404040" w:themeColor="text1" w:themeTint="BF" w:themeShade="FF"/>
              </w:rPr>
              <w:t xml:space="preserve">nex D: </w:t>
            </w:r>
            <w:r w:rsidRPr="40771177" w:rsidR="76F5320A">
              <w:rPr>
                <w:rFonts w:ascii="Aptos Narrow" w:hAnsi="Aptos Narrow" w:eastAsia="Aptos" w:cs="Aptos"/>
                <w:b w:val="1"/>
                <w:bCs w:val="1"/>
              </w:rPr>
              <w:t>Eligibility and operationalization of Milestone-based grants</w:t>
            </w:r>
            <w:r w:rsidRPr="40771177" w:rsidR="76F5320A">
              <w:rPr>
                <w:rFonts w:ascii="Aptos Narrow" w:hAnsi="Aptos Narrow" w:eastAsia="Aptos" w:cs="Aptos"/>
              </w:rPr>
              <w:t> </w:t>
            </w:r>
            <w:commentRangeEnd w:id="564645967"/>
            <w:r>
              <w:rPr>
                <w:rStyle w:val="CommentReference"/>
              </w:rPr>
              <w:commentReference w:id="564645967"/>
            </w:r>
          </w:p>
        </w:tc>
      </w:tr>
    </w:tbl>
    <w:p w:rsidRPr="00FA0334" w:rsidR="00B736B1" w:rsidP="5E1C79DE" w:rsidRDefault="00B736B1" w14:paraId="7E131600" w14:textId="266A7DAB">
      <w:pPr>
        <w:keepNext/>
        <w:spacing w:after="0" w:line="240" w:lineRule="auto"/>
        <w:rPr>
          <w:rFonts w:ascii="Aptos Narrow" w:hAnsi="Aptos Narrow" w:eastAsia="Aptos" w:cs="Aptos"/>
          <w:lang w:val="en-GB"/>
        </w:rPr>
      </w:pPr>
    </w:p>
    <w:p w:rsidRPr="00FA0334" w:rsidR="00B736B1" w:rsidP="008C07EB" w:rsidRDefault="3AD3A758" w14:paraId="2D7E0A60" w14:textId="28441594">
      <w:pPr>
        <w:keepNext/>
        <w:spacing w:after="0" w:line="240" w:lineRule="auto"/>
        <w:jc w:val="both"/>
        <w:rPr>
          <w:rFonts w:ascii="Aptos Narrow" w:hAnsi="Aptos Narrow" w:eastAsia="Aptos" w:cs="Aptos"/>
          <w:lang w:val="en-GB"/>
        </w:rPr>
      </w:pPr>
      <w:r w:rsidRPr="5E1C79DE">
        <w:rPr>
          <w:rFonts w:ascii="Aptos Narrow" w:hAnsi="Aptos Narrow" w:eastAsia="Aptos" w:cs="Aptos"/>
          <w:lang w:val="en-GB"/>
        </w:rPr>
        <w:t>This guidance note sets out the operational framework for milestone-based co-financing to gap-fill priority MNH workforce needs and essential medical commodities across the 21 target counties. Designed with sustainability in mind, the approach ring-fences funding to avoid displacement of existing MNH financing, while incentivising increased domestic allocations through a phased and predictable transition of Beginnings Fund support. The model establishes a clear separation of roles: counties lead implementation of agreed actions and milestones; the Council of Governors (CoG) provides independent verification and intergovernmental coordination; and ICRHK acts at the fiscal agent that manages the disbursements alongside its broader portfolio-level coordination and monitoring, evaluation, and learning (MEL) mandate.</w:t>
      </w:r>
    </w:p>
    <w:p w:rsidRPr="00FA0334" w:rsidR="00B736B1" w:rsidP="008C07EB" w:rsidRDefault="00B736B1" w14:paraId="1DE71DE0" w14:textId="5C766BAC">
      <w:pPr>
        <w:keepNext/>
        <w:spacing w:after="0" w:line="240" w:lineRule="auto"/>
        <w:jc w:val="both"/>
        <w:rPr>
          <w:rFonts w:ascii="Aptos Narrow" w:hAnsi="Aptos Narrow" w:eastAsia="Aptos" w:cs="Aptos"/>
          <w:lang w:val="en-GB"/>
        </w:rPr>
      </w:pPr>
    </w:p>
    <w:p w:rsidRPr="00FA0334" w:rsidR="00B736B1" w:rsidP="008C07EB" w:rsidRDefault="3AD3A758" w14:paraId="5E3B3F25" w14:textId="6F943429">
      <w:pPr>
        <w:keepNext/>
        <w:spacing w:after="0" w:line="240" w:lineRule="auto"/>
        <w:jc w:val="both"/>
        <w:rPr>
          <w:rFonts w:ascii="Aptos Narrow" w:hAnsi="Aptos Narrow" w:eastAsia="Aptos" w:cs="Aptos"/>
          <w:b/>
          <w:bCs/>
        </w:rPr>
      </w:pPr>
      <w:r w:rsidRPr="5E1C79DE">
        <w:rPr>
          <w:rFonts w:ascii="Aptos Narrow" w:hAnsi="Aptos Narrow" w:eastAsia="Aptos" w:cs="Aptos"/>
          <w:b/>
          <w:bCs/>
        </w:rPr>
        <w:t>Contractual and Governance Architecture</w:t>
      </w:r>
    </w:p>
    <w:p w:rsidRPr="00FA0334" w:rsidR="00B736B1" w:rsidP="008C07EB" w:rsidRDefault="3AD3A758" w14:paraId="32A92154" w14:textId="45D5A53F">
      <w:pPr>
        <w:keepNext/>
        <w:spacing w:after="0" w:line="240" w:lineRule="auto"/>
        <w:jc w:val="both"/>
        <w:rPr>
          <w:rFonts w:ascii="Aptos Narrow" w:hAnsi="Aptos Narrow" w:eastAsia="Aptos" w:cs="Aptos"/>
          <w:lang w:val="en-GB"/>
        </w:rPr>
      </w:pPr>
      <w:r w:rsidRPr="5E1C79DE">
        <w:rPr>
          <w:rFonts w:ascii="Aptos Narrow" w:hAnsi="Aptos Narrow" w:eastAsia="Aptos" w:cs="Aptos"/>
          <w:lang w:val="en-GB"/>
        </w:rPr>
        <w:t xml:space="preserve">The milestone-based co-financing mechanism will be operationalised and governed through three complementary contractual arrangements, designed to ensure clear role separation, enforceability, fiduciary assurance and smooth coordination across the parties. </w:t>
      </w:r>
    </w:p>
    <w:p w:rsidRPr="00FA0334" w:rsidR="00B736B1" w:rsidP="008C07EB" w:rsidRDefault="3AD3A758" w14:paraId="7023C113" w14:textId="544E08D6">
      <w:pPr>
        <w:keepNext/>
        <w:numPr>
          <w:ilvl w:val="0"/>
          <w:numId w:val="45"/>
        </w:numPr>
        <w:spacing w:after="0" w:line="240" w:lineRule="auto"/>
        <w:jc w:val="both"/>
        <w:rPr>
          <w:rFonts w:ascii="Aptos Narrow" w:hAnsi="Aptos Narrow" w:eastAsia="Aptos" w:cs="Aptos"/>
          <w:lang w:val="en-GB"/>
        </w:rPr>
      </w:pPr>
      <w:r w:rsidRPr="5E1C79DE">
        <w:rPr>
          <w:rFonts w:ascii="Aptos Narrow" w:hAnsi="Aptos Narrow" w:eastAsia="Aptos" w:cs="Aptos"/>
          <w:b/>
          <w:bCs/>
          <w:lang w:val="en-GB"/>
        </w:rPr>
        <w:t>Beginnings Fund–ICRHK grant agreement</w:t>
      </w:r>
      <w:r w:rsidRPr="5E1C79DE">
        <w:rPr>
          <w:rFonts w:ascii="Aptos Narrow" w:hAnsi="Aptos Narrow" w:eastAsia="Aptos" w:cs="Aptos"/>
          <w:lang w:val="en-GB"/>
        </w:rPr>
        <w:t>: This agreement will define ICRHK’s mandate as the fiduciary agent and pass-through entity for the milestone-based co-financing, including responsibility for receiving funds and executing disbursements upon receipt of verification reports, supporting documents from COG, and a no-objection from BF. This role is anchored within ICRHK’s broader mandate for portfolio coordination, monitoring, evaluation, and learning (MEL) across the Kenya investment.</w:t>
      </w:r>
    </w:p>
    <w:p w:rsidRPr="00FA0334" w:rsidR="00B736B1" w:rsidP="008C07EB" w:rsidRDefault="3AD3A758" w14:paraId="55080379" w14:textId="1CD41B3E">
      <w:pPr>
        <w:keepNext/>
        <w:numPr>
          <w:ilvl w:val="0"/>
          <w:numId w:val="45"/>
        </w:numPr>
        <w:spacing w:after="0" w:line="240" w:lineRule="auto"/>
        <w:jc w:val="both"/>
        <w:rPr>
          <w:rFonts w:ascii="Aptos Narrow" w:hAnsi="Aptos Narrow" w:eastAsia="Aptos" w:cs="Aptos"/>
        </w:rPr>
      </w:pPr>
      <w:r w:rsidRPr="5E1C79DE">
        <w:rPr>
          <w:rFonts w:ascii="Aptos Narrow" w:hAnsi="Aptos Narrow" w:eastAsia="Aptos" w:cs="Aptos"/>
          <w:b/>
          <w:bCs/>
        </w:rPr>
        <w:t>Beginnings Fund–CoG grant agreement</w:t>
      </w:r>
      <w:r w:rsidRPr="5E1C79DE">
        <w:rPr>
          <w:rFonts w:ascii="Aptos Narrow" w:hAnsi="Aptos Narrow" w:eastAsia="Aptos" w:cs="Aptos"/>
        </w:rPr>
        <w:t>: This agreement will set out the CoG’s role in intergovernmental coordination, county onboarding, and independent verification of milestone achievement. It will formally establish CoG’s function as the milestone verification body, including responsibilities for documentation review, field-level verification where required, and facilitating peer learning and accountability across participating counties.</w:t>
      </w:r>
    </w:p>
    <w:p w:rsidRPr="00FA0334" w:rsidR="00B736B1" w:rsidP="008C07EB" w:rsidRDefault="3AD3A758" w14:paraId="36A6A053" w14:textId="5C8E8D83">
      <w:pPr>
        <w:keepNext/>
        <w:numPr>
          <w:ilvl w:val="0"/>
          <w:numId w:val="45"/>
        </w:numPr>
        <w:spacing w:after="0" w:line="240" w:lineRule="auto"/>
        <w:jc w:val="both"/>
        <w:rPr>
          <w:rFonts w:ascii="Aptos Narrow" w:hAnsi="Aptos Narrow" w:eastAsia="Aptos" w:cs="Aptos"/>
          <w:lang w:val="en-GB"/>
        </w:rPr>
      </w:pPr>
      <w:r w:rsidRPr="5E1C79DE">
        <w:rPr>
          <w:rFonts w:ascii="Aptos Narrow" w:hAnsi="Aptos Narrow" w:eastAsia="Aptos" w:cs="Aptos"/>
          <w:b/>
          <w:bCs/>
          <w:lang w:val="en-GB"/>
        </w:rPr>
        <w:t xml:space="preserve">Tripartite Partnership Agreement (County Government–CoG–ICRHK):  </w:t>
      </w:r>
      <w:r w:rsidRPr="5E1C79DE">
        <w:rPr>
          <w:rFonts w:ascii="Aptos Narrow" w:hAnsi="Aptos Narrow" w:eastAsia="Aptos" w:cs="Aptos"/>
          <w:lang w:val="en-GB"/>
        </w:rPr>
        <w:t>this will be executed with each participating County Government as a condition of eligibility to access the milestone-based co-financing. This agreement will formalise county opt-in and set out commitments related to agreed performance milestones, documentation and reporting requirements, access for independent verification, and compliance with applicable contractual requirements. It will define the operational interface between counties, CoG, and ICRHK for implementation, verification, and disbursement processes. Annexed to the Agreement will be the specific milestone schedule and performance targets to which the County Government has formally committed.</w:t>
      </w:r>
    </w:p>
    <w:p w:rsidRPr="00FA0334" w:rsidR="00B736B1" w:rsidP="008C07EB" w:rsidRDefault="00B736B1" w14:paraId="3F27C31D" w14:textId="7C48BFC4">
      <w:pPr>
        <w:keepNext/>
        <w:spacing w:after="0" w:line="240" w:lineRule="auto"/>
        <w:ind w:left="720"/>
        <w:jc w:val="both"/>
        <w:rPr>
          <w:rFonts w:ascii="Aptos Narrow" w:hAnsi="Aptos Narrow" w:eastAsia="Aptos" w:cs="Aptos"/>
          <w:lang w:val="en-GB"/>
        </w:rPr>
      </w:pPr>
    </w:p>
    <w:p w:rsidRPr="00FA0334" w:rsidR="00B736B1" w:rsidP="008C07EB" w:rsidRDefault="3AD3A758" w14:paraId="78F9C551" w14:textId="1142BC3E">
      <w:pPr>
        <w:keepNext/>
        <w:spacing w:after="0" w:line="240" w:lineRule="auto"/>
        <w:jc w:val="both"/>
        <w:rPr>
          <w:rFonts w:ascii="Aptos Narrow" w:hAnsi="Aptos Narrow" w:eastAsia="Aptos" w:cs="Aptos"/>
          <w:b/>
          <w:bCs/>
        </w:rPr>
      </w:pPr>
      <w:r w:rsidRPr="5E1C79DE">
        <w:rPr>
          <w:rFonts w:ascii="Aptos Narrow" w:hAnsi="Aptos Narrow" w:eastAsia="Aptos" w:cs="Aptos"/>
          <w:b/>
          <w:bCs/>
        </w:rPr>
        <w:t>County Eligibility to Participate</w:t>
      </w:r>
    </w:p>
    <w:p w:rsidRPr="00FA0334" w:rsidR="00B736B1" w:rsidP="008C07EB" w:rsidRDefault="3AD3A758" w14:paraId="5282245C" w14:textId="07F9F693">
      <w:pPr>
        <w:keepNext/>
        <w:spacing w:after="0" w:line="240" w:lineRule="auto"/>
        <w:jc w:val="both"/>
        <w:rPr>
          <w:rFonts w:ascii="Aptos Narrow" w:hAnsi="Aptos Narrow" w:eastAsia="Aptos" w:cs="Aptos"/>
          <w:lang w:val="en-GB"/>
        </w:rPr>
      </w:pPr>
      <w:r w:rsidRPr="5E1C79DE">
        <w:rPr>
          <w:rFonts w:ascii="Aptos Narrow" w:hAnsi="Aptos Narrow" w:eastAsia="Aptos" w:cs="Aptos"/>
          <w:lang w:val="en-GB"/>
        </w:rPr>
        <w:t>Eligibility to participate in the milestone-based co-financing mechanism will be based on county opt-in, formalised through execution of a Tripartite Partnership Agreement between the participating County Government, the CoG and ICRHK. The agreement will be executed within 6 months of investment start date, with execution formally confirmed and communicated by CoG through provision of executed copies to the Beginnings Fund.</w:t>
      </w:r>
    </w:p>
    <w:p w:rsidRPr="00FA0334" w:rsidR="00B736B1" w:rsidP="008C07EB" w:rsidRDefault="3AD3A758" w14:paraId="7C0E5300" w14:textId="660FBB7B">
      <w:pPr>
        <w:keepNext/>
        <w:spacing w:after="0" w:line="240" w:lineRule="auto"/>
        <w:jc w:val="both"/>
        <w:rPr>
          <w:rFonts w:ascii="Aptos Narrow" w:hAnsi="Aptos Narrow" w:eastAsia="Aptos" w:cs="Aptos"/>
        </w:rPr>
      </w:pPr>
      <w:r w:rsidRPr="5E1C79DE">
        <w:rPr>
          <w:rFonts w:ascii="Aptos Narrow" w:hAnsi="Aptos Narrow" w:eastAsia="Aptos" w:cs="Aptos"/>
        </w:rPr>
        <w:t>The Partnership Agreement will set out the County Government’s commitments in relation to the agreed performance milestones linked to the co-financing arrangements, including obligations to provide timely and complete technical and financial documentation and to facilitate access by CoG for purposes of independent verification. The Agreement will also require counties to implement all supported activities in full compliance with applicable Kenyan legal, regulatory, and public financial management requirements, consistent with the standards governing the use of county public resources.</w:t>
      </w:r>
    </w:p>
    <w:p w:rsidRPr="00FA0334" w:rsidR="00B736B1" w:rsidP="5E1C79DE" w:rsidRDefault="00B736B1" w14:paraId="12ADA956" w14:textId="4D2B994F">
      <w:pPr>
        <w:keepNext/>
        <w:spacing w:after="0" w:line="240" w:lineRule="auto"/>
        <w:rPr>
          <w:rFonts w:ascii="Aptos Narrow" w:hAnsi="Aptos Narrow" w:eastAsia="Aptos" w:cs="Aptos"/>
        </w:rPr>
      </w:pPr>
    </w:p>
    <w:p w:rsidRPr="00FA0334" w:rsidR="00B736B1" w:rsidP="5E1C79DE" w:rsidRDefault="3AD3A758" w14:paraId="25B0F613" w14:textId="5BAA6AC1">
      <w:pPr>
        <w:keepNext/>
        <w:spacing w:after="0" w:line="240" w:lineRule="auto"/>
        <w:rPr>
          <w:rFonts w:ascii="Aptos Narrow" w:hAnsi="Aptos Narrow" w:eastAsia="Aptos" w:cs="Aptos"/>
          <w:b/>
          <w:bCs/>
        </w:rPr>
      </w:pPr>
      <w:r w:rsidRPr="5E1C79DE">
        <w:rPr>
          <w:rFonts w:ascii="Aptos Narrow" w:hAnsi="Aptos Narrow" w:eastAsia="Aptos" w:cs="Aptos"/>
          <w:b/>
          <w:bCs/>
        </w:rPr>
        <w:t>Performance Milestones</w:t>
      </w:r>
    </w:p>
    <w:p w:rsidRPr="00FA0334" w:rsidR="00B736B1" w:rsidP="5E1C79DE" w:rsidRDefault="3AD3A758" w14:paraId="78CCB407" w14:textId="1D5DBD77">
      <w:pPr>
        <w:keepNext/>
        <w:spacing w:after="0" w:line="240" w:lineRule="auto"/>
        <w:rPr>
          <w:rFonts w:ascii="Aptos Narrow" w:hAnsi="Aptos Narrow" w:eastAsia="Aptos" w:cs="Aptos"/>
        </w:rPr>
      </w:pPr>
      <w:r w:rsidRPr="5E1C79DE">
        <w:rPr>
          <w:rFonts w:ascii="Aptos Narrow" w:hAnsi="Aptos Narrow" w:eastAsia="Aptos" w:cs="Aptos"/>
        </w:rPr>
        <w:t xml:space="preserve"> </w:t>
      </w:r>
    </w:p>
    <w:p w:rsidRPr="00FA0334" w:rsidR="00B736B1" w:rsidP="5E1C79DE" w:rsidRDefault="3AD3A758" w14:paraId="5A59BBE0" w14:textId="52C5447D">
      <w:pPr>
        <w:keepNext/>
        <w:spacing w:after="0" w:line="240" w:lineRule="auto"/>
        <w:rPr>
          <w:rFonts w:ascii="Aptos Narrow" w:hAnsi="Aptos Narrow" w:eastAsia="Aptos" w:cs="Aptos"/>
          <w:b/>
          <w:bCs/>
        </w:rPr>
      </w:pPr>
      <w:r w:rsidRPr="5E1C79DE">
        <w:rPr>
          <w:rFonts w:ascii="Aptos Narrow" w:hAnsi="Aptos Narrow" w:eastAsia="Aptos" w:cs="Aptos"/>
          <w:b/>
          <w:bCs/>
        </w:rPr>
        <w:t xml:space="preserve">MNH Workforce </w:t>
      </w:r>
    </w:p>
    <w:p w:rsidRPr="00FA0334" w:rsidR="00B736B1" w:rsidP="5E1C79DE" w:rsidRDefault="3AD3A758" w14:paraId="11B75FA4" w14:textId="7B30430F">
      <w:pPr>
        <w:keepNext/>
        <w:spacing w:after="0" w:line="240" w:lineRule="auto"/>
        <w:rPr>
          <w:rFonts w:ascii="Aptos Narrow" w:hAnsi="Aptos Narrow" w:eastAsia="Aptos" w:cs="Aptos"/>
        </w:rPr>
      </w:pPr>
      <w:r w:rsidRPr="5E1C79DE">
        <w:rPr>
          <w:rFonts w:ascii="Aptos Narrow" w:hAnsi="Aptos Narrow" w:eastAsia="Aptos" w:cs="Aptos"/>
        </w:rPr>
        <w:t xml:space="preserve">The workforce milestones focus on strengthening staffing levels and sustaining improved staff-to-patient ratios in priority maternity and newborn service delivery units, while progressively transitioning workforce costs supported by the programme to county financing. </w:t>
      </w:r>
    </w:p>
    <w:p w:rsidRPr="00FA0334" w:rsidR="00B736B1" w:rsidP="5E1C79DE" w:rsidRDefault="00B736B1" w14:paraId="2C88872F" w14:textId="5BD8275F">
      <w:pPr>
        <w:keepNext/>
        <w:spacing w:after="0" w:line="240" w:lineRule="auto"/>
        <w:rPr>
          <w:rFonts w:ascii="Aptos Narrow" w:hAnsi="Aptos Narrow" w:eastAsia="Aptos" w:cs="Aptos"/>
        </w:rPr>
      </w:pPr>
    </w:p>
    <w:p w:rsidRPr="00FA0334" w:rsidR="00B736B1" w:rsidP="5E1C79DE" w:rsidRDefault="3AD3A758" w14:paraId="70F5D35F" w14:textId="2ACC8120">
      <w:pPr>
        <w:keepNext/>
        <w:spacing w:after="0" w:line="240" w:lineRule="auto"/>
        <w:rPr>
          <w:rFonts w:ascii="Aptos Narrow" w:hAnsi="Aptos Narrow" w:eastAsia="Aptos" w:cs="Aptos"/>
          <w:i/>
          <w:iCs/>
        </w:rPr>
      </w:pPr>
      <w:r w:rsidRPr="5E1C79DE">
        <w:rPr>
          <w:rFonts w:ascii="Aptos Narrow" w:hAnsi="Aptos Narrow" w:eastAsia="Aptos" w:cs="Aptos"/>
          <w:i/>
          <w:iCs/>
        </w:rPr>
        <w:t>MNH Workforce Milestones</w:t>
      </w:r>
    </w:p>
    <w:tbl>
      <w:tblPr>
        <w:tblStyle w:val="TableGrid"/>
        <w:tblW w:w="0" w:type="auto"/>
        <w:tblLook w:val="04A0" w:firstRow="1" w:lastRow="0" w:firstColumn="1" w:lastColumn="0" w:noHBand="0" w:noVBand="1"/>
      </w:tblPr>
      <w:tblGrid>
        <w:gridCol w:w="1053"/>
        <w:gridCol w:w="4188"/>
        <w:gridCol w:w="3338"/>
        <w:gridCol w:w="1481"/>
      </w:tblGrid>
      <w:tr w:rsidR="5E1C79DE" w:rsidTr="5E1C79DE" w14:paraId="7B72AEAB" w14:textId="77777777">
        <w:trPr>
          <w:trHeight w:val="300"/>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0ABBE85" w14:textId="68E7F527">
            <w:pPr>
              <w:rPr>
                <w:rFonts w:ascii="Aptos Narrow" w:hAnsi="Aptos Narrow" w:eastAsia="Aptos" w:cs="Aptos"/>
                <w:b/>
                <w:bCs/>
                <w:sz w:val="20"/>
                <w:szCs w:val="20"/>
              </w:rPr>
            </w:pPr>
            <w:r w:rsidRPr="5E1C79DE">
              <w:rPr>
                <w:rFonts w:ascii="Aptos Narrow" w:hAnsi="Aptos Narrow" w:eastAsia="Aptos" w:cs="Aptos"/>
                <w:b/>
                <w:bCs/>
                <w:sz w:val="20"/>
                <w:szCs w:val="20"/>
              </w:rPr>
              <w:t>Timeline</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8D71B66" w14:textId="70211C9A">
            <w:pPr>
              <w:rPr>
                <w:rFonts w:ascii="Aptos Narrow" w:hAnsi="Aptos Narrow" w:eastAsia="Aptos" w:cs="Aptos"/>
                <w:b/>
                <w:bCs/>
                <w:sz w:val="20"/>
                <w:szCs w:val="20"/>
              </w:rPr>
            </w:pPr>
            <w:r w:rsidRPr="5E1C79DE">
              <w:rPr>
                <w:rFonts w:ascii="Aptos Narrow" w:hAnsi="Aptos Narrow" w:eastAsia="Aptos" w:cs="Aptos"/>
                <w:b/>
                <w:bCs/>
                <w:sz w:val="20"/>
                <w:szCs w:val="20"/>
              </w:rPr>
              <w:t>Milestones</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CAD00C9" w14:textId="3DD19CE6">
            <w:pPr>
              <w:rPr>
                <w:rFonts w:ascii="Aptos Narrow" w:hAnsi="Aptos Narrow" w:eastAsia="Aptos" w:cs="Aptos"/>
                <w:b/>
                <w:bCs/>
                <w:sz w:val="20"/>
                <w:szCs w:val="20"/>
              </w:rPr>
            </w:pPr>
            <w:r w:rsidRPr="5E1C79DE">
              <w:rPr>
                <w:rFonts w:ascii="Aptos Narrow" w:hAnsi="Aptos Narrow" w:eastAsia="Aptos" w:cs="Aptos"/>
                <w:b/>
                <w:bCs/>
                <w:sz w:val="20"/>
                <w:szCs w:val="20"/>
              </w:rPr>
              <w:t>Means of verification</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6B0B909" w14:textId="6D071234">
            <w:pPr>
              <w:rPr>
                <w:rFonts w:ascii="Aptos Narrow" w:hAnsi="Aptos Narrow" w:eastAsia="Aptos" w:cs="Aptos"/>
                <w:b/>
                <w:bCs/>
                <w:sz w:val="20"/>
                <w:szCs w:val="20"/>
              </w:rPr>
            </w:pPr>
            <w:r w:rsidRPr="5E1C79DE">
              <w:rPr>
                <w:rFonts w:ascii="Aptos Narrow" w:hAnsi="Aptos Narrow" w:eastAsia="Aptos" w:cs="Aptos"/>
                <w:b/>
                <w:bCs/>
                <w:sz w:val="20"/>
                <w:szCs w:val="20"/>
              </w:rPr>
              <w:t>Linked Disbursement Amount</w:t>
            </w:r>
          </w:p>
        </w:tc>
      </w:tr>
      <w:tr w:rsidR="5E1C79DE" w:rsidTr="5E1C79DE" w14:paraId="024EF6A2" w14:textId="77777777">
        <w:trPr>
          <w:trHeight w:val="2895"/>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6E2888F" w14:textId="2285E5A2">
            <w:pPr>
              <w:rPr>
                <w:rFonts w:ascii="Aptos Narrow" w:hAnsi="Aptos Narrow" w:eastAsia="Aptos" w:cs="Aptos"/>
                <w:sz w:val="20"/>
                <w:szCs w:val="20"/>
              </w:rPr>
            </w:pPr>
            <w:r w:rsidRPr="5E1C79DE">
              <w:rPr>
                <w:rFonts w:ascii="Aptos Narrow" w:hAnsi="Aptos Narrow" w:eastAsia="Aptos" w:cs="Aptos"/>
                <w:sz w:val="20"/>
                <w:szCs w:val="20"/>
              </w:rPr>
              <w:t>Within 6 months of grant start (1</w:t>
            </w:r>
            <w:r w:rsidRPr="5E1C79DE" w:rsidR="1FBF5895">
              <w:rPr>
                <w:rFonts w:ascii="Aptos Narrow" w:hAnsi="Aptos Narrow" w:eastAsia="Aptos" w:cs="Aptos"/>
                <w:sz w:val="20"/>
                <w:szCs w:val="20"/>
              </w:rPr>
              <w:t xml:space="preserve"> Nov </w:t>
            </w:r>
            <w:r w:rsidRPr="5E1C79DE">
              <w:rPr>
                <w:rFonts w:ascii="Aptos Narrow" w:hAnsi="Aptos Narrow" w:eastAsia="Aptos" w:cs="Aptos"/>
                <w:sz w:val="20"/>
                <w:szCs w:val="20"/>
              </w:rPr>
              <w:t>2026)</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7761014" w14:textId="4531630A">
            <w:pPr>
              <w:numPr>
                <w:ilvl w:val="0"/>
                <w:numId w:val="44"/>
              </w:numPr>
              <w:jc w:val="both"/>
              <w:rPr>
                <w:rFonts w:ascii="Aptos Narrow" w:hAnsi="Aptos Narrow" w:eastAsia="Aptos" w:cs="Aptos"/>
                <w:sz w:val="20"/>
                <w:szCs w:val="20"/>
              </w:rPr>
            </w:pPr>
            <w:r w:rsidRPr="5E1C79DE">
              <w:rPr>
                <w:rFonts w:ascii="Aptos Narrow" w:hAnsi="Aptos Narrow" w:eastAsia="Aptos" w:cs="Aptos"/>
                <w:sz w:val="20"/>
                <w:szCs w:val="20"/>
              </w:rPr>
              <w:t>Tri-partite Partnership Agreement signed</w:t>
            </w:r>
          </w:p>
          <w:p w:rsidR="5E1C79DE" w:rsidP="5E1C79DE" w:rsidRDefault="5E1C79DE" w14:paraId="7E589F8B" w14:textId="7FDDEA3C">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In collaboration with Beginnings Fund, establish a </w:t>
            </w:r>
            <w:r w:rsidRPr="5E1C79DE">
              <w:rPr>
                <w:rFonts w:ascii="Aptos Narrow" w:hAnsi="Aptos Narrow" w:eastAsia="Aptos" w:cs="Aptos"/>
                <w:b/>
                <w:bCs/>
                <w:sz w:val="20"/>
                <w:szCs w:val="20"/>
              </w:rPr>
              <w:t>baseline staffing profile</w:t>
            </w:r>
            <w:r w:rsidRPr="5E1C79DE">
              <w:rPr>
                <w:rFonts w:ascii="Aptos Narrow" w:hAnsi="Aptos Narrow" w:eastAsia="Aptos" w:cs="Aptos"/>
                <w:sz w:val="20"/>
                <w:szCs w:val="20"/>
              </w:rPr>
              <w:t xml:space="preserve"> (by cadre and numbers) for designated maternity and newborn units at participating facilities, defining the benchmark staff-to-patient ratios and agreed HRH gaps to be jointly addressed</w:t>
            </w:r>
          </w:p>
          <w:p w:rsidR="5E1C79DE" w:rsidP="5E1C79DE" w:rsidRDefault="5E1C79DE" w14:paraId="2D558979" w14:textId="0CC73696">
            <w:pPr>
              <w:numPr>
                <w:ilvl w:val="0"/>
                <w:numId w:val="44"/>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Agreement on a </w:t>
            </w:r>
            <w:r w:rsidRPr="5E1C79DE">
              <w:rPr>
                <w:rFonts w:ascii="Aptos Narrow" w:hAnsi="Aptos Narrow" w:eastAsia="Aptos" w:cs="Aptos"/>
                <w:b/>
                <w:bCs/>
                <w:sz w:val="20"/>
                <w:szCs w:val="20"/>
                <w:lang w:val="en-GB"/>
              </w:rPr>
              <w:t>phased staffing plan</w:t>
            </w:r>
            <w:r w:rsidRPr="5E1C79DE">
              <w:rPr>
                <w:rFonts w:ascii="Aptos Narrow" w:hAnsi="Aptos Narrow" w:eastAsia="Aptos" w:cs="Aptos"/>
                <w:sz w:val="20"/>
                <w:szCs w:val="20"/>
                <w:lang w:val="en-GB"/>
              </w:rPr>
              <w:t>, structured into two cohorts, jointly endorsed by the County Department of Health and the County Public Service Board (CPSB), and formally acknowledged by the CoG.</w:t>
            </w:r>
          </w:p>
          <w:p w:rsidR="5E1C79DE" w:rsidP="5E1C79DE" w:rsidRDefault="5E1C79DE" w14:paraId="56926140" w14:textId="7C7FDDAE">
            <w:pPr>
              <w:rPr>
                <w:rFonts w:ascii="Aptos Narrow" w:hAnsi="Aptos Narrow" w:eastAsia="Aptos" w:cs="Aptos"/>
                <w:sz w:val="20"/>
                <w:szCs w:val="20"/>
              </w:rPr>
            </w:pPr>
            <w:r w:rsidRPr="5E1C79DE">
              <w:rPr>
                <w:rFonts w:ascii="Aptos Narrow" w:hAnsi="Aptos Narrow" w:eastAsia="Aptos" w:cs="Aptos"/>
                <w:sz w:val="20"/>
                <w:szCs w:val="20"/>
              </w:rPr>
              <w:t xml:space="preserve"> </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1124EF5" w14:textId="71CC0CB4">
            <w:pPr>
              <w:numPr>
                <w:ilvl w:val="0"/>
                <w:numId w:val="44"/>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A report documenting the baseline staffing profile and an agreed phased staffing plan endorsed by the County Department of Health, CPSB and County Treasury. </w:t>
            </w:r>
          </w:p>
          <w:p w:rsidR="5E1C79DE" w:rsidP="5E1C79DE" w:rsidRDefault="5E1C79DE" w14:paraId="741319AA" w14:textId="7D092C97">
            <w:pPr>
              <w:numPr>
                <w:ilvl w:val="0"/>
                <w:numId w:val="44"/>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CoG verification report confirming recruitment process on course (recruitment request memo, advertisement, shortlisting &amp; interviews, appointment offer letters, posting letters). </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C314D82" w14:textId="6CD61E3E">
            <w:pPr>
              <w:rPr>
                <w:rFonts w:ascii="Aptos Narrow" w:hAnsi="Aptos Narrow" w:eastAsia="Aptos" w:cs="Aptos"/>
                <w:sz w:val="20"/>
                <w:szCs w:val="20"/>
              </w:rPr>
            </w:pPr>
            <w:r w:rsidRPr="5E1C79DE">
              <w:rPr>
                <w:rFonts w:ascii="Aptos Narrow" w:hAnsi="Aptos Narrow" w:eastAsia="Aptos" w:cs="Aptos"/>
                <w:sz w:val="20"/>
                <w:szCs w:val="20"/>
              </w:rPr>
              <w:t>Up to USD875,000</w:t>
            </w:r>
          </w:p>
        </w:tc>
      </w:tr>
      <w:tr w:rsidR="5E1C79DE" w:rsidTr="5E1C79DE" w14:paraId="013FA605" w14:textId="77777777">
        <w:trPr>
          <w:trHeight w:val="1185"/>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7F2F340" w14:textId="0AB28EC7">
            <w:pPr>
              <w:rPr>
                <w:rFonts w:ascii="Aptos Narrow" w:hAnsi="Aptos Narrow" w:eastAsia="Aptos" w:cs="Aptos"/>
                <w:sz w:val="20"/>
                <w:szCs w:val="20"/>
              </w:rPr>
            </w:pPr>
            <w:r w:rsidRPr="5E1C79DE">
              <w:rPr>
                <w:rFonts w:ascii="Aptos Narrow" w:hAnsi="Aptos Narrow" w:eastAsia="Aptos" w:cs="Aptos"/>
                <w:sz w:val="20"/>
                <w:szCs w:val="20"/>
              </w:rPr>
              <w:t>1</w:t>
            </w:r>
            <w:r w:rsidRPr="5E1C79DE">
              <w:rPr>
                <w:rFonts w:ascii="Aptos Narrow" w:hAnsi="Aptos Narrow" w:eastAsia="Aptos" w:cs="Aptos"/>
                <w:sz w:val="20"/>
                <w:szCs w:val="20"/>
                <w:vertAlign w:val="superscript"/>
              </w:rPr>
              <w:t>st</w:t>
            </w:r>
            <w:r w:rsidRPr="5E1C79DE">
              <w:rPr>
                <w:rFonts w:ascii="Aptos Narrow" w:hAnsi="Aptos Narrow" w:eastAsia="Aptos" w:cs="Aptos"/>
                <w:sz w:val="20"/>
                <w:szCs w:val="20"/>
              </w:rPr>
              <w:t xml:space="preserve"> March 2027</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5D10F5E" w14:textId="0E105F1F">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County Government has completed recruitment and deployment of the </w:t>
            </w:r>
            <w:r w:rsidRPr="5E1C79DE">
              <w:rPr>
                <w:rFonts w:ascii="Aptos Narrow" w:hAnsi="Aptos Narrow" w:eastAsia="Aptos" w:cs="Aptos"/>
                <w:b/>
                <w:bCs/>
                <w:sz w:val="20"/>
                <w:szCs w:val="20"/>
              </w:rPr>
              <w:t>first cohort</w:t>
            </w:r>
            <w:r w:rsidRPr="5E1C79DE">
              <w:rPr>
                <w:rFonts w:ascii="Aptos Narrow" w:hAnsi="Aptos Narrow" w:eastAsia="Aptos" w:cs="Aptos"/>
                <w:sz w:val="20"/>
                <w:szCs w:val="20"/>
              </w:rPr>
              <w:t xml:space="preserve"> of MNH staff in line with the agreed phased staffing plan.</w:t>
            </w:r>
          </w:p>
          <w:p w:rsidR="5E1C79DE" w:rsidP="5E1C79DE" w:rsidRDefault="5E1C79DE" w14:paraId="7DF124D2" w14:textId="7FF03352">
            <w:pPr>
              <w:rPr>
                <w:rFonts w:ascii="Aptos Narrow" w:hAnsi="Aptos Narrow" w:eastAsia="Aptos" w:cs="Aptos"/>
                <w:sz w:val="20"/>
                <w:szCs w:val="20"/>
              </w:rPr>
            </w:pPr>
            <w:r w:rsidRPr="5E1C79DE">
              <w:rPr>
                <w:rFonts w:ascii="Aptos Narrow" w:hAnsi="Aptos Narrow" w:eastAsia="Aptos" w:cs="Aptos"/>
                <w:sz w:val="20"/>
                <w:szCs w:val="20"/>
              </w:rPr>
              <w:t xml:space="preserve"> </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B9B7136" w14:textId="03B7B044">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28A80BD" w14:textId="40026588">
            <w:pPr>
              <w:rPr>
                <w:rFonts w:ascii="Aptos Narrow" w:hAnsi="Aptos Narrow" w:eastAsia="Aptos" w:cs="Aptos"/>
                <w:sz w:val="20"/>
                <w:szCs w:val="20"/>
              </w:rPr>
            </w:pPr>
            <w:r w:rsidRPr="5E1C79DE">
              <w:rPr>
                <w:rFonts w:ascii="Aptos Narrow" w:hAnsi="Aptos Narrow" w:eastAsia="Aptos" w:cs="Aptos"/>
                <w:sz w:val="20"/>
                <w:szCs w:val="20"/>
              </w:rPr>
              <w:t>Up to USD875,000</w:t>
            </w:r>
          </w:p>
        </w:tc>
      </w:tr>
      <w:tr w:rsidR="5E1C79DE" w:rsidTr="5E1C79DE" w14:paraId="0ECB86E2" w14:textId="77777777">
        <w:trPr>
          <w:trHeight w:val="1800"/>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288B9D2" w14:textId="0D28FF80">
            <w:pPr>
              <w:rPr>
                <w:rFonts w:ascii="Aptos Narrow" w:hAnsi="Aptos Narrow" w:eastAsia="Aptos" w:cs="Aptos"/>
                <w:sz w:val="20"/>
                <w:szCs w:val="20"/>
              </w:rPr>
            </w:pPr>
            <w:r w:rsidRPr="5E1C79DE">
              <w:rPr>
                <w:rFonts w:ascii="Aptos Narrow" w:hAnsi="Aptos Narrow" w:eastAsia="Aptos" w:cs="Aptos"/>
                <w:sz w:val="20"/>
                <w:szCs w:val="20"/>
              </w:rPr>
              <w:t>1</w:t>
            </w:r>
            <w:r w:rsidRPr="5E1C79DE">
              <w:rPr>
                <w:rFonts w:ascii="Aptos Narrow" w:hAnsi="Aptos Narrow" w:eastAsia="Aptos" w:cs="Aptos"/>
                <w:sz w:val="20"/>
                <w:szCs w:val="20"/>
                <w:vertAlign w:val="superscript"/>
              </w:rPr>
              <w:t>st</w:t>
            </w:r>
            <w:r w:rsidRPr="5E1C79DE">
              <w:rPr>
                <w:rFonts w:ascii="Aptos Narrow" w:hAnsi="Aptos Narrow" w:eastAsia="Aptos" w:cs="Aptos"/>
                <w:sz w:val="20"/>
                <w:szCs w:val="20"/>
              </w:rPr>
              <w:t xml:space="preserve"> August 2027</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CC2A975" w14:textId="532CBB30">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MNH staff recruited and deployed in the preceding year have been </w:t>
            </w:r>
            <w:r w:rsidRPr="5E1C79DE">
              <w:rPr>
                <w:rFonts w:ascii="Aptos Narrow" w:hAnsi="Aptos Narrow" w:eastAsia="Aptos" w:cs="Aptos"/>
                <w:b/>
                <w:bCs/>
                <w:sz w:val="20"/>
                <w:szCs w:val="20"/>
              </w:rPr>
              <w:t>retained</w:t>
            </w:r>
            <w:r w:rsidRPr="5E1C79DE">
              <w:rPr>
                <w:rFonts w:ascii="Aptos Narrow" w:hAnsi="Aptos Narrow" w:eastAsia="Aptos" w:cs="Aptos"/>
                <w:sz w:val="20"/>
                <w:szCs w:val="20"/>
              </w:rPr>
              <w:t xml:space="preserve"> in designated maternity and newborn units, and any attrition has been promptly addressed through replacement. </w:t>
            </w:r>
          </w:p>
          <w:p w:rsidR="5E1C79DE" w:rsidP="5E1C79DE" w:rsidRDefault="5E1C79DE" w14:paraId="76F1D04C" w14:textId="04C0B774">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County Government has completed recruitment and deployment of the </w:t>
            </w:r>
            <w:r w:rsidRPr="5E1C79DE">
              <w:rPr>
                <w:rFonts w:ascii="Aptos Narrow" w:hAnsi="Aptos Narrow" w:eastAsia="Aptos" w:cs="Aptos"/>
                <w:b/>
                <w:bCs/>
                <w:sz w:val="20"/>
                <w:szCs w:val="20"/>
              </w:rPr>
              <w:t>second cohort</w:t>
            </w:r>
            <w:r w:rsidRPr="5E1C79DE">
              <w:rPr>
                <w:rFonts w:ascii="Aptos Narrow" w:hAnsi="Aptos Narrow" w:eastAsia="Aptos" w:cs="Aptos"/>
                <w:sz w:val="20"/>
                <w:szCs w:val="20"/>
              </w:rPr>
              <w:t xml:space="preserve"> of MNH staff in accordance with the agreed phased staffing plan, resulting in an improvement in staff-to-patient ratios from the established baseline in designated maternity and newborn units.</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D24F0DA" w14:textId="6E25A196">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2DBF3A7" w14:textId="3F141C1E">
            <w:pPr>
              <w:rPr>
                <w:rFonts w:ascii="Aptos Narrow" w:hAnsi="Aptos Narrow" w:eastAsia="Aptos" w:cs="Aptos"/>
                <w:sz w:val="20"/>
                <w:szCs w:val="20"/>
              </w:rPr>
            </w:pPr>
            <w:r w:rsidRPr="5E1C79DE">
              <w:rPr>
                <w:rFonts w:ascii="Aptos Narrow" w:hAnsi="Aptos Narrow" w:eastAsia="Aptos" w:cs="Aptos"/>
                <w:sz w:val="20"/>
                <w:szCs w:val="20"/>
              </w:rPr>
              <w:t>Up to USD875,000</w:t>
            </w:r>
          </w:p>
        </w:tc>
      </w:tr>
      <w:tr w:rsidR="5E1C79DE" w:rsidTr="5E1C79DE" w14:paraId="31A1FCB9" w14:textId="77777777">
        <w:trPr>
          <w:trHeight w:val="1455"/>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4EDC184" w14:textId="73CF8C38">
            <w:pPr>
              <w:rPr>
                <w:rFonts w:ascii="Aptos Narrow" w:hAnsi="Aptos Narrow" w:eastAsia="Aptos" w:cs="Aptos"/>
                <w:sz w:val="20"/>
                <w:szCs w:val="20"/>
              </w:rPr>
            </w:pPr>
            <w:r w:rsidRPr="5E1C79DE">
              <w:rPr>
                <w:rFonts w:ascii="Aptos Narrow" w:hAnsi="Aptos Narrow" w:eastAsia="Aptos" w:cs="Aptos"/>
                <w:sz w:val="20"/>
                <w:szCs w:val="20"/>
              </w:rPr>
              <w:t>1</w:t>
            </w:r>
            <w:r w:rsidRPr="5E1C79DE">
              <w:rPr>
                <w:rFonts w:ascii="Aptos Narrow" w:hAnsi="Aptos Narrow" w:eastAsia="Aptos" w:cs="Aptos"/>
                <w:sz w:val="20"/>
                <w:szCs w:val="20"/>
                <w:vertAlign w:val="superscript"/>
              </w:rPr>
              <w:t>st</w:t>
            </w:r>
            <w:r w:rsidRPr="5E1C79DE">
              <w:rPr>
                <w:rFonts w:ascii="Aptos Narrow" w:hAnsi="Aptos Narrow" w:eastAsia="Aptos" w:cs="Aptos"/>
                <w:sz w:val="20"/>
                <w:szCs w:val="20"/>
              </w:rPr>
              <w:t xml:space="preserve"> February 2028</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773A660" w14:textId="315B584D">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CoG verification report confirming MNH staff recruited and deployed in the preceding two years have been </w:t>
            </w:r>
            <w:r w:rsidRPr="5E1C79DE">
              <w:rPr>
                <w:rFonts w:ascii="Aptos Narrow" w:hAnsi="Aptos Narrow" w:eastAsia="Aptos" w:cs="Aptos"/>
                <w:b/>
                <w:bCs/>
                <w:sz w:val="20"/>
                <w:szCs w:val="20"/>
              </w:rPr>
              <w:t>retained</w:t>
            </w:r>
            <w:r w:rsidRPr="5E1C79DE">
              <w:rPr>
                <w:rFonts w:ascii="Aptos Narrow" w:hAnsi="Aptos Narrow" w:eastAsia="Aptos" w:cs="Aptos"/>
                <w:sz w:val="20"/>
                <w:szCs w:val="20"/>
              </w:rPr>
              <w:t xml:space="preserve"> in designated maternity and newborn units, and any attrition has been promptly addressed through replacement. </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F7031F4" w14:textId="642241A5">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69A2B86" w14:textId="48B7CA8C">
            <w:pPr>
              <w:rPr>
                <w:rFonts w:ascii="Aptos Narrow" w:hAnsi="Aptos Narrow" w:eastAsia="Aptos" w:cs="Aptos"/>
                <w:sz w:val="20"/>
                <w:szCs w:val="20"/>
              </w:rPr>
            </w:pPr>
            <w:r w:rsidRPr="5E1C79DE">
              <w:rPr>
                <w:rFonts w:ascii="Aptos Narrow" w:hAnsi="Aptos Narrow" w:eastAsia="Aptos" w:cs="Aptos"/>
                <w:sz w:val="20"/>
                <w:szCs w:val="20"/>
              </w:rPr>
              <w:t>Up to USD875,000</w:t>
            </w:r>
          </w:p>
        </w:tc>
      </w:tr>
      <w:tr w:rsidR="5E1C79DE" w:rsidTr="5E1C79DE" w14:paraId="0735B3E9" w14:textId="77777777">
        <w:trPr>
          <w:trHeight w:val="525"/>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5D0F38A" w14:textId="1FA91E34">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2028</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B253196" w14:textId="5F4EB476">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MNH staff recruited and deployed in the preceding two years have been </w:t>
            </w:r>
            <w:r w:rsidRPr="5E1C79DE">
              <w:rPr>
                <w:rFonts w:ascii="Aptos Narrow" w:hAnsi="Aptos Narrow" w:eastAsia="Aptos" w:cs="Aptos"/>
                <w:b/>
                <w:bCs/>
                <w:sz w:val="20"/>
                <w:szCs w:val="20"/>
              </w:rPr>
              <w:t>retained</w:t>
            </w:r>
            <w:r w:rsidRPr="5E1C79DE">
              <w:rPr>
                <w:rFonts w:ascii="Aptos Narrow" w:hAnsi="Aptos Narrow" w:eastAsia="Aptos" w:cs="Aptos"/>
                <w:sz w:val="20"/>
                <w:szCs w:val="20"/>
              </w:rPr>
              <w:t xml:space="preserve"> in designated maternity and newborn units, and any attrition has been promptly addressed through replacement. </w:t>
            </w:r>
          </w:p>
          <w:p w:rsidR="5E1C79DE" w:rsidP="5E1C79DE" w:rsidRDefault="5E1C79DE" w14:paraId="41381C8D" w14:textId="65B50F7A">
            <w:pPr>
              <w:numPr>
                <w:ilvl w:val="0"/>
                <w:numId w:val="44"/>
              </w:numPr>
              <w:rPr>
                <w:rFonts w:ascii="Aptos Narrow" w:hAnsi="Aptos Narrow" w:eastAsia="Aptos" w:cs="Aptos"/>
                <w:sz w:val="20"/>
                <w:szCs w:val="20"/>
              </w:rPr>
            </w:pPr>
            <w:r w:rsidRPr="5E1C79DE">
              <w:rPr>
                <w:rFonts w:ascii="Aptos Narrow" w:hAnsi="Aptos Narrow" w:eastAsia="Aptos" w:cs="Aptos"/>
                <w:sz w:val="20"/>
                <w:szCs w:val="20"/>
                <w:lang w:val="en-GB"/>
              </w:rPr>
              <w:t xml:space="preserve">Verifiable evidence of </w:t>
            </w:r>
            <w:r w:rsidRPr="5E1C79DE">
              <w:rPr>
                <w:rFonts w:ascii="Aptos Narrow" w:hAnsi="Aptos Narrow" w:eastAsia="Aptos" w:cs="Aptos"/>
                <w:b/>
                <w:bCs/>
                <w:sz w:val="20"/>
                <w:szCs w:val="20"/>
                <w:lang w:val="en-GB"/>
              </w:rPr>
              <w:t>increased county budget allocations to MNH workforce financing</w:t>
            </w:r>
            <w:r w:rsidRPr="5E1C79DE">
              <w:rPr>
                <w:rFonts w:ascii="Aptos Narrow" w:hAnsi="Aptos Narrow" w:eastAsia="Aptos" w:cs="Aptos"/>
                <w:sz w:val="20"/>
                <w:szCs w:val="20"/>
                <w:lang w:val="en-GB"/>
              </w:rPr>
              <w:t xml:space="preserve">, </w:t>
            </w:r>
            <w:r w:rsidRPr="5E1C79DE">
              <w:rPr>
                <w:rFonts w:ascii="Aptos Narrow" w:hAnsi="Aptos Narrow" w:eastAsia="Aptos" w:cs="Aptos"/>
                <w:b/>
                <w:bCs/>
                <w:sz w:val="20"/>
                <w:szCs w:val="20"/>
                <w:lang w:val="en-GB"/>
              </w:rPr>
              <w:t>matching or exceeding an approximately 15%</w:t>
            </w:r>
            <w:r w:rsidRPr="5E1C79DE">
              <w:rPr>
                <w:rFonts w:ascii="Aptos Narrow" w:hAnsi="Aptos Narrow" w:eastAsia="Aptos" w:cs="Aptos"/>
                <w:sz w:val="20"/>
                <w:szCs w:val="20"/>
                <w:lang w:val="en-GB"/>
              </w:rPr>
              <w:t xml:space="preserve"> reduction in the Beginnings Fund contribution (relative to the base year)</w:t>
            </w:r>
            <w:r w:rsidRPr="5E1C79DE">
              <w:rPr>
                <w:rFonts w:ascii="Aptos Narrow" w:hAnsi="Aptos Narrow" w:eastAsia="Aptos" w:cs="Aptos"/>
                <w:sz w:val="20"/>
                <w:szCs w:val="20"/>
              </w:rPr>
              <w:t xml:space="preserve"> </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E0CBCAB" w14:textId="1350EB9C">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p w:rsidR="5E1C79DE" w:rsidP="5E1C79DE" w:rsidRDefault="5E1C79DE" w14:paraId="421B6EDA" w14:textId="41CA9903">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County quarterly and annual budget implementation reports showing increased allocation to health workforce.</w:t>
            </w:r>
          </w:p>
          <w:p w:rsidR="5E1C79DE" w:rsidP="5E1C79DE" w:rsidRDefault="5E1C79DE" w14:paraId="4DAE23E3" w14:textId="5109C0D5">
            <w:pPr>
              <w:rPr>
                <w:rFonts w:ascii="Aptos Narrow" w:hAnsi="Aptos Narrow" w:eastAsia="Aptos" w:cs="Aptos"/>
                <w:sz w:val="20"/>
                <w:szCs w:val="20"/>
              </w:rPr>
            </w:pPr>
            <w:r w:rsidRPr="5E1C79DE">
              <w:rPr>
                <w:rFonts w:ascii="Aptos Narrow" w:hAnsi="Aptos Narrow" w:eastAsia="Aptos" w:cs="Aptos"/>
                <w:sz w:val="20"/>
                <w:szCs w:val="20"/>
              </w:rPr>
              <w:t xml:space="preserve"> </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9989CAE" w14:textId="32C2347F">
            <w:pPr>
              <w:rPr>
                <w:rFonts w:ascii="Aptos Narrow" w:hAnsi="Aptos Narrow" w:eastAsia="Aptos" w:cs="Aptos"/>
                <w:sz w:val="20"/>
                <w:szCs w:val="20"/>
              </w:rPr>
            </w:pPr>
            <w:r w:rsidRPr="5E1C79DE">
              <w:rPr>
                <w:rFonts w:ascii="Aptos Narrow" w:hAnsi="Aptos Narrow" w:eastAsia="Aptos" w:cs="Aptos"/>
                <w:sz w:val="20"/>
                <w:szCs w:val="20"/>
              </w:rPr>
              <w:t>Up to USD1,500,000</w:t>
            </w:r>
          </w:p>
        </w:tc>
      </w:tr>
      <w:tr w:rsidR="5E1C79DE" w:rsidTr="5E1C79DE" w14:paraId="7728FBBD" w14:textId="77777777">
        <w:trPr>
          <w:trHeight w:val="300"/>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E3CBCD7" w14:textId="7906A846">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2029</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6E08559" w14:textId="147D59CA">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 xml:space="preserve">MNH staff recruited and deployed in the preceding three years have been </w:t>
            </w:r>
            <w:r w:rsidRPr="5E1C79DE">
              <w:rPr>
                <w:rFonts w:ascii="Aptos Narrow" w:hAnsi="Aptos Narrow" w:eastAsia="Aptos" w:cs="Aptos"/>
                <w:b/>
                <w:bCs/>
                <w:sz w:val="20"/>
                <w:szCs w:val="20"/>
              </w:rPr>
              <w:t>retained</w:t>
            </w:r>
            <w:r w:rsidRPr="5E1C79DE">
              <w:rPr>
                <w:rFonts w:ascii="Aptos Narrow" w:hAnsi="Aptos Narrow" w:eastAsia="Aptos" w:cs="Aptos"/>
                <w:sz w:val="20"/>
                <w:szCs w:val="20"/>
              </w:rPr>
              <w:t xml:space="preserve"> in designated maternity and newborn units, and any attrition has been promptly addressed through replacement.</w:t>
            </w:r>
          </w:p>
          <w:p w:rsidR="5E1C79DE" w:rsidP="5E1C79DE" w:rsidRDefault="5E1C79DE" w14:paraId="5D9A5199" w14:textId="74084863">
            <w:pPr>
              <w:numPr>
                <w:ilvl w:val="0"/>
                <w:numId w:val="44"/>
              </w:numPr>
              <w:rPr>
                <w:rFonts w:ascii="Aptos Narrow" w:hAnsi="Aptos Narrow" w:eastAsia="Aptos" w:cs="Aptos"/>
                <w:sz w:val="20"/>
                <w:szCs w:val="20"/>
                <w:lang w:val="en-GB"/>
              </w:rPr>
            </w:pPr>
            <w:r w:rsidRPr="5E1C79DE">
              <w:rPr>
                <w:rFonts w:ascii="Aptos Narrow" w:hAnsi="Aptos Narrow" w:eastAsia="Aptos" w:cs="Aptos"/>
                <w:sz w:val="20"/>
                <w:szCs w:val="20"/>
                <w:lang w:val="en-GB"/>
              </w:rPr>
              <w:t>Verifiable evidence of i</w:t>
            </w:r>
            <w:r w:rsidRPr="5E1C79DE">
              <w:rPr>
                <w:rFonts w:ascii="Aptos Narrow" w:hAnsi="Aptos Narrow" w:eastAsia="Aptos" w:cs="Aptos"/>
                <w:b/>
                <w:bCs/>
                <w:sz w:val="20"/>
                <w:szCs w:val="20"/>
                <w:lang w:val="en-GB"/>
              </w:rPr>
              <w:t xml:space="preserve">ncreased county budget allocations to MNH workforce financing, matching or exceeding an approximately 25% </w:t>
            </w:r>
            <w:r w:rsidRPr="5E1C79DE">
              <w:rPr>
                <w:rFonts w:ascii="Aptos Narrow" w:hAnsi="Aptos Narrow" w:eastAsia="Aptos" w:cs="Aptos"/>
                <w:sz w:val="20"/>
                <w:szCs w:val="20"/>
                <w:lang w:val="en-GB"/>
              </w:rPr>
              <w:t>reduction in the Beginnings Fund contribution (relative to the base year)</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007E902" w14:textId="40F3F495">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p w:rsidR="5E1C79DE" w:rsidP="5E1C79DE" w:rsidRDefault="5E1C79DE" w14:paraId="7830AC40" w14:textId="3C6A0F9A">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County quarterly and annual budget implementation reports showing increased allocation to health workforce.</w:t>
            </w:r>
          </w:p>
          <w:p w:rsidR="5E1C79DE" w:rsidP="5E1C79DE" w:rsidRDefault="5E1C79DE" w14:paraId="0B69C980" w14:textId="409AC6DE">
            <w:pPr>
              <w:rPr>
                <w:rFonts w:ascii="Aptos Narrow" w:hAnsi="Aptos Narrow" w:eastAsia="Aptos" w:cs="Aptos"/>
                <w:sz w:val="20"/>
                <w:szCs w:val="20"/>
              </w:rPr>
            </w:pPr>
            <w:r w:rsidRPr="5E1C79DE">
              <w:rPr>
                <w:rFonts w:ascii="Aptos Narrow" w:hAnsi="Aptos Narrow" w:eastAsia="Aptos" w:cs="Aptos"/>
                <w:sz w:val="20"/>
                <w:szCs w:val="20"/>
              </w:rPr>
              <w:t xml:space="preserve"> </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0380394" w14:textId="25BA8FC1">
            <w:pPr>
              <w:rPr>
                <w:rFonts w:ascii="Aptos Narrow" w:hAnsi="Aptos Narrow" w:eastAsia="Aptos" w:cs="Aptos"/>
                <w:sz w:val="20"/>
                <w:szCs w:val="20"/>
              </w:rPr>
            </w:pPr>
            <w:r w:rsidRPr="5E1C79DE">
              <w:rPr>
                <w:rFonts w:ascii="Aptos Narrow" w:hAnsi="Aptos Narrow" w:eastAsia="Aptos" w:cs="Aptos"/>
                <w:sz w:val="20"/>
                <w:szCs w:val="20"/>
              </w:rPr>
              <w:t>Up to USD1,300,000</w:t>
            </w:r>
          </w:p>
        </w:tc>
      </w:tr>
      <w:tr w:rsidR="5E1C79DE" w:rsidTr="5E1C79DE" w14:paraId="16F6058E" w14:textId="77777777">
        <w:trPr>
          <w:trHeight w:val="300"/>
        </w:trPr>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5BEFC2D" w14:textId="19DF30D4">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2030</w:t>
            </w:r>
          </w:p>
        </w:tc>
        <w:tc>
          <w:tcPr>
            <w:tcW w:w="420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2E3BA68" w14:textId="77595B91">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MNH staff recruited and deployed in the preceding three years have been retained in designated maternity and newborn units, and any attrition has been promptly addressed through replacement.</w:t>
            </w:r>
          </w:p>
          <w:p w:rsidR="5E1C79DE" w:rsidP="5E1C79DE" w:rsidRDefault="5E1C79DE" w14:paraId="3F92FA77" w14:textId="2787D48B">
            <w:pPr>
              <w:numPr>
                <w:ilvl w:val="0"/>
                <w:numId w:val="44"/>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Verifiable evidence of </w:t>
            </w:r>
            <w:r w:rsidRPr="5E1C79DE">
              <w:rPr>
                <w:rFonts w:ascii="Aptos Narrow" w:hAnsi="Aptos Narrow" w:eastAsia="Aptos" w:cs="Aptos"/>
                <w:b/>
                <w:bCs/>
                <w:sz w:val="20"/>
                <w:szCs w:val="20"/>
                <w:lang w:val="en-GB"/>
              </w:rPr>
              <w:t>increased county budget allocations to MNH workforce financing, matching or exceeding an approximately 60%</w:t>
            </w:r>
            <w:r w:rsidRPr="5E1C79DE">
              <w:rPr>
                <w:rFonts w:ascii="Aptos Narrow" w:hAnsi="Aptos Narrow" w:eastAsia="Aptos" w:cs="Aptos"/>
                <w:sz w:val="20"/>
                <w:szCs w:val="20"/>
                <w:lang w:val="en-GB"/>
              </w:rPr>
              <w:t xml:space="preserve"> reduction in the Beginnings Fund contribution (relative to the base year)</w:t>
            </w:r>
          </w:p>
        </w:tc>
        <w:tc>
          <w:tcPr>
            <w:tcW w:w="3345"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1F32A4B" w14:textId="4CC7EE0B">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CoG verification report confirming recruitment and deployment, supported by county-issued deployment lists and facility-level confirmation of staffing in post.</w:t>
            </w:r>
          </w:p>
          <w:p w:rsidR="5E1C79DE" w:rsidP="5E1C79DE" w:rsidRDefault="5E1C79DE" w14:paraId="651C92EF" w14:textId="616C3973">
            <w:pPr>
              <w:numPr>
                <w:ilvl w:val="0"/>
                <w:numId w:val="44"/>
              </w:numPr>
              <w:rPr>
                <w:rFonts w:ascii="Aptos Narrow" w:hAnsi="Aptos Narrow" w:eastAsia="Aptos" w:cs="Aptos"/>
                <w:sz w:val="20"/>
                <w:szCs w:val="20"/>
              </w:rPr>
            </w:pPr>
            <w:r w:rsidRPr="5E1C79DE">
              <w:rPr>
                <w:rFonts w:ascii="Aptos Narrow" w:hAnsi="Aptos Narrow" w:eastAsia="Aptos" w:cs="Aptos"/>
                <w:sz w:val="20"/>
                <w:szCs w:val="20"/>
              </w:rPr>
              <w:t>County quarterly and annual budget implementation reports showing increased allocation to health workforce.</w:t>
            </w:r>
          </w:p>
        </w:tc>
        <w:tc>
          <w:tcPr>
            <w:tcW w:w="148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B535BD8" w14:textId="78007358">
            <w:pPr>
              <w:rPr>
                <w:rFonts w:ascii="Aptos Narrow" w:hAnsi="Aptos Narrow" w:eastAsia="Aptos" w:cs="Aptos"/>
                <w:sz w:val="20"/>
                <w:szCs w:val="20"/>
              </w:rPr>
            </w:pPr>
            <w:r w:rsidRPr="5E1C79DE">
              <w:rPr>
                <w:rFonts w:ascii="Aptos Narrow" w:hAnsi="Aptos Narrow" w:eastAsia="Aptos" w:cs="Aptos"/>
                <w:sz w:val="20"/>
                <w:szCs w:val="20"/>
              </w:rPr>
              <w:t>Up to USD700,000</w:t>
            </w:r>
          </w:p>
        </w:tc>
      </w:tr>
    </w:tbl>
    <w:p w:rsidRPr="00FA0334" w:rsidR="00B736B1" w:rsidP="5E1C79DE" w:rsidRDefault="3AD3A758" w14:paraId="2AB3C956" w14:textId="290D15C6">
      <w:pPr>
        <w:keepNext/>
        <w:spacing w:after="0" w:line="240" w:lineRule="auto"/>
        <w:rPr>
          <w:rFonts w:ascii="Aptos Narrow" w:hAnsi="Aptos Narrow" w:eastAsia="Aptos" w:cs="Aptos"/>
          <w:b/>
          <w:bCs/>
        </w:rPr>
      </w:pPr>
      <w:r w:rsidRPr="5E1C79DE">
        <w:rPr>
          <w:rFonts w:ascii="Aptos Narrow" w:hAnsi="Aptos Narrow" w:eastAsia="Aptos" w:cs="Aptos"/>
          <w:b/>
          <w:bCs/>
        </w:rPr>
        <w:t xml:space="preserve"> </w:t>
      </w:r>
    </w:p>
    <w:p w:rsidRPr="00FA0334" w:rsidR="00B736B1" w:rsidP="5E1C79DE" w:rsidRDefault="3AD3A758" w14:paraId="51BF57C6" w14:textId="1E004CB7">
      <w:pPr>
        <w:keepNext/>
        <w:spacing w:after="0" w:line="240" w:lineRule="auto"/>
        <w:rPr>
          <w:rFonts w:ascii="Aptos Narrow" w:hAnsi="Aptos Narrow" w:eastAsia="Aptos" w:cs="Aptos"/>
          <w:b/>
          <w:bCs/>
        </w:rPr>
      </w:pPr>
      <w:r w:rsidRPr="5E1C79DE">
        <w:rPr>
          <w:rFonts w:ascii="Aptos Narrow" w:hAnsi="Aptos Narrow" w:eastAsia="Aptos" w:cs="Aptos"/>
          <w:b/>
          <w:bCs/>
        </w:rPr>
        <w:t xml:space="preserve">MNH Commodities </w:t>
      </w:r>
    </w:p>
    <w:p w:rsidRPr="00FA0334" w:rsidR="00B736B1" w:rsidP="008C07EB" w:rsidRDefault="3AD3A758" w14:paraId="3815FFE7" w14:textId="26E9005B">
      <w:pPr>
        <w:keepNext/>
        <w:spacing w:after="0" w:line="240" w:lineRule="auto"/>
        <w:jc w:val="both"/>
        <w:rPr>
          <w:rFonts w:ascii="Aptos Narrow" w:hAnsi="Aptos Narrow" w:eastAsia="Aptos" w:cs="Aptos"/>
          <w:lang w:val="en-GB"/>
        </w:rPr>
      </w:pPr>
      <w:r w:rsidRPr="5E1C79DE">
        <w:rPr>
          <w:rFonts w:ascii="Aptos Narrow" w:hAnsi="Aptos Narrow" w:eastAsia="Aptos" w:cs="Aptos"/>
          <w:lang w:val="en-GB"/>
        </w:rPr>
        <w:t xml:space="preserve">The MNH commodities performance milestones focus on strengthening county allocation and execution of health budgets, alongside proportional increases in county financing for medical commodities as external Beginnings Fund support tapers. Counties will be supported to achieve these milestones through targeted technical assistance delivered via a separate investment (provisionally via inSupply). Commodity procurement will be undertaken through KEMSA or MEDS, the two primary suppliers routinely used by counties. Both suppliers maintain adequate stock levels, have demonstrated fill rates of over 90 percent in recent months, and operate digital platforms that enable real-time order tracking, electronic proof of delivery, and efficient last-mile distribution directly to health facilities. KEMSA has existing MoUs with counties with a provision for 90-days credit period, which allows the counties to make payment once an order has been processed and supplied. A list of priority MNH commodities will be jointly agreed by the Beginnings Fund, the MoH, and the CoG following the baseline health facility assessment, to enable cost predictability, consolidated procurement planning, and to prevent requests for items not directly related to MNH priorities. Beginnings Fund supported procurement list will be consolidated in single Local Purchase Order (LPO) on bi-annual basis for ease of tracking and verification.  </w:t>
      </w:r>
    </w:p>
    <w:p w:rsidRPr="00FA0334" w:rsidR="00B736B1" w:rsidP="5E1C79DE" w:rsidRDefault="00B736B1" w14:paraId="7E38CDBC" w14:textId="2CB11110">
      <w:pPr>
        <w:keepNext/>
        <w:spacing w:after="0" w:line="240" w:lineRule="auto"/>
        <w:rPr>
          <w:rFonts w:ascii="Aptos Narrow" w:hAnsi="Aptos Narrow" w:eastAsia="Aptos" w:cs="Aptos"/>
          <w:lang w:val="en-GB"/>
        </w:rPr>
      </w:pPr>
    </w:p>
    <w:p w:rsidRPr="00FA0334" w:rsidR="00B736B1" w:rsidP="5E1C79DE" w:rsidRDefault="3AD3A758" w14:paraId="5A8D3872" w14:textId="52514623">
      <w:pPr>
        <w:keepNext/>
        <w:spacing w:after="0" w:line="240" w:lineRule="auto"/>
        <w:rPr>
          <w:rFonts w:ascii="Aptos Narrow" w:hAnsi="Aptos Narrow" w:eastAsia="Aptos" w:cs="Aptos"/>
          <w:i/>
          <w:iCs/>
        </w:rPr>
      </w:pPr>
      <w:r w:rsidRPr="5E1C79DE">
        <w:rPr>
          <w:rFonts w:ascii="Aptos Narrow" w:hAnsi="Aptos Narrow" w:eastAsia="Aptos" w:cs="Aptos"/>
          <w:i/>
          <w:iCs/>
        </w:rPr>
        <w:t>MNH Commodities Milestones</w:t>
      </w:r>
    </w:p>
    <w:tbl>
      <w:tblPr>
        <w:tblStyle w:val="TableGrid"/>
        <w:tblW w:w="0" w:type="auto"/>
        <w:tblLook w:val="04A0" w:firstRow="1" w:lastRow="0" w:firstColumn="1" w:lastColumn="0" w:noHBand="0" w:noVBand="1"/>
      </w:tblPr>
      <w:tblGrid>
        <w:gridCol w:w="1538"/>
        <w:gridCol w:w="3566"/>
        <w:gridCol w:w="3250"/>
        <w:gridCol w:w="1706"/>
      </w:tblGrid>
      <w:tr w:rsidR="5E1C79DE" w:rsidTr="5E1C79DE" w14:paraId="60848184" w14:textId="77777777">
        <w:trPr>
          <w:trHeight w:val="30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E062AEA" w14:textId="19AD931F">
            <w:pPr>
              <w:rPr>
                <w:rFonts w:ascii="Aptos Narrow" w:hAnsi="Aptos Narrow" w:eastAsia="Aptos" w:cs="Aptos"/>
                <w:b/>
                <w:bCs/>
                <w:sz w:val="20"/>
                <w:szCs w:val="20"/>
              </w:rPr>
            </w:pPr>
            <w:r w:rsidRPr="5E1C79DE">
              <w:rPr>
                <w:rFonts w:ascii="Aptos Narrow" w:hAnsi="Aptos Narrow" w:eastAsia="Aptos" w:cs="Aptos"/>
                <w:b/>
                <w:bCs/>
                <w:sz w:val="20"/>
                <w:szCs w:val="20"/>
              </w:rPr>
              <w:t>Timeline</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9B01703" w14:textId="770E93E7">
            <w:pPr>
              <w:rPr>
                <w:rFonts w:ascii="Aptos Narrow" w:hAnsi="Aptos Narrow" w:eastAsia="Aptos" w:cs="Aptos"/>
                <w:b/>
                <w:bCs/>
                <w:sz w:val="20"/>
                <w:szCs w:val="20"/>
              </w:rPr>
            </w:pPr>
            <w:r w:rsidRPr="5E1C79DE">
              <w:rPr>
                <w:rFonts w:ascii="Aptos Narrow" w:hAnsi="Aptos Narrow" w:eastAsia="Aptos" w:cs="Aptos"/>
                <w:b/>
                <w:bCs/>
                <w:sz w:val="20"/>
                <w:szCs w:val="20"/>
              </w:rPr>
              <w:t>Milestones</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269F480" w14:textId="69053EC5">
            <w:pPr>
              <w:rPr>
                <w:rFonts w:ascii="Aptos Narrow" w:hAnsi="Aptos Narrow" w:eastAsia="Aptos" w:cs="Aptos"/>
                <w:b/>
                <w:bCs/>
                <w:sz w:val="20"/>
                <w:szCs w:val="20"/>
              </w:rPr>
            </w:pPr>
            <w:r w:rsidRPr="5E1C79DE">
              <w:rPr>
                <w:rFonts w:ascii="Aptos Narrow" w:hAnsi="Aptos Narrow" w:eastAsia="Aptos" w:cs="Aptos"/>
                <w:b/>
                <w:bCs/>
                <w:sz w:val="20"/>
                <w:szCs w:val="20"/>
              </w:rPr>
              <w:t>Means of verification</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FA90200" w14:textId="25239527">
            <w:pPr>
              <w:rPr>
                <w:rFonts w:ascii="Aptos Narrow" w:hAnsi="Aptos Narrow" w:eastAsia="Aptos" w:cs="Aptos"/>
                <w:b/>
                <w:bCs/>
                <w:sz w:val="20"/>
                <w:szCs w:val="20"/>
              </w:rPr>
            </w:pPr>
            <w:r w:rsidRPr="5E1C79DE">
              <w:rPr>
                <w:rFonts w:ascii="Aptos Narrow" w:hAnsi="Aptos Narrow" w:eastAsia="Aptos" w:cs="Aptos"/>
                <w:b/>
                <w:bCs/>
                <w:sz w:val="20"/>
                <w:szCs w:val="20"/>
              </w:rPr>
              <w:t>Linked Disbursement Amount</w:t>
            </w:r>
          </w:p>
        </w:tc>
      </w:tr>
      <w:tr w:rsidR="5E1C79DE" w:rsidTr="5E1C79DE" w14:paraId="60A26065" w14:textId="77777777">
        <w:trPr>
          <w:trHeight w:val="537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4FBE627" w14:textId="1DD7A12E">
            <w:pPr>
              <w:rPr>
                <w:rFonts w:ascii="Aptos Narrow" w:hAnsi="Aptos Narrow" w:eastAsia="Aptos" w:cs="Aptos"/>
                <w:sz w:val="20"/>
                <w:szCs w:val="20"/>
              </w:rPr>
            </w:pPr>
            <w:r w:rsidRPr="5E1C79DE">
              <w:rPr>
                <w:rFonts w:ascii="Aptos Narrow" w:hAnsi="Aptos Narrow" w:eastAsia="Aptos" w:cs="Aptos"/>
                <w:sz w:val="20"/>
                <w:szCs w:val="20"/>
              </w:rPr>
              <w:t>1</w:t>
            </w:r>
            <w:r w:rsidRPr="5E1C79DE">
              <w:rPr>
                <w:rFonts w:ascii="Aptos Narrow" w:hAnsi="Aptos Narrow" w:eastAsia="Aptos" w:cs="Aptos"/>
                <w:sz w:val="20"/>
                <w:szCs w:val="20"/>
                <w:vertAlign w:val="superscript"/>
              </w:rPr>
              <w:t>st</w:t>
            </w:r>
            <w:r w:rsidRPr="5E1C79DE">
              <w:rPr>
                <w:rFonts w:ascii="Aptos Narrow" w:hAnsi="Aptos Narrow" w:eastAsia="Aptos" w:cs="Aptos"/>
                <w:sz w:val="20"/>
                <w:szCs w:val="20"/>
              </w:rPr>
              <w:t xml:space="preserve"> November 2026</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3E0C3C4" w14:textId="45F8264C">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Tri-partite Partnership Agreement signed</w:t>
            </w:r>
          </w:p>
          <w:p w:rsidR="5E1C79DE" w:rsidP="5E1C79DE" w:rsidRDefault="5E1C79DE" w14:paraId="439A0FB7" w14:textId="16004C20">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In collaboration with Beginnings Fund, establish a baseline of the </w:t>
            </w:r>
            <w:r w:rsidRPr="5E1C79DE">
              <w:rPr>
                <w:rFonts w:ascii="Aptos Narrow" w:hAnsi="Aptos Narrow" w:eastAsia="Aptos" w:cs="Aptos"/>
                <w:b/>
                <w:bCs/>
                <w:sz w:val="20"/>
                <w:szCs w:val="20"/>
              </w:rPr>
              <w:t>MNH commodities funding gap</w:t>
            </w:r>
            <w:r w:rsidRPr="5E1C79DE">
              <w:rPr>
                <w:rFonts w:ascii="Aptos Narrow" w:hAnsi="Aptos Narrow" w:eastAsia="Aptos" w:cs="Aptos"/>
                <w:sz w:val="20"/>
                <w:szCs w:val="20"/>
              </w:rPr>
              <w:t xml:space="preserve"> and an agreed year-by-year </w:t>
            </w:r>
            <w:r w:rsidRPr="5E1C79DE">
              <w:rPr>
                <w:rFonts w:ascii="Aptos Narrow" w:hAnsi="Aptos Narrow" w:eastAsia="Aptos" w:cs="Aptos"/>
                <w:b/>
                <w:bCs/>
                <w:sz w:val="20"/>
                <w:szCs w:val="20"/>
              </w:rPr>
              <w:t xml:space="preserve">financing plan </w:t>
            </w:r>
            <w:r w:rsidRPr="5E1C79DE">
              <w:rPr>
                <w:rFonts w:ascii="Aptos Narrow" w:hAnsi="Aptos Narrow" w:eastAsia="Aptos" w:cs="Aptos"/>
                <w:sz w:val="20"/>
                <w:szCs w:val="20"/>
              </w:rPr>
              <w:t xml:space="preserve">outlining progressive increases in county budget allocations for MNH commodities over the co-financing period. </w:t>
            </w:r>
          </w:p>
          <w:p w:rsidR="5E1C79DE" w:rsidP="5E1C79DE" w:rsidRDefault="5E1C79DE" w14:paraId="7426DFE7" w14:textId="4A6F9494">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Documented baseline of the </w:t>
            </w:r>
            <w:r w:rsidRPr="5E1C79DE">
              <w:rPr>
                <w:rFonts w:ascii="Aptos Narrow" w:hAnsi="Aptos Narrow" w:eastAsia="Aptos" w:cs="Aptos"/>
                <w:b/>
                <w:bCs/>
                <w:sz w:val="20"/>
                <w:szCs w:val="20"/>
                <w:lang w:val="en-GB"/>
              </w:rPr>
              <w:t>county health budget allocation</w:t>
            </w:r>
            <w:r w:rsidRPr="5E1C79DE">
              <w:rPr>
                <w:rFonts w:ascii="Aptos Narrow" w:hAnsi="Aptos Narrow" w:eastAsia="Aptos" w:cs="Aptos"/>
                <w:sz w:val="20"/>
                <w:szCs w:val="20"/>
                <w:lang w:val="en-GB"/>
              </w:rPr>
              <w:t xml:space="preserve"> (excluding conditional grants) as a proportion of the total annual county budget for the preceding financial year.</w:t>
            </w:r>
          </w:p>
          <w:p w:rsidR="5E1C79DE" w:rsidP="5E1C79DE" w:rsidRDefault="5E1C79DE" w14:paraId="2EDF5501" w14:textId="6112454C">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Procurement of MNH commodities based on identified gap from baseline assessment in accordance with the BF-approved commodity list through KEMSA or MEDS, with verified </w:t>
            </w:r>
            <w:r w:rsidRPr="5E1C79DE">
              <w:rPr>
                <w:rFonts w:ascii="Aptos Narrow" w:hAnsi="Aptos Narrow" w:eastAsia="Aptos" w:cs="Aptos"/>
                <w:b/>
                <w:bCs/>
                <w:sz w:val="20"/>
                <w:szCs w:val="20"/>
                <w:lang w:val="en-GB"/>
              </w:rPr>
              <w:t>proof of delivery to designated health facilities</w:t>
            </w:r>
            <w:r w:rsidRPr="5E1C79DE">
              <w:rPr>
                <w:rFonts w:ascii="Aptos Narrow" w:hAnsi="Aptos Narrow" w:eastAsia="Aptos" w:cs="Aptos"/>
                <w:sz w:val="20"/>
                <w:szCs w:val="20"/>
                <w:lang w:val="en-GB"/>
              </w:rPr>
              <w:t xml:space="preserve"> and corresponding supplier invoices submitted for payment.</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E5EA049" w14:textId="02510A7B">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A report documenting the baseline MNH commodities funding gap and an agreed phased financing plan to progressively address the gap, formally endorsed by the County Department of Health and the County Treasury.</w:t>
            </w:r>
          </w:p>
          <w:p w:rsidR="5E1C79DE" w:rsidP="5E1C79DE" w:rsidRDefault="5E1C79DE" w14:paraId="0F691B41" w14:textId="5AF74E9A">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verification report confirming baseline county health budget allocation and medical commodities budget execution status, supported by statutory Office of the Controller of Budget (OCoB) reports.</w:t>
            </w:r>
          </w:p>
          <w:p w:rsidR="5E1C79DE" w:rsidP="5E1C79DE" w:rsidRDefault="5E1C79DE" w14:paraId="0AE282E6" w14:textId="79764A9B">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CoG verified proof of delivery to designated health facilities and corresponding supplier invoices. </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90ECDC8" w14:textId="55EC5B64">
            <w:p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Up to USD2,520,000 </w:t>
            </w:r>
          </w:p>
          <w:p w:rsidR="5E1C79DE" w:rsidP="5E1C79DE" w:rsidRDefault="5E1C79DE" w14:paraId="18041AC6" w14:textId="2DD0DC99">
            <w:pPr>
              <w:rPr>
                <w:rFonts w:ascii="Aptos Narrow" w:hAnsi="Aptos Narrow" w:eastAsia="Aptos" w:cs="Aptos"/>
                <w:sz w:val="20"/>
                <w:szCs w:val="20"/>
                <w:lang w:val="en-GB"/>
              </w:rPr>
            </w:pPr>
          </w:p>
          <w:p w:rsidR="5E1C79DE" w:rsidP="5E1C79DE" w:rsidRDefault="5E1C79DE" w14:paraId="03E1F393" w14:textId="0EFB12CB">
            <w:pPr>
              <w:rPr>
                <w:rFonts w:ascii="Aptos Narrow" w:hAnsi="Aptos Narrow" w:eastAsia="Aptos" w:cs="Aptos"/>
                <w:sz w:val="20"/>
                <w:szCs w:val="20"/>
                <w:lang w:val="en-GB"/>
              </w:rPr>
            </w:pPr>
            <w:r w:rsidRPr="5E1C79DE">
              <w:rPr>
                <w:rFonts w:ascii="Aptos Narrow" w:hAnsi="Aptos Narrow" w:eastAsia="Aptos" w:cs="Aptos"/>
                <w:sz w:val="20"/>
                <w:szCs w:val="20"/>
                <w:lang w:val="en-GB"/>
              </w:rPr>
              <w:t>(Up to USD120,000 per county as seed fund to fill immediate commodity gaps)</w:t>
            </w:r>
          </w:p>
        </w:tc>
      </w:tr>
      <w:tr w:rsidR="5E1C79DE" w:rsidTr="5E1C79DE" w14:paraId="6E14569C" w14:textId="77777777">
        <w:trPr>
          <w:trHeight w:val="30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C3561CC" w14:textId="36036843">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2027</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F12E332" w14:textId="67D9FF55">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Demonstrated </w:t>
            </w:r>
            <w:r w:rsidRPr="5E1C79DE">
              <w:rPr>
                <w:rFonts w:ascii="Aptos Narrow" w:hAnsi="Aptos Narrow" w:eastAsia="Aptos" w:cs="Aptos"/>
                <w:b/>
                <w:bCs/>
                <w:sz w:val="20"/>
                <w:szCs w:val="20"/>
                <w:lang w:val="en-GB"/>
              </w:rPr>
              <w:t xml:space="preserve">allocation of at least 25 percent </w:t>
            </w:r>
            <w:r w:rsidRPr="5E1C79DE">
              <w:rPr>
                <w:rFonts w:ascii="Aptos Narrow" w:hAnsi="Aptos Narrow" w:eastAsia="Aptos" w:cs="Aptos"/>
                <w:sz w:val="20"/>
                <w:szCs w:val="20"/>
                <w:lang w:val="en-GB"/>
              </w:rPr>
              <w:t>of the total annual county budget to health (excluding conditional grants) in the preceding financial year.</w:t>
            </w:r>
          </w:p>
          <w:p w:rsidR="5E1C79DE" w:rsidP="5E1C79DE" w:rsidRDefault="5E1C79DE" w14:paraId="674A518C" w14:textId="5ADC3305">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Demonstrated </w:t>
            </w:r>
            <w:r w:rsidRPr="5E1C79DE">
              <w:rPr>
                <w:rFonts w:ascii="Aptos Narrow" w:hAnsi="Aptos Narrow" w:eastAsia="Aptos" w:cs="Aptos"/>
                <w:b/>
                <w:bCs/>
                <w:sz w:val="20"/>
                <w:szCs w:val="20"/>
                <w:lang w:val="en-GB"/>
              </w:rPr>
              <w:t>execution of at least 85 percent</w:t>
            </w:r>
            <w:r w:rsidRPr="5E1C79DE">
              <w:rPr>
                <w:rFonts w:ascii="Aptos Narrow" w:hAnsi="Aptos Narrow" w:eastAsia="Aptos" w:cs="Aptos"/>
                <w:sz w:val="20"/>
                <w:szCs w:val="20"/>
                <w:lang w:val="en-GB"/>
              </w:rPr>
              <w:t xml:space="preserve"> (70% for counties with a baseline of &lt;60%) of exchequer funds allocated to medical commodities in the preceding financial year, as reflected in county budget implementation reports.</w:t>
            </w:r>
          </w:p>
          <w:p w:rsidR="5E1C79DE" w:rsidP="5E1C79DE" w:rsidRDefault="5E1C79DE" w14:paraId="3F1021C5" w14:textId="45063131">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proportional increase in county budget </w:t>
            </w:r>
            <w:r w:rsidRPr="5E1C79DE">
              <w:rPr>
                <w:rFonts w:ascii="Aptos Narrow" w:hAnsi="Aptos Narrow" w:eastAsia="Aptos" w:cs="Aptos"/>
                <w:b/>
                <w:bCs/>
                <w:sz w:val="20"/>
                <w:szCs w:val="20"/>
              </w:rPr>
              <w:t>allocations for MNH commodities</w:t>
            </w:r>
            <w:r w:rsidRPr="5E1C79DE">
              <w:rPr>
                <w:rFonts w:ascii="Aptos Narrow" w:hAnsi="Aptos Narrow" w:eastAsia="Aptos" w:cs="Aptos"/>
                <w:sz w:val="20"/>
                <w:szCs w:val="20"/>
              </w:rPr>
              <w:t xml:space="preserve"> corresponding to reductions in Beginnings Fund support.</w:t>
            </w:r>
          </w:p>
          <w:p w:rsidR="5E1C79DE" w:rsidP="5E1C79DE" w:rsidRDefault="5E1C79DE" w14:paraId="4BC11B26" w14:textId="09C24EB9">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Procurement of MNH commodities in accordance with the BF-approved commodity list through KEMSA or MEDS, with verified </w:t>
            </w:r>
            <w:r w:rsidRPr="5E1C79DE">
              <w:rPr>
                <w:rFonts w:ascii="Aptos Narrow" w:hAnsi="Aptos Narrow" w:eastAsia="Aptos" w:cs="Aptos"/>
                <w:b/>
                <w:bCs/>
                <w:sz w:val="20"/>
                <w:szCs w:val="20"/>
                <w:lang w:val="en-GB"/>
              </w:rPr>
              <w:t>proof of delivery to designated health facilities</w:t>
            </w:r>
            <w:r w:rsidRPr="5E1C79DE">
              <w:rPr>
                <w:rFonts w:ascii="Aptos Narrow" w:hAnsi="Aptos Narrow" w:eastAsia="Aptos" w:cs="Aptos"/>
                <w:sz w:val="20"/>
                <w:szCs w:val="20"/>
                <w:lang w:val="en-GB"/>
              </w:rPr>
              <w:t xml:space="preserve"> and corresponding supplier invoices submitted for payment.</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8E8607D" w14:textId="7FD87F72">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verification report confirming county health budget allocation and medical commodities budget execution thresholds, supported by statutory Office of the Controller of Budget (OCoB) reports.</w:t>
            </w:r>
          </w:p>
          <w:p w:rsidR="5E1C79DE" w:rsidP="5E1C79DE" w:rsidRDefault="5E1C79DE" w14:paraId="62FE1411" w14:textId="6E10E6F0">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verified proof of delivery to designated health facilities and corresponding supplier invoices.</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FB833A8" w14:textId="15AF7D6A">
            <w:pPr>
              <w:rPr>
                <w:rFonts w:ascii="Aptos Narrow" w:hAnsi="Aptos Narrow" w:eastAsia="Aptos" w:cs="Aptos"/>
                <w:sz w:val="20"/>
                <w:szCs w:val="20"/>
              </w:rPr>
            </w:pPr>
            <w:r w:rsidRPr="5E1C79DE">
              <w:rPr>
                <w:rFonts w:ascii="Aptos Narrow" w:hAnsi="Aptos Narrow" w:eastAsia="Aptos" w:cs="Aptos"/>
                <w:sz w:val="20"/>
                <w:szCs w:val="20"/>
              </w:rPr>
              <w:t>Up to USD2,250,000</w:t>
            </w:r>
          </w:p>
        </w:tc>
      </w:tr>
      <w:tr w:rsidR="5E1C79DE" w:rsidTr="5E1C79DE" w14:paraId="7B444FDC" w14:textId="77777777">
        <w:trPr>
          <w:trHeight w:val="30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9F331CC" w14:textId="6A7288DD">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2028</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E1F6574" w14:textId="4BC5E539">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county </w:t>
            </w:r>
            <w:r w:rsidRPr="5E1C79DE">
              <w:rPr>
                <w:rFonts w:ascii="Aptos Narrow" w:hAnsi="Aptos Narrow" w:eastAsia="Aptos" w:cs="Aptos"/>
                <w:b/>
                <w:bCs/>
                <w:sz w:val="20"/>
                <w:szCs w:val="20"/>
              </w:rPr>
              <w:t>health budget allocation of at least 25 percent</w:t>
            </w:r>
            <w:r w:rsidRPr="5E1C79DE">
              <w:rPr>
                <w:rFonts w:ascii="Aptos Narrow" w:hAnsi="Aptos Narrow" w:eastAsia="Aptos" w:cs="Aptos"/>
                <w:sz w:val="20"/>
                <w:szCs w:val="20"/>
              </w:rPr>
              <w:t xml:space="preserve"> (excluding conditional grants), with progressive year-on-year increases up to a cap of 30 percent.</w:t>
            </w:r>
          </w:p>
          <w:p w:rsidR="5E1C79DE" w:rsidP="5E1C79DE" w:rsidRDefault="5E1C79DE" w14:paraId="5CEC85B8" w14:textId="1C1F2DEE">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Demonstrated </w:t>
            </w:r>
            <w:r w:rsidRPr="5E1C79DE">
              <w:rPr>
                <w:rFonts w:ascii="Aptos Narrow" w:hAnsi="Aptos Narrow" w:eastAsia="Aptos" w:cs="Aptos"/>
                <w:b/>
                <w:bCs/>
                <w:sz w:val="20"/>
                <w:szCs w:val="20"/>
                <w:lang w:val="en-GB"/>
              </w:rPr>
              <w:t>execution of at least 85 percent</w:t>
            </w:r>
            <w:r w:rsidRPr="5E1C79DE">
              <w:rPr>
                <w:rFonts w:ascii="Aptos Narrow" w:hAnsi="Aptos Narrow" w:eastAsia="Aptos" w:cs="Aptos"/>
                <w:sz w:val="20"/>
                <w:szCs w:val="20"/>
                <w:lang w:val="en-GB"/>
              </w:rPr>
              <w:t xml:space="preserve"> of exchequer funds allocated to medical commodities in the preceding financial year, as reflected in county budget implementation reports.</w:t>
            </w:r>
          </w:p>
          <w:p w:rsidR="5E1C79DE" w:rsidP="5E1C79DE" w:rsidRDefault="5E1C79DE" w14:paraId="2C6FF06D" w14:textId="07AD7B58">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proportional </w:t>
            </w:r>
            <w:r w:rsidRPr="5E1C79DE">
              <w:rPr>
                <w:rFonts w:ascii="Aptos Narrow" w:hAnsi="Aptos Narrow" w:eastAsia="Aptos" w:cs="Aptos"/>
                <w:b/>
                <w:bCs/>
                <w:sz w:val="20"/>
                <w:szCs w:val="20"/>
              </w:rPr>
              <w:t>increase in county budget allocations for MNH commodities</w:t>
            </w:r>
            <w:r w:rsidRPr="5E1C79DE">
              <w:rPr>
                <w:rFonts w:ascii="Aptos Narrow" w:hAnsi="Aptos Narrow" w:eastAsia="Aptos" w:cs="Aptos"/>
                <w:sz w:val="20"/>
                <w:szCs w:val="20"/>
              </w:rPr>
              <w:t xml:space="preserve"> corresponding to reductions in Beginnings Fund support.</w:t>
            </w:r>
          </w:p>
          <w:p w:rsidR="5E1C79DE" w:rsidP="5E1C79DE" w:rsidRDefault="5E1C79DE" w14:paraId="37F4C2C0" w14:textId="2488C79A">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Procurement of MNH commodities in accordance with the Beginnings Fund–approved commodity list through KEMSA or MEDS, with </w:t>
            </w:r>
            <w:r w:rsidRPr="5E1C79DE">
              <w:rPr>
                <w:rFonts w:ascii="Aptos Narrow" w:hAnsi="Aptos Narrow" w:eastAsia="Aptos" w:cs="Aptos"/>
                <w:b/>
                <w:bCs/>
                <w:sz w:val="20"/>
                <w:szCs w:val="20"/>
                <w:lang w:val="en-GB"/>
              </w:rPr>
              <w:t xml:space="preserve">verified proof of delivery to designated health facilities </w:t>
            </w:r>
            <w:r w:rsidRPr="5E1C79DE">
              <w:rPr>
                <w:rFonts w:ascii="Aptos Narrow" w:hAnsi="Aptos Narrow" w:eastAsia="Aptos" w:cs="Aptos"/>
                <w:sz w:val="20"/>
                <w:szCs w:val="20"/>
                <w:lang w:val="en-GB"/>
              </w:rPr>
              <w:t>and corresponding supplier invoices submitted for payment.</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E5E017A" w14:textId="16FFE084">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verification report confirming county health budget allocation and medical commodities budget execution thresholds, supported by statutory Office of the Controller of Budget (OCoB) reports.</w:t>
            </w:r>
          </w:p>
          <w:p w:rsidR="5E1C79DE" w:rsidP="5E1C79DE" w:rsidRDefault="5E1C79DE" w14:paraId="628367AE" w14:textId="6D418993">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verified proof of delivery to designated health facilities and corresponding supplier invoices.</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8E94539" w14:textId="023EBABC">
            <w:pPr>
              <w:rPr>
                <w:rFonts w:ascii="Aptos Narrow" w:hAnsi="Aptos Narrow" w:eastAsia="Aptos" w:cs="Aptos"/>
                <w:sz w:val="20"/>
                <w:szCs w:val="20"/>
              </w:rPr>
            </w:pPr>
            <w:r w:rsidRPr="5E1C79DE">
              <w:rPr>
                <w:rFonts w:ascii="Aptos Narrow" w:hAnsi="Aptos Narrow" w:eastAsia="Aptos" w:cs="Aptos"/>
                <w:sz w:val="20"/>
                <w:szCs w:val="20"/>
              </w:rPr>
              <w:t>USD2,000,000</w:t>
            </w:r>
          </w:p>
        </w:tc>
      </w:tr>
      <w:tr w:rsidR="5E1C79DE" w:rsidTr="5E1C79DE" w14:paraId="426D07AD" w14:textId="77777777">
        <w:trPr>
          <w:trHeight w:val="30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DB047EB" w14:textId="5A0A2A9A">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2029</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5D8E23A" w14:textId="7240B756">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county </w:t>
            </w:r>
            <w:r w:rsidRPr="5E1C79DE">
              <w:rPr>
                <w:rFonts w:ascii="Aptos Narrow" w:hAnsi="Aptos Narrow" w:eastAsia="Aptos" w:cs="Aptos"/>
                <w:b/>
                <w:bCs/>
                <w:sz w:val="20"/>
                <w:szCs w:val="20"/>
              </w:rPr>
              <w:t>health budget allocation of at least 25 percent</w:t>
            </w:r>
            <w:r w:rsidRPr="5E1C79DE">
              <w:rPr>
                <w:rFonts w:ascii="Aptos Narrow" w:hAnsi="Aptos Narrow" w:eastAsia="Aptos" w:cs="Aptos"/>
                <w:sz w:val="20"/>
                <w:szCs w:val="20"/>
              </w:rPr>
              <w:t xml:space="preserve"> (excluding conditional grants), with progressive year-on-year increases up to a cap of 30 percent.</w:t>
            </w:r>
          </w:p>
          <w:p w:rsidR="5E1C79DE" w:rsidP="5E1C79DE" w:rsidRDefault="5E1C79DE" w14:paraId="409B93FD" w14:textId="6C39D4CE">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Demonstrated </w:t>
            </w:r>
            <w:r w:rsidRPr="5E1C79DE">
              <w:rPr>
                <w:rFonts w:ascii="Aptos Narrow" w:hAnsi="Aptos Narrow" w:eastAsia="Aptos" w:cs="Aptos"/>
                <w:b/>
                <w:bCs/>
                <w:sz w:val="20"/>
                <w:szCs w:val="20"/>
                <w:lang w:val="en-GB"/>
              </w:rPr>
              <w:t>execution of at least 85 percent</w:t>
            </w:r>
            <w:r w:rsidRPr="5E1C79DE">
              <w:rPr>
                <w:rFonts w:ascii="Aptos Narrow" w:hAnsi="Aptos Narrow" w:eastAsia="Aptos" w:cs="Aptos"/>
                <w:sz w:val="20"/>
                <w:szCs w:val="20"/>
                <w:lang w:val="en-GB"/>
              </w:rPr>
              <w:t xml:space="preserve"> of exchequer funds allocated to medical commodities in the preceding financial year, as reflected in county budget implementation reports.</w:t>
            </w:r>
          </w:p>
          <w:p w:rsidR="5E1C79DE" w:rsidP="5E1C79DE" w:rsidRDefault="5E1C79DE" w14:paraId="524C3CCC" w14:textId="69C916CE">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proportional </w:t>
            </w:r>
            <w:r w:rsidRPr="5E1C79DE">
              <w:rPr>
                <w:rFonts w:ascii="Aptos Narrow" w:hAnsi="Aptos Narrow" w:eastAsia="Aptos" w:cs="Aptos"/>
                <w:b/>
                <w:bCs/>
                <w:sz w:val="20"/>
                <w:szCs w:val="20"/>
              </w:rPr>
              <w:t>increase in county budget allocations for MNH commodities</w:t>
            </w:r>
            <w:r w:rsidRPr="5E1C79DE">
              <w:rPr>
                <w:rFonts w:ascii="Aptos Narrow" w:hAnsi="Aptos Narrow" w:eastAsia="Aptos" w:cs="Aptos"/>
                <w:sz w:val="20"/>
                <w:szCs w:val="20"/>
              </w:rPr>
              <w:t xml:space="preserve"> corresponding to reductions in Beginnings Fund support.</w:t>
            </w:r>
          </w:p>
          <w:p w:rsidR="5E1C79DE" w:rsidP="5E1C79DE" w:rsidRDefault="5E1C79DE" w14:paraId="07F5D961" w14:textId="2561F35F">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Procurement of MNH commodities in accordance with the Beginnings Fund–approved commodity list through KEMSA or MEDS, with </w:t>
            </w:r>
            <w:r w:rsidRPr="5E1C79DE">
              <w:rPr>
                <w:rFonts w:ascii="Aptos Narrow" w:hAnsi="Aptos Narrow" w:eastAsia="Aptos" w:cs="Aptos"/>
                <w:b/>
                <w:bCs/>
                <w:sz w:val="20"/>
                <w:szCs w:val="20"/>
                <w:lang w:val="en-GB"/>
              </w:rPr>
              <w:t xml:space="preserve">verified proof of delivery </w:t>
            </w:r>
            <w:r w:rsidRPr="5E1C79DE">
              <w:rPr>
                <w:rFonts w:ascii="Aptos Narrow" w:hAnsi="Aptos Narrow" w:eastAsia="Aptos" w:cs="Aptos"/>
                <w:sz w:val="20"/>
                <w:szCs w:val="20"/>
                <w:lang w:val="en-GB"/>
              </w:rPr>
              <w:t>to designated health facilities and corresponding supplier invoices submitted for payment.</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C7A8E7D" w14:textId="0AAFB2E1">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verification report confirming county health budget allocation and medical commodities budget execution thresholds, supported by statutory Office of the Controller of Budget (OCoB) reports.</w:t>
            </w:r>
          </w:p>
          <w:p w:rsidR="5E1C79DE" w:rsidP="5E1C79DE" w:rsidRDefault="5E1C79DE" w14:paraId="5A90EA88" w14:textId="27956F8A">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verified proof of delivery to designated health facilities and corresponding supplier invoices.</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27BC497" w14:textId="3BFAE1DC">
            <w:pPr>
              <w:rPr>
                <w:rFonts w:ascii="Aptos Narrow" w:hAnsi="Aptos Narrow" w:eastAsia="Aptos" w:cs="Aptos"/>
                <w:sz w:val="20"/>
                <w:szCs w:val="20"/>
              </w:rPr>
            </w:pPr>
            <w:r w:rsidRPr="5E1C79DE">
              <w:rPr>
                <w:rFonts w:ascii="Aptos Narrow" w:hAnsi="Aptos Narrow" w:eastAsia="Aptos" w:cs="Aptos"/>
                <w:sz w:val="20"/>
                <w:szCs w:val="20"/>
              </w:rPr>
              <w:t>USD1,500,000</w:t>
            </w:r>
          </w:p>
        </w:tc>
      </w:tr>
      <w:tr w:rsidR="5E1C79DE" w:rsidTr="5E1C79DE" w14:paraId="7C6439A9" w14:textId="77777777">
        <w:trPr>
          <w:trHeight w:val="300"/>
        </w:trPr>
        <w:tc>
          <w:tcPr>
            <w:tcW w:w="15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5468266" w14:textId="3519027E">
            <w:pPr>
              <w:rPr>
                <w:rFonts w:ascii="Aptos Narrow" w:hAnsi="Aptos Narrow" w:eastAsia="Aptos" w:cs="Aptos"/>
                <w:sz w:val="20"/>
                <w:szCs w:val="20"/>
                <w:lang w:val="en-GB"/>
              </w:rPr>
            </w:pPr>
            <w:r w:rsidRPr="5E1C79DE">
              <w:rPr>
                <w:rFonts w:ascii="Aptos Narrow" w:hAnsi="Aptos Narrow" w:eastAsia="Aptos" w:cs="Aptos"/>
                <w:sz w:val="20"/>
                <w:szCs w:val="20"/>
                <w:lang w:val="en-GB"/>
              </w:rPr>
              <w:t>1</w:t>
            </w:r>
            <w:r w:rsidRPr="5E1C79DE">
              <w:rPr>
                <w:rFonts w:ascii="Aptos Narrow" w:hAnsi="Aptos Narrow" w:eastAsia="Aptos" w:cs="Aptos"/>
                <w:sz w:val="20"/>
                <w:szCs w:val="20"/>
                <w:vertAlign w:val="superscript"/>
                <w:lang w:val="en-GB"/>
              </w:rPr>
              <w:t>st</w:t>
            </w:r>
            <w:r w:rsidRPr="5E1C79DE">
              <w:rPr>
                <w:rFonts w:ascii="Aptos Narrow" w:hAnsi="Aptos Narrow" w:eastAsia="Aptos" w:cs="Aptos"/>
                <w:sz w:val="20"/>
                <w:szCs w:val="20"/>
                <w:lang w:val="en-GB"/>
              </w:rPr>
              <w:t xml:space="preserve"> August 2030</w:t>
            </w:r>
          </w:p>
        </w:tc>
        <w:tc>
          <w:tcPr>
            <w:tcW w:w="357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C4A095A" w14:textId="4F2AB0DE">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county </w:t>
            </w:r>
            <w:r w:rsidRPr="5E1C79DE">
              <w:rPr>
                <w:rFonts w:ascii="Aptos Narrow" w:hAnsi="Aptos Narrow" w:eastAsia="Aptos" w:cs="Aptos"/>
                <w:b/>
                <w:bCs/>
                <w:sz w:val="20"/>
                <w:szCs w:val="20"/>
              </w:rPr>
              <w:t>health budget allocation of at least 25 percent</w:t>
            </w:r>
            <w:r w:rsidRPr="5E1C79DE">
              <w:rPr>
                <w:rFonts w:ascii="Aptos Narrow" w:hAnsi="Aptos Narrow" w:eastAsia="Aptos" w:cs="Aptos"/>
                <w:sz w:val="20"/>
                <w:szCs w:val="20"/>
              </w:rPr>
              <w:t xml:space="preserve"> (excluding conditional grants), with progressive year-on-year increases up to a cap of 30 percent.</w:t>
            </w:r>
          </w:p>
          <w:p w:rsidR="5E1C79DE" w:rsidP="5E1C79DE" w:rsidRDefault="5E1C79DE" w14:paraId="319ACC6D" w14:textId="131F36D9">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Demonstrated </w:t>
            </w:r>
            <w:r w:rsidRPr="5E1C79DE">
              <w:rPr>
                <w:rFonts w:ascii="Aptos Narrow" w:hAnsi="Aptos Narrow" w:eastAsia="Aptos" w:cs="Aptos"/>
                <w:b/>
                <w:bCs/>
                <w:sz w:val="20"/>
                <w:szCs w:val="20"/>
                <w:lang w:val="en-GB"/>
              </w:rPr>
              <w:t>execution of at least 85 percent</w:t>
            </w:r>
            <w:r w:rsidRPr="5E1C79DE">
              <w:rPr>
                <w:rFonts w:ascii="Aptos Narrow" w:hAnsi="Aptos Narrow" w:eastAsia="Aptos" w:cs="Aptos"/>
                <w:sz w:val="20"/>
                <w:szCs w:val="20"/>
                <w:lang w:val="en-GB"/>
              </w:rPr>
              <w:t xml:space="preserve"> of exchequer funds allocated to medical commodities in the preceding financial year, as reflected in county budget implementation reports.</w:t>
            </w:r>
          </w:p>
          <w:p w:rsidR="5E1C79DE" w:rsidP="5E1C79DE" w:rsidRDefault="5E1C79DE" w14:paraId="04E236F9" w14:textId="6E5F1DC9">
            <w:pPr>
              <w:numPr>
                <w:ilvl w:val="0"/>
                <w:numId w:val="43"/>
              </w:numPr>
              <w:rPr>
                <w:rFonts w:ascii="Aptos Narrow" w:hAnsi="Aptos Narrow" w:eastAsia="Aptos" w:cs="Aptos"/>
                <w:sz w:val="20"/>
                <w:szCs w:val="20"/>
              </w:rPr>
            </w:pPr>
            <w:r w:rsidRPr="5E1C79DE">
              <w:rPr>
                <w:rFonts w:ascii="Aptos Narrow" w:hAnsi="Aptos Narrow" w:eastAsia="Aptos" w:cs="Aptos"/>
                <w:sz w:val="20"/>
                <w:szCs w:val="20"/>
              </w:rPr>
              <w:t xml:space="preserve">Demonstrated proportional </w:t>
            </w:r>
            <w:r w:rsidRPr="5E1C79DE">
              <w:rPr>
                <w:rFonts w:ascii="Aptos Narrow" w:hAnsi="Aptos Narrow" w:eastAsia="Aptos" w:cs="Aptos"/>
                <w:b/>
                <w:bCs/>
                <w:sz w:val="20"/>
                <w:szCs w:val="20"/>
              </w:rPr>
              <w:t>increase in county budget allocations for MNH commodities</w:t>
            </w:r>
            <w:r w:rsidRPr="5E1C79DE">
              <w:rPr>
                <w:rFonts w:ascii="Aptos Narrow" w:hAnsi="Aptos Narrow" w:eastAsia="Aptos" w:cs="Aptos"/>
                <w:sz w:val="20"/>
                <w:szCs w:val="20"/>
              </w:rPr>
              <w:t xml:space="preserve"> corresponding to reductions in Beginnings Fund support.</w:t>
            </w:r>
          </w:p>
          <w:p w:rsidR="5E1C79DE" w:rsidP="5E1C79DE" w:rsidRDefault="5E1C79DE" w14:paraId="5C9A2DB9" w14:textId="088E83E2">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 xml:space="preserve">Procurement of MNH commodities in accordance with the Beginnings Fund–approved commodity list through KEMSA or MEDS, with </w:t>
            </w:r>
            <w:r w:rsidRPr="5E1C79DE">
              <w:rPr>
                <w:rFonts w:ascii="Aptos Narrow" w:hAnsi="Aptos Narrow" w:eastAsia="Aptos" w:cs="Aptos"/>
                <w:b/>
                <w:bCs/>
                <w:sz w:val="20"/>
                <w:szCs w:val="20"/>
                <w:lang w:val="en-GB"/>
              </w:rPr>
              <w:t xml:space="preserve">verified proof of delivery </w:t>
            </w:r>
            <w:r w:rsidRPr="5E1C79DE">
              <w:rPr>
                <w:rFonts w:ascii="Aptos Narrow" w:hAnsi="Aptos Narrow" w:eastAsia="Aptos" w:cs="Aptos"/>
                <w:sz w:val="20"/>
                <w:szCs w:val="20"/>
                <w:lang w:val="en-GB"/>
              </w:rPr>
              <w:t>to designated health facilities and corresponding supplier invoices submitted for payment.</w:t>
            </w:r>
          </w:p>
        </w:tc>
        <w:tc>
          <w:tcPr>
            <w:tcW w:w="325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BEFC11B" w14:textId="38631A31">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verification report confirming county health budget allocation and medical commodities budget execution thresholds, supported by statutory Office of the Controller of Budget (OCoB) reports.</w:t>
            </w:r>
          </w:p>
          <w:p w:rsidR="5E1C79DE" w:rsidP="5E1C79DE" w:rsidRDefault="5E1C79DE" w14:paraId="67B259A8" w14:textId="5720003C">
            <w:pPr>
              <w:numPr>
                <w:ilvl w:val="0"/>
                <w:numId w:val="43"/>
              </w:numPr>
              <w:rPr>
                <w:rFonts w:ascii="Aptos Narrow" w:hAnsi="Aptos Narrow" w:eastAsia="Aptos" w:cs="Aptos"/>
                <w:sz w:val="20"/>
                <w:szCs w:val="20"/>
                <w:lang w:val="en-GB"/>
              </w:rPr>
            </w:pPr>
            <w:r w:rsidRPr="5E1C79DE">
              <w:rPr>
                <w:rFonts w:ascii="Aptos Narrow" w:hAnsi="Aptos Narrow" w:eastAsia="Aptos" w:cs="Aptos"/>
                <w:sz w:val="20"/>
                <w:szCs w:val="20"/>
                <w:lang w:val="en-GB"/>
              </w:rPr>
              <w:t>CoG verified proof of delivery to designated health facilities and corresponding supplier invoices.</w:t>
            </w:r>
          </w:p>
        </w:tc>
        <w:tc>
          <w:tcPr>
            <w:tcW w:w="170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6001650" w14:textId="030167AE">
            <w:pPr>
              <w:rPr>
                <w:rFonts w:ascii="Aptos Narrow" w:hAnsi="Aptos Narrow" w:eastAsia="Aptos" w:cs="Aptos"/>
                <w:sz w:val="20"/>
                <w:szCs w:val="20"/>
              </w:rPr>
            </w:pPr>
            <w:r w:rsidRPr="5E1C79DE">
              <w:rPr>
                <w:rFonts w:ascii="Aptos Narrow" w:hAnsi="Aptos Narrow" w:eastAsia="Aptos" w:cs="Aptos"/>
                <w:sz w:val="20"/>
                <w:szCs w:val="20"/>
              </w:rPr>
              <w:t>USD1,000,000</w:t>
            </w:r>
          </w:p>
        </w:tc>
      </w:tr>
    </w:tbl>
    <w:p w:rsidRPr="00FA0334" w:rsidR="00B736B1" w:rsidP="5E1C79DE" w:rsidRDefault="3AD3A758" w14:paraId="407AC425" w14:textId="2AFE7786">
      <w:pPr>
        <w:keepNext/>
        <w:spacing w:after="0" w:line="240" w:lineRule="auto"/>
        <w:rPr>
          <w:rFonts w:ascii="Aptos Narrow" w:hAnsi="Aptos Narrow" w:eastAsia="Aptos" w:cs="Aptos"/>
          <w:b/>
          <w:bCs/>
        </w:rPr>
      </w:pPr>
      <w:r w:rsidRPr="5E1C79DE">
        <w:rPr>
          <w:rFonts w:ascii="Aptos Narrow" w:hAnsi="Aptos Narrow" w:eastAsia="Aptos" w:cs="Aptos"/>
          <w:b/>
          <w:bCs/>
        </w:rPr>
        <w:t xml:space="preserve"> </w:t>
      </w:r>
    </w:p>
    <w:p w:rsidRPr="00FA0334" w:rsidR="00B736B1" w:rsidP="5E1C79DE" w:rsidRDefault="3AD3A758" w14:paraId="7358DCA1" w14:textId="0DE329ED">
      <w:pPr>
        <w:keepNext/>
        <w:spacing w:after="0" w:line="240" w:lineRule="auto"/>
        <w:rPr>
          <w:rFonts w:ascii="Aptos Narrow" w:hAnsi="Aptos Narrow" w:eastAsia="Aptos" w:cs="Aptos"/>
          <w:b/>
          <w:bCs/>
        </w:rPr>
      </w:pPr>
      <w:r w:rsidRPr="5E1C79DE">
        <w:rPr>
          <w:rFonts w:ascii="Aptos Narrow" w:hAnsi="Aptos Narrow" w:eastAsia="Aptos" w:cs="Aptos"/>
          <w:b/>
          <w:bCs/>
        </w:rPr>
        <w:t>Allocation of Disbursement Amounts</w:t>
      </w:r>
    </w:p>
    <w:p w:rsidRPr="00FA0334" w:rsidR="00B736B1" w:rsidP="008C07EB" w:rsidRDefault="3AD3A758" w14:paraId="0CA3B9D8" w14:textId="3CA8DBC4">
      <w:pPr>
        <w:keepNext w:val="1"/>
        <w:spacing w:after="0" w:line="240" w:lineRule="auto"/>
        <w:jc w:val="both"/>
        <w:rPr>
          <w:rFonts w:ascii="Aptos Narrow" w:hAnsi="Aptos Narrow" w:eastAsia="Aptos" w:cs="Aptos"/>
          <w:lang w:val="en-GB"/>
        </w:rPr>
      </w:pPr>
      <w:r w:rsidRPr="40771177" w:rsidR="3AD3A758">
        <w:rPr>
          <w:rFonts w:ascii="Aptos Narrow" w:hAnsi="Aptos Narrow" w:eastAsia="Aptos" w:cs="Aptos"/>
          <w:lang w:val="en-GB"/>
        </w:rPr>
        <w:t xml:space="preserve">The total envelope for milestone-based co-financing amounts to </w:t>
      </w:r>
      <w:r w:rsidRPr="40771177" w:rsidR="3AD3A758">
        <w:rPr>
          <w:rFonts w:ascii="Aptos Narrow" w:hAnsi="Aptos Narrow" w:eastAsia="Aptos" w:cs="Aptos"/>
          <w:b w:val="1"/>
          <w:bCs w:val="1"/>
          <w:lang w:val="en-GB"/>
        </w:rPr>
        <w:t>USD16.27million,</w:t>
      </w:r>
      <w:r w:rsidRPr="40771177" w:rsidR="3AD3A758">
        <w:rPr>
          <w:rFonts w:ascii="Aptos Narrow" w:hAnsi="Aptos Narrow" w:eastAsia="Aptos" w:cs="Aptos"/>
          <w:lang w:val="en-GB"/>
        </w:rPr>
        <w:t xml:space="preserve"> </w:t>
      </w:r>
      <w:r w:rsidRPr="40771177" w:rsidR="3AD3A758">
        <w:rPr>
          <w:rFonts w:ascii="Aptos Narrow" w:hAnsi="Aptos Narrow" w:eastAsia="Aptos" w:cs="Aptos"/>
          <w:lang w:val="en-GB"/>
        </w:rPr>
        <w:t>comprising</w:t>
      </w:r>
      <w:r w:rsidRPr="40771177" w:rsidR="3AD3A758">
        <w:rPr>
          <w:rFonts w:ascii="Aptos Narrow" w:hAnsi="Aptos Narrow" w:eastAsia="Aptos" w:cs="Aptos"/>
          <w:lang w:val="en-GB"/>
        </w:rPr>
        <w:t xml:space="preserve"> </w:t>
      </w:r>
      <w:r w:rsidRPr="40771177" w:rsidR="3AD3A758">
        <w:rPr>
          <w:rFonts w:ascii="Aptos Narrow" w:hAnsi="Aptos Narrow" w:eastAsia="Aptos" w:cs="Aptos"/>
          <w:b w:val="1"/>
          <w:bCs w:val="1"/>
          <w:lang w:val="en-GB"/>
        </w:rPr>
        <w:t>USD</w:t>
      </w:r>
      <w:del w:author="Robyn Calder" w:date="2026-02-17T00:19:43.127Z" w16du:dateUtc="2026-02-17T00:19:43.127Z" w:id="628260716">
        <w:r w:rsidRPr="40771177" w:rsidDel="3AD3A758">
          <w:rPr>
            <w:rFonts w:ascii="Aptos Narrow" w:hAnsi="Aptos Narrow" w:eastAsia="Aptos" w:cs="Aptos"/>
            <w:b w:val="1"/>
            <w:bCs w:val="1"/>
            <w:lang w:val="en-GB"/>
          </w:rPr>
          <w:delText xml:space="preserve"> </w:delText>
        </w:r>
      </w:del>
      <w:r w:rsidRPr="40771177" w:rsidR="3AD3A758">
        <w:rPr>
          <w:rFonts w:ascii="Aptos Narrow" w:hAnsi="Aptos Narrow" w:eastAsia="Aptos" w:cs="Aptos"/>
          <w:b w:val="1"/>
          <w:bCs w:val="1"/>
          <w:lang w:val="en-GB"/>
        </w:rPr>
        <w:t>7</w:t>
      </w:r>
      <w:del w:author="Robyn Calder" w:date="2026-02-17T00:19:57.9Z" w16du:dateUtc="2026-02-17T00:19:57.9Z" w:id="1478815633">
        <w:r w:rsidRPr="40771177" w:rsidDel="3AD3A758">
          <w:rPr>
            <w:rFonts w:ascii="Aptos Narrow" w:hAnsi="Aptos Narrow" w:eastAsia="Aptos" w:cs="Aptos"/>
            <w:b w:val="1"/>
            <w:bCs w:val="1"/>
            <w:lang w:val="en-GB"/>
          </w:rPr>
          <w:delText xml:space="preserve"> </w:delText>
        </w:r>
      </w:del>
      <w:r w:rsidRPr="40771177" w:rsidR="3AD3A758">
        <w:rPr>
          <w:rFonts w:ascii="Aptos Narrow" w:hAnsi="Aptos Narrow" w:eastAsia="Aptos" w:cs="Aptos"/>
          <w:b w:val="1"/>
          <w:bCs w:val="1"/>
          <w:lang w:val="en-GB"/>
        </w:rPr>
        <w:t>million</w:t>
      </w:r>
      <w:r w:rsidRPr="40771177" w:rsidR="3AD3A758">
        <w:rPr>
          <w:rFonts w:ascii="Aptos Narrow" w:hAnsi="Aptos Narrow" w:eastAsia="Aptos" w:cs="Aptos"/>
          <w:lang w:val="en-GB"/>
        </w:rPr>
        <w:t xml:space="preserve"> for the health workforce and </w:t>
      </w:r>
      <w:r w:rsidRPr="40771177" w:rsidR="3AD3A758">
        <w:rPr>
          <w:rFonts w:ascii="Aptos Narrow" w:hAnsi="Aptos Narrow" w:eastAsia="Aptos" w:cs="Aptos"/>
          <w:b w:val="1"/>
          <w:bCs w:val="1"/>
          <w:lang w:val="en-GB"/>
        </w:rPr>
        <w:t>USD9.27</w:t>
      </w:r>
      <w:del w:author="Robyn Calder" w:date="2026-02-17T00:19:59.908Z" w16du:dateUtc="2026-02-17T00:19:59.908Z" w:id="1863033309">
        <w:r w:rsidRPr="40771177" w:rsidDel="3AD3A758">
          <w:rPr>
            <w:rFonts w:ascii="Aptos Narrow" w:hAnsi="Aptos Narrow" w:eastAsia="Aptos" w:cs="Aptos"/>
            <w:b w:val="1"/>
            <w:bCs w:val="1"/>
            <w:lang w:val="en-GB"/>
          </w:rPr>
          <w:delText xml:space="preserve"> </w:delText>
        </w:r>
      </w:del>
      <w:r w:rsidRPr="40771177" w:rsidR="3AD3A758">
        <w:rPr>
          <w:rFonts w:ascii="Aptos Narrow" w:hAnsi="Aptos Narrow" w:eastAsia="Aptos" w:cs="Aptos"/>
          <w:b w:val="1"/>
          <w:bCs w:val="1"/>
          <w:lang w:val="en-GB"/>
        </w:rPr>
        <w:t>million</w:t>
      </w:r>
      <w:r w:rsidRPr="40771177" w:rsidR="3AD3A758">
        <w:rPr>
          <w:rFonts w:ascii="Aptos Narrow" w:hAnsi="Aptos Narrow" w:eastAsia="Aptos" w:cs="Aptos"/>
          <w:lang w:val="en-GB"/>
        </w:rPr>
        <w:t xml:space="preserve"> for essential medical commodities. Allocation of these resources across the 21 target counties will be guided by the Commission on Revenue Allocation (CRA) formula, which is the nationally established basis for </w:t>
      </w:r>
      <w:r w:rsidRPr="40771177" w:rsidR="3AD3A758">
        <w:rPr>
          <w:rFonts w:ascii="Aptos Narrow" w:hAnsi="Aptos Narrow" w:eastAsia="Aptos" w:cs="Aptos"/>
          <w:lang w:val="en-GB"/>
        </w:rPr>
        <w:t>equitable</w:t>
      </w:r>
      <w:r w:rsidRPr="40771177" w:rsidR="3AD3A758">
        <w:rPr>
          <w:rFonts w:ascii="Aptos Narrow" w:hAnsi="Aptos Narrow" w:eastAsia="Aptos" w:cs="Aptos"/>
          <w:lang w:val="en-GB"/>
        </w:rPr>
        <w:t xml:space="preserve"> sharing of resources among county governments. Applying the CRA formula ensures transparency, equity, and consistency, while avoiding ad hoc negotiations or contestation over allocations. Under this framework, each county’s allocation will be pre-determined using the CRA formula, arriving at a schedule as follows:</w:t>
      </w:r>
    </w:p>
    <w:p w:rsidRPr="00FA0334" w:rsidR="00B736B1" w:rsidP="5E1C79DE" w:rsidRDefault="00B736B1" w14:paraId="3974E4F8" w14:textId="6CF7125D">
      <w:pPr>
        <w:keepNext/>
        <w:spacing w:after="0" w:line="240" w:lineRule="auto"/>
        <w:rPr>
          <w:rFonts w:ascii="Aptos Narrow" w:hAnsi="Aptos Narrow" w:eastAsia="Aptos" w:cs="Aptos"/>
          <w:lang w:val="en-GB"/>
        </w:rPr>
      </w:pPr>
    </w:p>
    <w:p w:rsidRPr="00FA0334" w:rsidR="00B736B1" w:rsidP="5E1C79DE" w:rsidRDefault="3AD3A758" w14:paraId="3CBA0CF9" w14:textId="661EF372">
      <w:pPr>
        <w:keepNext/>
        <w:spacing w:after="0" w:line="240" w:lineRule="auto"/>
        <w:rPr>
          <w:rFonts w:ascii="Aptos Narrow" w:hAnsi="Aptos Narrow" w:eastAsia="Aptos" w:cs="Aptos"/>
          <w:i/>
          <w:iCs/>
        </w:rPr>
      </w:pPr>
      <w:r w:rsidRPr="5E1C79DE">
        <w:rPr>
          <w:rFonts w:ascii="Aptos Narrow" w:hAnsi="Aptos Narrow" w:eastAsia="Aptos" w:cs="Aptos"/>
          <w:i/>
          <w:iCs/>
        </w:rPr>
        <w:t>Disbursement Allocation Schedule</w:t>
      </w:r>
    </w:p>
    <w:tbl>
      <w:tblPr>
        <w:tblW w:w="0" w:type="auto"/>
        <w:tblLook w:val="04A0" w:firstRow="1" w:lastRow="0" w:firstColumn="1" w:lastColumn="0" w:noHBand="0" w:noVBand="1"/>
      </w:tblPr>
      <w:tblGrid>
        <w:gridCol w:w="954"/>
        <w:gridCol w:w="1435"/>
        <w:gridCol w:w="743"/>
        <w:gridCol w:w="739"/>
        <w:gridCol w:w="741"/>
        <w:gridCol w:w="741"/>
        <w:gridCol w:w="747"/>
        <w:gridCol w:w="792"/>
        <w:gridCol w:w="792"/>
        <w:gridCol w:w="792"/>
        <w:gridCol w:w="792"/>
        <w:gridCol w:w="792"/>
      </w:tblGrid>
      <w:tr w:rsidR="5E1C79DE" w:rsidTr="5E1C79DE" w14:paraId="77314A51" w14:textId="77777777">
        <w:trPr>
          <w:trHeight w:val="630"/>
        </w:trPr>
        <w:tc>
          <w:tcPr>
            <w:tcW w:w="956" w:type="dxa"/>
            <w:vMerge w:val="restart"/>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21F7836" w14:textId="2B86D136">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County</w:t>
            </w:r>
          </w:p>
          <w:p w:rsidR="5E1C79DE" w:rsidP="5E1C79DE" w:rsidRDefault="5E1C79DE" w14:paraId="0CBA7FF4" w14:textId="5C1639D0">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1439" w:type="dxa"/>
            <w:vMerge w:val="restart"/>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13C1342" w14:textId="51273460">
            <w:pPr>
              <w:spacing w:after="0" w:line="240" w:lineRule="auto"/>
              <w:rPr>
                <w:rFonts w:ascii="Aptos Narrow" w:hAnsi="Aptos Narrow" w:eastAsia="Aptos" w:cs="Aptos"/>
                <w:b/>
                <w:bCs/>
                <w:i/>
                <w:iCs/>
                <w:color w:val="000000" w:themeColor="text1"/>
              </w:rPr>
            </w:pPr>
            <w:r w:rsidRPr="5E1C79DE">
              <w:rPr>
                <w:rFonts w:ascii="Aptos Narrow" w:hAnsi="Aptos Narrow" w:eastAsia="Aptos" w:cs="Aptos"/>
                <w:b/>
                <w:bCs/>
                <w:color w:val="000000" w:themeColor="text1"/>
              </w:rPr>
              <w:t xml:space="preserve">% allocation </w:t>
            </w:r>
            <w:r w:rsidRPr="5E1C79DE">
              <w:rPr>
                <w:rFonts w:ascii="Aptos Narrow" w:hAnsi="Aptos Narrow" w:eastAsia="Aptos" w:cs="Aptos"/>
                <w:b/>
                <w:bCs/>
                <w:i/>
                <w:iCs/>
                <w:color w:val="000000" w:themeColor="text1"/>
              </w:rPr>
              <w:t>(derived from CRA formula)</w:t>
            </w:r>
          </w:p>
          <w:p w:rsidR="5E1C79DE" w:rsidP="5E1C79DE" w:rsidRDefault="5E1C79DE" w14:paraId="7F9ADEF7" w14:textId="5DCC6AA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371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BA8B650" w14:textId="6A0F2F47">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MNH Workforce Allocation (USD)</w:t>
            </w:r>
          </w:p>
        </w:tc>
        <w:tc>
          <w:tcPr>
            <w:tcW w:w="3970" w:type="dxa"/>
            <w:gridSpan w:val="5"/>
            <w:tcBorders>
              <w:top w:val="single" w:color="auto" w:sz="8" w:space="0"/>
              <w:left w:val="nil"/>
              <w:bottom w:val="single" w:color="auto" w:sz="8" w:space="0"/>
              <w:right w:val="single" w:color="auto" w:sz="8" w:space="0"/>
            </w:tcBorders>
            <w:tcMar>
              <w:left w:w="108" w:type="dxa"/>
              <w:right w:w="108" w:type="dxa"/>
            </w:tcMar>
          </w:tcPr>
          <w:p w:rsidR="5E1C79DE" w:rsidP="5E1C79DE" w:rsidRDefault="5E1C79DE" w14:paraId="53924721" w14:textId="461A1271">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MNH Workforce Allocation (USD)</w:t>
            </w:r>
          </w:p>
        </w:tc>
      </w:tr>
      <w:tr w:rsidR="5E1C79DE" w:rsidTr="5E1C79DE" w14:paraId="35A1B6B5" w14:textId="77777777">
        <w:trPr>
          <w:trHeight w:val="285"/>
        </w:trPr>
        <w:tc>
          <w:tcPr>
            <w:tcW w:w="956" w:type="dxa"/>
            <w:vMerge/>
            <w:tcBorders>
              <w:left w:val="single" w:color="auto" w:sz="0" w:space="0"/>
              <w:bottom w:val="single" w:color="auto" w:sz="0" w:space="0"/>
              <w:right w:val="single" w:color="auto" w:sz="0" w:space="0"/>
            </w:tcBorders>
            <w:vAlign w:val="center"/>
          </w:tcPr>
          <w:p w:rsidR="0025143A" w:rsidRDefault="0025143A" w14:paraId="1AC6A403" w14:textId="77777777"/>
        </w:tc>
        <w:tc>
          <w:tcPr>
            <w:tcW w:w="1439" w:type="dxa"/>
            <w:vMerge/>
            <w:tcBorders>
              <w:left w:val="single" w:color="auto" w:sz="0" w:space="0"/>
              <w:bottom w:val="single" w:color="auto" w:sz="0" w:space="0"/>
              <w:right w:val="single" w:color="auto" w:sz="0" w:space="0"/>
            </w:tcBorders>
            <w:vAlign w:val="center"/>
          </w:tcPr>
          <w:p w:rsidR="0025143A" w:rsidRDefault="0025143A" w14:paraId="4B74B8D0" w14:textId="77777777"/>
        </w:tc>
        <w:tc>
          <w:tcPr>
            <w:tcW w:w="744" w:type="dxa"/>
            <w:tcBorders>
              <w:top w:val="single" w:color="auto" w:sz="8" w:space="0"/>
              <w:left w:val="nil"/>
              <w:bottom w:val="single" w:color="auto" w:sz="8" w:space="0"/>
              <w:right w:val="single" w:color="auto" w:sz="8" w:space="0"/>
            </w:tcBorders>
            <w:tcMar>
              <w:left w:w="108" w:type="dxa"/>
              <w:right w:w="108" w:type="dxa"/>
            </w:tcMar>
          </w:tcPr>
          <w:p w:rsidR="5E1C79DE" w:rsidP="5E1C79DE" w:rsidRDefault="5E1C79DE" w14:paraId="0CF9B1C4" w14:textId="27822CBB">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1</w:t>
            </w:r>
          </w:p>
        </w:tc>
        <w:tc>
          <w:tcPr>
            <w:tcW w:w="740"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699ABD03" w14:textId="70F913FF">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2</w:t>
            </w:r>
          </w:p>
        </w:tc>
        <w:tc>
          <w:tcPr>
            <w:tcW w:w="742"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509145B9" w14:textId="47B7AA4C">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3</w:t>
            </w:r>
          </w:p>
        </w:tc>
        <w:tc>
          <w:tcPr>
            <w:tcW w:w="742"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73D8A1C8" w14:textId="1B47DAD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4</w:t>
            </w:r>
          </w:p>
        </w:tc>
        <w:tc>
          <w:tcPr>
            <w:tcW w:w="748"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02FDFAFB" w14:textId="3BA3317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5</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64A3F5D" w14:textId="5C1B7EAB">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1</w:t>
            </w:r>
          </w:p>
        </w:tc>
        <w:tc>
          <w:tcPr>
            <w:tcW w:w="794"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130A48BA" w14:textId="0CD7AF5F">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2</w:t>
            </w:r>
          </w:p>
        </w:tc>
        <w:tc>
          <w:tcPr>
            <w:tcW w:w="794"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26AE0E31" w14:textId="47562ABF">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3</w:t>
            </w:r>
          </w:p>
        </w:tc>
        <w:tc>
          <w:tcPr>
            <w:tcW w:w="794"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7F954D68" w14:textId="1F5379B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4</w:t>
            </w:r>
          </w:p>
        </w:tc>
        <w:tc>
          <w:tcPr>
            <w:tcW w:w="794"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01D4650D" w14:textId="6733D531">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Year 5</w:t>
            </w:r>
          </w:p>
        </w:tc>
      </w:tr>
      <w:tr w:rsidR="5E1C79DE" w:rsidTr="5E1C79DE" w14:paraId="515498A2" w14:textId="77777777">
        <w:trPr>
          <w:trHeight w:val="285"/>
        </w:trPr>
        <w:tc>
          <w:tcPr>
            <w:tcW w:w="956"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6494DAF4" w14:textId="010729A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1439" w:type="dxa"/>
            <w:tcBorders>
              <w:top w:val="nil"/>
              <w:left w:val="single" w:color="auto" w:sz="8" w:space="0"/>
              <w:bottom w:val="single" w:color="auto" w:sz="8" w:space="0"/>
              <w:right w:val="single" w:color="auto" w:sz="8" w:space="0"/>
            </w:tcBorders>
            <w:tcMar>
              <w:left w:w="108" w:type="dxa"/>
              <w:right w:w="108" w:type="dxa"/>
            </w:tcMar>
          </w:tcPr>
          <w:p w:rsidR="5E1C79DE" w:rsidP="5E1C79DE" w:rsidRDefault="5E1C79DE" w14:paraId="2328287A" w14:textId="3299154B">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D2C8EAA" w14:textId="2ACA29D7">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4FF4FA1" w14:textId="355CB452">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9A84C36" w14:textId="5FC6EC24">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90BF868" w14:textId="037E016A">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2398A49" w14:textId="1381B77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DFD2E85" w14:textId="77E6275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C14C7BD" w14:textId="452BCBAD">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30F374D" w14:textId="1827AE6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1B3A81F" w14:textId="74B1137C">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66719AD" w14:textId="15B69A50">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r>
      <w:tr w:rsidR="5E1C79DE" w:rsidTr="5E1C79DE" w14:paraId="0F8FE5D8" w14:textId="77777777">
        <w:trPr>
          <w:trHeight w:val="285"/>
        </w:trPr>
        <w:tc>
          <w:tcPr>
            <w:tcW w:w="956"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7FAEB2B" w14:textId="6CD5D731">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1439"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FFDCAD4" w14:textId="5DEF47FC">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7424482" w14:textId="08563536">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309443E" w14:textId="294668A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34DF53F" w14:textId="625EC517">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6EC42FB" w14:textId="0358B8FB">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28472AD" w14:textId="673CDB9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966B925" w14:textId="44F3E3B0">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BB2CFB4" w14:textId="1BCE0B91">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CA32054" w14:textId="28A9FCD2">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5739B5C" w14:textId="1C9C289D">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A143E0A" w14:textId="203B822A">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r>
      <w:tr w:rsidR="5E1C79DE" w:rsidTr="5E1C79DE" w14:paraId="1B3BAE9A" w14:textId="77777777">
        <w:trPr>
          <w:trHeight w:val="285"/>
        </w:trPr>
        <w:tc>
          <w:tcPr>
            <w:tcW w:w="956"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20176AC" w14:textId="01F9768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1439"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C9A6309" w14:textId="285A907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9588A70" w14:textId="04F41022">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F915D26" w14:textId="6DD4FC2A">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A8CDF35" w14:textId="45BF00F3">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B022F7D" w14:textId="30028B1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1D57A76" w14:textId="58CE04DE">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EA3B35A" w14:textId="360F4B0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46B2393" w14:textId="4093DC97">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7036794" w14:textId="2CF4B833">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F2E8BC8" w14:textId="783D50C6">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A2AB35B" w14:textId="2B349F96">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r>
      <w:tr w:rsidR="5E1C79DE" w:rsidTr="5E1C79DE" w14:paraId="505B9697" w14:textId="77777777">
        <w:trPr>
          <w:trHeight w:val="285"/>
        </w:trPr>
        <w:tc>
          <w:tcPr>
            <w:tcW w:w="956"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8ED0953" w14:textId="7C0E57C9">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1439"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CC60304" w14:textId="792AC66E">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1189489" w14:textId="0B268595">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0"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04EF24B0" w14:textId="47FF1D2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6606442" w14:textId="6E981E7A">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2"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39599BEF" w14:textId="6D6E0688">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48"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7DCEA5BB" w14:textId="1756ACE6">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2F824F87" w14:textId="3D863774">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151C6F6F" w14:textId="24A7C2DC">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5BA5177E" w14:textId="36F95B2F">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61792EEC" w14:textId="39D3A74F">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c>
          <w:tcPr>
            <w:tcW w:w="794" w:type="dxa"/>
            <w:tcBorders>
              <w:top w:val="single" w:color="auto" w:sz="8" w:space="0"/>
              <w:left w:val="single" w:color="auto" w:sz="8" w:space="0"/>
              <w:bottom w:val="single" w:color="auto" w:sz="8" w:space="0"/>
              <w:right w:val="single" w:color="auto" w:sz="8" w:space="0"/>
            </w:tcBorders>
            <w:tcMar>
              <w:left w:w="108" w:type="dxa"/>
              <w:right w:w="108" w:type="dxa"/>
            </w:tcMar>
          </w:tcPr>
          <w:p w:rsidR="5E1C79DE" w:rsidP="5E1C79DE" w:rsidRDefault="5E1C79DE" w14:paraId="4DEBE65F" w14:textId="5880CC5B">
            <w:pPr>
              <w:spacing w:after="0" w:line="240" w:lineRule="auto"/>
              <w:rPr>
                <w:rFonts w:ascii="Aptos Narrow" w:hAnsi="Aptos Narrow" w:eastAsia="Aptos" w:cs="Aptos"/>
                <w:color w:val="000000" w:themeColor="text1"/>
              </w:rPr>
            </w:pPr>
            <w:r w:rsidRPr="5E1C79DE">
              <w:rPr>
                <w:rFonts w:ascii="Aptos Narrow" w:hAnsi="Aptos Narrow" w:eastAsia="Aptos" w:cs="Aptos"/>
                <w:color w:val="000000" w:themeColor="text1"/>
              </w:rPr>
              <w:t xml:space="preserve"> </w:t>
            </w:r>
          </w:p>
        </w:tc>
      </w:tr>
      <w:tr w:rsidR="5E1C79DE" w:rsidTr="5E1C79DE" w14:paraId="2D8803CF" w14:textId="77777777">
        <w:trPr>
          <w:trHeight w:val="285"/>
        </w:trPr>
        <w:tc>
          <w:tcPr>
            <w:tcW w:w="2395" w:type="dxa"/>
            <w:gridSpan w:val="2"/>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227753AF" w14:textId="41732B37">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Total</w:t>
            </w:r>
          </w:p>
          <w:p w:rsidR="5E1C79DE" w:rsidP="5E1C79DE" w:rsidRDefault="5E1C79DE" w14:paraId="5694777C" w14:textId="2628485D">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44" w:type="dxa"/>
            <w:tcBorders>
              <w:top w:val="single" w:color="auto" w:sz="8" w:space="0"/>
              <w:left w:val="nil"/>
              <w:bottom w:val="double" w:color="auto" w:sz="4" w:space="0"/>
              <w:right w:val="single" w:color="auto" w:sz="8" w:space="0"/>
            </w:tcBorders>
            <w:tcMar>
              <w:left w:w="108" w:type="dxa"/>
              <w:right w:w="108" w:type="dxa"/>
            </w:tcMar>
            <w:vAlign w:val="bottom"/>
          </w:tcPr>
          <w:p w:rsidR="5E1C79DE" w:rsidP="5E1C79DE" w:rsidRDefault="5E1C79DE" w14:paraId="09ABBA9F" w14:textId="760331AD">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40"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57B36B06" w14:textId="7275C10E">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42"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0BC19BEB" w14:textId="70E100F9">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42"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1E0100BF" w14:textId="3647ADFD">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48"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2856163D" w14:textId="4D64BC11">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94"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63A0B37E" w14:textId="6CD6228C">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94"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1FFBCF0A" w14:textId="48D26691">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94"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3613BC0C" w14:textId="5667FD7D">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94"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0D331A94" w14:textId="5D400040">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c>
          <w:tcPr>
            <w:tcW w:w="794" w:type="dxa"/>
            <w:tcBorders>
              <w:top w:val="single" w:color="auto" w:sz="8" w:space="0"/>
              <w:left w:val="single" w:color="auto" w:sz="8" w:space="0"/>
              <w:bottom w:val="double" w:color="auto" w:sz="4" w:space="0"/>
              <w:right w:val="single" w:color="auto" w:sz="8" w:space="0"/>
            </w:tcBorders>
            <w:tcMar>
              <w:left w:w="108" w:type="dxa"/>
              <w:right w:w="108" w:type="dxa"/>
            </w:tcMar>
            <w:vAlign w:val="bottom"/>
          </w:tcPr>
          <w:p w:rsidR="5E1C79DE" w:rsidP="5E1C79DE" w:rsidRDefault="5E1C79DE" w14:paraId="0637B4CE" w14:textId="034A00B6">
            <w:pPr>
              <w:spacing w:after="0" w:line="240" w:lineRule="auto"/>
              <w:rPr>
                <w:rFonts w:ascii="Aptos Narrow" w:hAnsi="Aptos Narrow" w:eastAsia="Aptos" w:cs="Aptos"/>
                <w:b/>
                <w:bCs/>
                <w:color w:val="000000" w:themeColor="text1"/>
              </w:rPr>
            </w:pPr>
            <w:r w:rsidRPr="5E1C79DE">
              <w:rPr>
                <w:rFonts w:ascii="Aptos Narrow" w:hAnsi="Aptos Narrow" w:eastAsia="Aptos" w:cs="Aptos"/>
                <w:b/>
                <w:bCs/>
                <w:color w:val="000000" w:themeColor="text1"/>
              </w:rPr>
              <w:t xml:space="preserve"> </w:t>
            </w:r>
          </w:p>
        </w:tc>
      </w:tr>
    </w:tbl>
    <w:p w:rsidRPr="00FA0334" w:rsidR="00B736B1" w:rsidP="5E1C79DE" w:rsidRDefault="3AD3A758" w14:paraId="7102AFB6" w14:textId="012EDD06">
      <w:pPr>
        <w:keepNext/>
        <w:spacing w:after="0" w:line="240" w:lineRule="auto"/>
        <w:rPr>
          <w:rFonts w:ascii="Aptos Narrow" w:hAnsi="Aptos Narrow" w:eastAsia="Aptos" w:cs="Aptos"/>
          <w:b/>
          <w:bCs/>
        </w:rPr>
      </w:pPr>
      <w:r w:rsidRPr="5E1C79DE">
        <w:rPr>
          <w:rFonts w:ascii="Aptos Narrow" w:hAnsi="Aptos Narrow" w:eastAsia="Aptos" w:cs="Aptos"/>
          <w:b/>
          <w:bCs/>
        </w:rPr>
        <w:t xml:space="preserve"> </w:t>
      </w:r>
    </w:p>
    <w:p w:rsidRPr="00FA0334" w:rsidR="00B736B1" w:rsidP="5E1C79DE" w:rsidRDefault="3AD3A758" w14:paraId="683699C9" w14:textId="6D4B456B">
      <w:pPr>
        <w:keepNext w:val="1"/>
        <w:spacing w:after="0" w:line="240" w:lineRule="auto"/>
        <w:rPr>
          <w:rFonts w:ascii="Aptos Narrow" w:hAnsi="Aptos Narrow" w:eastAsia="Aptos" w:cs="Aptos"/>
          <w:b w:val="1"/>
          <w:bCs w:val="1"/>
        </w:rPr>
      </w:pPr>
      <w:commentRangeStart w:id="1681358325"/>
      <w:r w:rsidRPr="40771177" w:rsidR="3AD3A758">
        <w:rPr>
          <w:rFonts w:ascii="Aptos Narrow" w:hAnsi="Aptos Narrow" w:eastAsia="Aptos" w:cs="Aptos"/>
          <w:b w:val="1"/>
          <w:bCs w:val="1"/>
        </w:rPr>
        <w:t>Milestone Verification Process (</w:t>
      </w:r>
      <w:r w:rsidRPr="40771177" w:rsidR="3AD3A758">
        <w:rPr>
          <w:rFonts w:ascii="Aptos Narrow" w:hAnsi="Aptos Narrow" w:eastAsia="Aptos" w:cs="Aptos"/>
          <w:b w:val="1"/>
          <w:bCs w:val="1"/>
        </w:rPr>
        <w:t>CoG</w:t>
      </w:r>
      <w:r w:rsidRPr="40771177" w:rsidR="3AD3A758">
        <w:rPr>
          <w:rFonts w:ascii="Aptos Narrow" w:hAnsi="Aptos Narrow" w:eastAsia="Aptos" w:cs="Aptos"/>
          <w:b w:val="1"/>
          <w:bCs w:val="1"/>
        </w:rPr>
        <w:t>-Led)</w:t>
      </w:r>
      <w:commentRangeEnd w:id="1681358325"/>
      <w:r>
        <w:rPr>
          <w:rStyle w:val="CommentReference"/>
        </w:rPr>
        <w:commentReference w:id="1681358325"/>
      </w:r>
    </w:p>
    <w:p w:rsidRPr="00FA0334" w:rsidR="00B736B1" w:rsidP="008C07EB" w:rsidRDefault="3AD3A758" w14:paraId="01FECAB0" w14:textId="389E9B8A">
      <w:pPr>
        <w:keepNext/>
        <w:spacing w:after="0" w:line="240" w:lineRule="auto"/>
        <w:jc w:val="both"/>
        <w:rPr>
          <w:rFonts w:ascii="Aptos Narrow" w:hAnsi="Aptos Narrow" w:eastAsia="Aptos" w:cs="Aptos"/>
          <w:lang w:val="en-GB"/>
        </w:rPr>
      </w:pPr>
      <w:r w:rsidRPr="5E1C79DE">
        <w:rPr>
          <w:rFonts w:ascii="Aptos Narrow" w:hAnsi="Aptos Narrow" w:eastAsia="Aptos" w:cs="Aptos"/>
          <w:lang w:val="en-GB"/>
        </w:rPr>
        <w:t>The CoG will serve as the intergovernmental coordination and independent verification body responsible for confirming county achievement of the agreed performance milestones linked to the co-financing arrangements. Verification will be conducted in a structured, transparent, and time-bound manner, drawing on statutory public finance documents, administrative records, and targeted field verification, and will form the formal basis for authorising milestone-based disbursements.</w:t>
      </w:r>
    </w:p>
    <w:p w:rsidRPr="00FA0334" w:rsidR="00B736B1" w:rsidP="008C07EB" w:rsidRDefault="00B736B1" w14:paraId="6B9BCC49" w14:textId="711BC16F">
      <w:pPr>
        <w:keepNext/>
        <w:spacing w:after="0" w:line="240" w:lineRule="auto"/>
        <w:jc w:val="both"/>
        <w:rPr>
          <w:rFonts w:ascii="Aptos Narrow" w:hAnsi="Aptos Narrow" w:eastAsia="Aptos" w:cs="Aptos"/>
          <w:lang w:val="en-GB"/>
        </w:rPr>
      </w:pPr>
    </w:p>
    <w:p w:rsidRPr="00FA0334" w:rsidR="00B736B1" w:rsidP="008C07EB" w:rsidRDefault="3AD3A758" w14:paraId="22CDA7B6" w14:textId="3D3A1504">
      <w:pPr>
        <w:keepNext/>
        <w:spacing w:after="0" w:line="240" w:lineRule="auto"/>
        <w:jc w:val="both"/>
        <w:rPr>
          <w:rFonts w:ascii="Aptos Narrow" w:hAnsi="Aptos Narrow" w:eastAsia="Aptos" w:cs="Aptos"/>
        </w:rPr>
      </w:pPr>
      <w:r w:rsidRPr="5E1C79DE">
        <w:rPr>
          <w:rFonts w:ascii="Aptos Narrow" w:hAnsi="Aptos Narrow" w:eastAsia="Aptos" w:cs="Aptos"/>
        </w:rPr>
        <w:t>The verification process will encompass the following steps:</w:t>
      </w:r>
    </w:p>
    <w:p w:rsidRPr="00FA0334" w:rsidR="00B736B1" w:rsidP="008C07EB" w:rsidRDefault="3AD3A758" w14:paraId="096F861B" w14:textId="6ECD4643">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County onboarding</w:t>
      </w:r>
      <w:r w:rsidRPr="5E1C79DE">
        <w:rPr>
          <w:rFonts w:ascii="Aptos Narrow" w:hAnsi="Aptos Narrow" w:eastAsia="Aptos" w:cs="Aptos"/>
        </w:rPr>
        <w:t>: The CoG will lead the county onboarding process, including facilitating county opt-in, executing Partnership Agreements between participating County Governments and CoG within agreed timelines, and formally confirming and communicating executed agreements to the Beginnings Fund and ICRHK. Through this process, CoG will ensure that participating counties have formally committed to the agreed performance milestones, documentation and reporting requirements, access for independent verification, and compliance with applicable Kenyan legal, regulatory, and public financial management frameworks.</w:t>
      </w:r>
    </w:p>
    <w:p w:rsidRPr="00FA0334" w:rsidR="00B736B1" w:rsidP="008C07EB" w:rsidRDefault="3AD3A758" w14:paraId="501DE2F3" w14:textId="3A20B2F6">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Annual verification planning:</w:t>
      </w:r>
      <w:r w:rsidRPr="5E1C79DE">
        <w:rPr>
          <w:rFonts w:ascii="Aptos Narrow" w:hAnsi="Aptos Narrow" w:eastAsia="Aptos" w:cs="Aptos"/>
        </w:rPr>
        <w:t xml:space="preserve"> At the start of each verification year, the CoG will communicate the agreed performance milestones, documentation and reporting requirements, verification timelines, and cut-off dates to participating counties, aligned with the predefined annual disbursement calendar.</w:t>
      </w:r>
    </w:p>
    <w:p w:rsidRPr="00FA0334" w:rsidR="00B736B1" w:rsidP="008C07EB" w:rsidRDefault="3AD3A758" w14:paraId="47253939" w14:textId="7B7F21BA">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Submission of county documentation</w:t>
      </w:r>
      <w:r w:rsidRPr="5E1C79DE">
        <w:rPr>
          <w:rFonts w:ascii="Aptos Narrow" w:hAnsi="Aptos Narrow" w:eastAsia="Aptos" w:cs="Aptos"/>
        </w:rPr>
        <w:t>: County Governments will submit the required technical, administrative, and financial documentation as specified in the Partnership Agreement and milestone schedule, including planning and budget documents, budget implementation reports, deployment confirmations, and procurement records, as applicable.</w:t>
      </w:r>
    </w:p>
    <w:p w:rsidRPr="00FA0334" w:rsidR="00B736B1" w:rsidP="008C07EB" w:rsidRDefault="3AD3A758" w14:paraId="1D1803CB" w14:textId="6F139DEA">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Desk-based verification</w:t>
      </w:r>
      <w:r w:rsidRPr="5E1C79DE">
        <w:rPr>
          <w:rFonts w:ascii="Aptos Narrow" w:hAnsi="Aptos Narrow" w:eastAsia="Aptos" w:cs="Aptos"/>
        </w:rPr>
        <w:t>: CoG will conduct desk reviews of submitted documentation, triangulating county submissions with statutory sources such as OCoB reports, approved County Annual Work Plans and Budgets (AWPBs), County Fiscal Strategy Papers (CFSPs), and other relevant public financial management records.</w:t>
      </w:r>
    </w:p>
    <w:p w:rsidRPr="00FA0334" w:rsidR="00B736B1" w:rsidP="008C07EB" w:rsidRDefault="3AD3A758" w14:paraId="28CCCDAB" w14:textId="7FF12B9A">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Field-level verification (as required):</w:t>
      </w:r>
      <w:r w:rsidRPr="5E1C79DE">
        <w:rPr>
          <w:rFonts w:ascii="Aptos Narrow" w:hAnsi="Aptos Narrow" w:eastAsia="Aptos" w:cs="Aptos"/>
        </w:rPr>
        <w:t xml:space="preserve"> Where necessary, CoG will undertake targeted field verification to confirm deployment of MNH staff in designated maternity and newborn units and delivery of MNH commodities to health facilities, working through appropriate county structures and in coordination with relevant Beginnings Fund implementing partners in the respective counties.</w:t>
      </w:r>
    </w:p>
    <w:p w:rsidRPr="00FA0334" w:rsidR="00B736B1" w:rsidP="008C07EB" w:rsidRDefault="3AD3A758" w14:paraId="38A4E435" w14:textId="3A363528">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Independent verification reporting</w:t>
      </w:r>
      <w:r w:rsidRPr="5E1C79DE">
        <w:rPr>
          <w:rFonts w:ascii="Aptos Narrow" w:hAnsi="Aptos Narrow" w:eastAsia="Aptos" w:cs="Aptos"/>
        </w:rPr>
        <w:t>: For each verification cycle, CoG will prepare a formal verification report summarising milestone achievement status for each county, identifying any gaps or partial achievement, and clearly indicating whether milestones have been met, delayed, or not achieved. The report will annex the county-submitted supporting documentation including facility-level staffing summaries demonstrating maintained/improved staffing levels and staff-to-patient ratios relative to baseline, county budget implementation/execution reports (or extracts) demonstrating increased county financing consistent with the agreed transition schedule, and proof of commodity procurement, invoices, and delivery.</w:t>
      </w:r>
    </w:p>
    <w:p w:rsidRPr="00FA0334" w:rsidR="00B736B1" w:rsidP="008C07EB" w:rsidRDefault="3AD3A758" w14:paraId="301C4D19" w14:textId="3F2F91FB">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Triggering disbursements:</w:t>
      </w:r>
      <w:r w:rsidRPr="5E1C79DE">
        <w:rPr>
          <w:rFonts w:ascii="Aptos Narrow" w:hAnsi="Aptos Narrow" w:eastAsia="Aptos" w:cs="Aptos"/>
        </w:rPr>
        <w:t xml:space="preserve"> CoG verification reports will be formally submitted to the Beginnings Fund and ICRHK and will serve as the primary basis for confirming milestone achievement and triggering milestone-based disbursements, subject to concurrence by the Beginnings Fund and in accordance with the agreed allocation schedule.</w:t>
      </w:r>
    </w:p>
    <w:p w:rsidRPr="00FA0334" w:rsidR="00B736B1" w:rsidP="008C07EB" w:rsidRDefault="3AD3A758" w14:paraId="6879B7E8" w14:textId="6B6D777D">
      <w:pPr>
        <w:keepNext/>
        <w:numPr>
          <w:ilvl w:val="0"/>
          <w:numId w:val="42"/>
        </w:numPr>
        <w:spacing w:after="0" w:line="240" w:lineRule="auto"/>
        <w:jc w:val="both"/>
        <w:rPr>
          <w:rFonts w:ascii="Aptos Narrow" w:hAnsi="Aptos Narrow" w:eastAsia="Aptos" w:cs="Aptos"/>
        </w:rPr>
      </w:pPr>
      <w:r w:rsidRPr="5E1C79DE">
        <w:rPr>
          <w:rFonts w:ascii="Aptos Narrow" w:hAnsi="Aptos Narrow" w:eastAsia="Aptos" w:cs="Aptos"/>
          <w:b/>
          <w:bCs/>
        </w:rPr>
        <w:t>Feedback and corrective actions</w:t>
      </w:r>
      <w:r w:rsidRPr="5E1C79DE">
        <w:rPr>
          <w:rFonts w:ascii="Aptos Narrow" w:hAnsi="Aptos Narrow" w:eastAsia="Aptos" w:cs="Aptos"/>
        </w:rPr>
        <w:t>: Where milestones are not fully achieved, CoG will communicate required corrective actions to counties and provide advisory support, including peer learning and technical guidance, to enable achievement within ahead of the next verification cycle.</w:t>
      </w:r>
    </w:p>
    <w:p w:rsidRPr="00FA0334" w:rsidR="00B736B1" w:rsidP="008C07EB" w:rsidRDefault="00B736B1" w14:paraId="59E62E87" w14:textId="591E2FC9">
      <w:pPr>
        <w:keepNext/>
        <w:spacing w:after="0" w:line="240" w:lineRule="auto"/>
        <w:ind w:left="720"/>
        <w:jc w:val="both"/>
        <w:rPr>
          <w:rFonts w:ascii="Aptos Narrow" w:hAnsi="Aptos Narrow" w:eastAsia="Aptos" w:cs="Aptos"/>
        </w:rPr>
      </w:pPr>
    </w:p>
    <w:p w:rsidRPr="00FA0334" w:rsidR="00B736B1" w:rsidP="008C07EB" w:rsidRDefault="3AD3A758" w14:paraId="2001633D" w14:textId="77AC4945">
      <w:pPr>
        <w:keepNext/>
        <w:spacing w:after="0" w:line="240" w:lineRule="auto"/>
        <w:jc w:val="both"/>
        <w:rPr>
          <w:rFonts w:ascii="Aptos Narrow" w:hAnsi="Aptos Narrow" w:eastAsia="Aptos" w:cs="Aptos"/>
          <w:b/>
          <w:bCs/>
        </w:rPr>
      </w:pPr>
      <w:r w:rsidRPr="5E1C79DE">
        <w:rPr>
          <w:rFonts w:ascii="Aptos Narrow" w:hAnsi="Aptos Narrow" w:eastAsia="Aptos" w:cs="Aptos"/>
          <w:b/>
          <w:bCs/>
        </w:rPr>
        <w:t>Milestone-based Disbursement Modalities (ICRHK-Managed)</w:t>
      </w:r>
    </w:p>
    <w:p w:rsidRPr="00FA0334" w:rsidR="00B736B1" w:rsidP="008C07EB" w:rsidRDefault="3AD3A758" w14:paraId="49A8E5C7" w14:textId="2A3D58FE">
      <w:pPr>
        <w:keepNext w:val="1"/>
        <w:spacing w:after="0" w:line="240" w:lineRule="auto"/>
        <w:jc w:val="both"/>
        <w:rPr>
          <w:rFonts w:ascii="Aptos Narrow" w:hAnsi="Aptos Narrow" w:eastAsia="Aptos" w:cs="Aptos"/>
          <w:lang w:val="en-GB"/>
        </w:rPr>
      </w:pPr>
      <w:r w:rsidRPr="40771177" w:rsidR="3AD3A758">
        <w:rPr>
          <w:rFonts w:ascii="Aptos Narrow" w:hAnsi="Aptos Narrow" w:eastAsia="Aptos" w:cs="Aptos"/>
          <w:lang w:val="en-GB"/>
        </w:rPr>
        <w:t xml:space="preserve">ICRHK will serve as the fiduciary agent and pass-through entity for funds under the milestone-based co-financing mechanism. Upon receipt of a </w:t>
      </w:r>
      <w:r w:rsidRPr="40771177" w:rsidR="3AD3A758">
        <w:rPr>
          <w:rFonts w:ascii="Aptos Narrow" w:hAnsi="Aptos Narrow" w:eastAsia="Aptos" w:cs="Aptos"/>
          <w:lang w:val="en-GB"/>
        </w:rPr>
        <w:t>CoG</w:t>
      </w:r>
      <w:r w:rsidRPr="40771177" w:rsidR="3AD3A758">
        <w:rPr>
          <w:rFonts w:ascii="Aptos Narrow" w:hAnsi="Aptos Narrow" w:eastAsia="Aptos" w:cs="Aptos"/>
          <w:lang w:val="en-GB"/>
        </w:rPr>
        <w:t xml:space="preserve"> verification report confirming milestone achievement and following issuance of a formal</w:t>
      </w:r>
      <w:commentRangeStart w:id="804842743"/>
      <w:r w:rsidRPr="40771177" w:rsidR="3AD3A758">
        <w:rPr>
          <w:rFonts w:ascii="Aptos Narrow" w:hAnsi="Aptos Narrow" w:eastAsia="Aptos" w:cs="Aptos"/>
          <w:lang w:val="en-GB"/>
        </w:rPr>
        <w:t xml:space="preserve"> no-objection communication by the Beginnings Fund, </w:t>
      </w:r>
      <w:commentRangeEnd w:id="804842743"/>
      <w:r>
        <w:rPr>
          <w:rStyle w:val="CommentReference"/>
        </w:rPr>
        <w:commentReference w:id="804842743"/>
      </w:r>
      <w:r w:rsidRPr="40771177" w:rsidR="3AD3A758">
        <w:rPr>
          <w:rFonts w:ascii="Aptos Narrow" w:hAnsi="Aptos Narrow" w:eastAsia="Aptos" w:cs="Aptos"/>
          <w:lang w:val="en-GB"/>
        </w:rPr>
        <w:t xml:space="preserve">ICRHK will release disbursements </w:t>
      </w:r>
      <w:r w:rsidRPr="40771177" w:rsidR="3AD3A758">
        <w:rPr>
          <w:rFonts w:ascii="Aptos Narrow" w:hAnsi="Aptos Narrow" w:eastAsia="Aptos" w:cs="Aptos"/>
          <w:lang w:val="en-GB"/>
        </w:rPr>
        <w:t>in accordance with</w:t>
      </w:r>
      <w:r w:rsidRPr="40771177" w:rsidR="3AD3A758">
        <w:rPr>
          <w:rFonts w:ascii="Aptos Narrow" w:hAnsi="Aptos Narrow" w:eastAsia="Aptos" w:cs="Aptos"/>
          <w:lang w:val="en-GB"/>
        </w:rPr>
        <w:t xml:space="preserve"> the Partnership Agreements and the agreed milestone schedule. Disbursements related to MNH workforce and commodities milestones will follow distinct funding flows, as described below.</w:t>
      </w:r>
    </w:p>
    <w:p w:rsidRPr="00FA0334" w:rsidR="00B736B1" w:rsidP="008C07EB" w:rsidRDefault="00B736B1" w14:paraId="055B14F1" w14:textId="09F8C7BF">
      <w:pPr>
        <w:keepNext/>
        <w:spacing w:after="0" w:line="240" w:lineRule="auto"/>
        <w:jc w:val="both"/>
        <w:rPr>
          <w:rFonts w:ascii="Aptos Narrow" w:hAnsi="Aptos Narrow" w:eastAsia="Aptos" w:cs="Aptos"/>
          <w:lang w:val="en-GB"/>
        </w:rPr>
      </w:pPr>
    </w:p>
    <w:p w:rsidRPr="00FA0334" w:rsidR="00B736B1" w:rsidP="008C07EB" w:rsidRDefault="3AD3A758" w14:paraId="2EAFA02F" w14:textId="37BF7AF7">
      <w:pPr>
        <w:keepNext/>
        <w:spacing w:after="0" w:line="240" w:lineRule="auto"/>
        <w:jc w:val="both"/>
        <w:rPr>
          <w:rFonts w:ascii="Aptos Narrow" w:hAnsi="Aptos Narrow" w:eastAsia="Aptos" w:cs="Aptos"/>
          <w:b/>
          <w:bCs/>
        </w:rPr>
      </w:pPr>
      <w:r w:rsidRPr="5E1C79DE">
        <w:rPr>
          <w:rFonts w:ascii="Aptos Narrow" w:hAnsi="Aptos Narrow" w:eastAsia="Aptos" w:cs="Aptos"/>
          <w:b/>
          <w:bCs/>
        </w:rPr>
        <w:t>Disbursement Flow for MNH Workforce</w:t>
      </w:r>
    </w:p>
    <w:p w:rsidRPr="00FA0334" w:rsidR="00B736B1" w:rsidP="008C07EB" w:rsidRDefault="3AD3A758" w14:paraId="1B0BF393" w14:textId="2CBE7E28">
      <w:pPr>
        <w:keepNext w:val="1"/>
        <w:numPr>
          <w:ilvl w:val="0"/>
          <w:numId w:val="41"/>
        </w:numPr>
        <w:spacing w:after="0" w:line="240" w:lineRule="auto"/>
        <w:jc w:val="both"/>
        <w:rPr>
          <w:rFonts w:ascii="Aptos Narrow" w:hAnsi="Aptos Narrow" w:eastAsia="Aptos" w:cs="Aptos"/>
          <w:lang w:val="en-GB"/>
        </w:rPr>
      </w:pPr>
      <w:r w:rsidRPr="40771177" w:rsidR="3AD3A758">
        <w:rPr>
          <w:rFonts w:ascii="Aptos Narrow" w:hAnsi="Aptos Narrow" w:eastAsia="Aptos" w:cs="Aptos"/>
          <w:lang w:val="en-GB"/>
        </w:rPr>
        <w:t xml:space="preserve">MNH workforce disbursements will be executed as milestone-based co-financing </w:t>
      </w:r>
      <w:commentRangeStart w:id="2106698097"/>
      <w:r w:rsidRPr="40771177" w:rsidR="3AD3A758">
        <w:rPr>
          <w:rFonts w:ascii="Aptos Narrow" w:hAnsi="Aptos Narrow" w:eastAsia="Aptos" w:cs="Aptos"/>
          <w:lang w:val="en-GB"/>
        </w:rPr>
        <w:t>in arrears,</w:t>
      </w:r>
      <w:commentRangeEnd w:id="2106698097"/>
      <w:r>
        <w:rPr>
          <w:rStyle w:val="CommentReference"/>
        </w:rPr>
        <w:commentReference w:id="2106698097"/>
      </w:r>
      <w:r w:rsidRPr="40771177" w:rsidR="3AD3A758">
        <w:rPr>
          <w:rFonts w:ascii="Aptos Narrow" w:hAnsi="Aptos Narrow" w:eastAsia="Aptos" w:cs="Aptos"/>
          <w:lang w:val="en-GB"/>
        </w:rPr>
        <w:t xml:space="preserve"> intended to support counties to absorb and </w:t>
      </w:r>
      <w:r w:rsidRPr="40771177" w:rsidR="3AD3A758">
        <w:rPr>
          <w:rFonts w:ascii="Aptos Narrow" w:hAnsi="Aptos Narrow" w:eastAsia="Aptos" w:cs="Aptos"/>
          <w:lang w:val="en-GB"/>
        </w:rPr>
        <w:t>retain</w:t>
      </w:r>
      <w:r w:rsidRPr="40771177" w:rsidR="3AD3A758">
        <w:rPr>
          <w:rFonts w:ascii="Aptos Narrow" w:hAnsi="Aptos Narrow" w:eastAsia="Aptos" w:cs="Aptos"/>
          <w:lang w:val="en-GB"/>
        </w:rPr>
        <w:t xml:space="preserve"> expanded MNH staffing capacity in designated maternity and newborn units. Disbursements will not be linked to named staff, individual contracts, or payroll invoices, but to verified increases in staff numbers deployed and </w:t>
      </w:r>
      <w:r w:rsidRPr="40771177" w:rsidR="3AD3A758">
        <w:rPr>
          <w:rFonts w:ascii="Aptos Narrow" w:hAnsi="Aptos Narrow" w:eastAsia="Aptos" w:cs="Aptos"/>
          <w:lang w:val="en-GB"/>
        </w:rPr>
        <w:t>retained</w:t>
      </w:r>
      <w:r w:rsidRPr="40771177" w:rsidR="3AD3A758">
        <w:rPr>
          <w:rFonts w:ascii="Aptos Narrow" w:hAnsi="Aptos Narrow" w:eastAsia="Aptos" w:cs="Aptos"/>
          <w:lang w:val="en-GB"/>
        </w:rPr>
        <w:t xml:space="preserve"> in the units. Disbursements will be made semi-annually to synchronise with COG verification for the commodities milestones. As illustrated in the Workforce milestones table above, </w:t>
      </w:r>
      <w:r w:rsidRPr="40771177" w:rsidR="3AD3A758">
        <w:rPr>
          <w:rFonts w:ascii="Aptos Narrow" w:hAnsi="Aptos Narrow" w:eastAsia="Aptos" w:cs="Aptos"/>
          <w:lang w:val="en-GB"/>
        </w:rPr>
        <w:t xml:space="preserve">an </w:t>
      </w:r>
      <w:commentRangeStart w:id="1302806488"/>
      <w:r w:rsidRPr="40771177" w:rsidR="3AD3A758">
        <w:rPr>
          <w:rFonts w:ascii="Aptos Narrow" w:hAnsi="Aptos Narrow" w:eastAsia="Aptos" w:cs="Aptos"/>
          <w:lang w:val="en-GB"/>
        </w:rPr>
        <w:t>initial</w:t>
      </w:r>
      <w:r w:rsidRPr="40771177" w:rsidR="3AD3A758">
        <w:rPr>
          <w:rFonts w:ascii="Aptos Narrow" w:hAnsi="Aptos Narrow" w:eastAsia="Aptos" w:cs="Aptos"/>
          <w:lang w:val="en-GB"/>
        </w:rPr>
        <w:t xml:space="preserve"> tranche </w:t>
      </w:r>
      <w:commentRangeEnd w:id="1302806488"/>
      <w:r>
        <w:rPr>
          <w:rStyle w:val="CommentReference"/>
        </w:rPr>
        <w:commentReference w:id="1302806488"/>
      </w:r>
      <w:r w:rsidRPr="40771177" w:rsidR="3AD3A758">
        <w:rPr>
          <w:rFonts w:ascii="Aptos Narrow" w:hAnsi="Aptos Narrow" w:eastAsia="Aptos" w:cs="Aptos"/>
          <w:lang w:val="en-GB"/>
        </w:rPr>
        <w:t xml:space="preserve">will be advanced to enable counties to recruit the first cohort of staff, while phased recruitment is incorporated into </w:t>
      </w:r>
      <w:r w:rsidRPr="40771177" w:rsidR="3AD3A758">
        <w:rPr>
          <w:rFonts w:ascii="Aptos Narrow" w:hAnsi="Aptos Narrow" w:eastAsia="Aptos" w:cs="Aptos"/>
          <w:lang w:val="en-GB"/>
        </w:rPr>
        <w:t>subsequent</w:t>
      </w:r>
      <w:r w:rsidRPr="40771177" w:rsidR="3AD3A758">
        <w:rPr>
          <w:rFonts w:ascii="Aptos Narrow" w:hAnsi="Aptos Narrow" w:eastAsia="Aptos" w:cs="Aptos"/>
          <w:lang w:val="en-GB"/>
        </w:rPr>
        <w:t xml:space="preserve"> </w:t>
      </w:r>
      <w:r w:rsidRPr="40771177" w:rsidR="3AD3A758">
        <w:rPr>
          <w:rFonts w:ascii="Aptos Narrow" w:hAnsi="Aptos Narrow" w:eastAsia="Aptos" w:cs="Aptos"/>
          <w:lang w:val="en-GB"/>
        </w:rPr>
        <w:t>financial year</w:t>
      </w:r>
      <w:r w:rsidRPr="40771177" w:rsidR="3AD3A758">
        <w:rPr>
          <w:rFonts w:ascii="Aptos Narrow" w:hAnsi="Aptos Narrow" w:eastAsia="Aptos" w:cs="Aptos"/>
          <w:lang w:val="en-GB"/>
        </w:rPr>
        <w:t xml:space="preserve"> budgets</w:t>
      </w:r>
    </w:p>
    <w:p w:rsidRPr="00FA0334" w:rsidR="00B736B1" w:rsidP="008C07EB" w:rsidRDefault="3AD3A758" w14:paraId="17293846" w14:textId="6A7919F9">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Disbursements will be released by ICRHK upon receipt of a CoG verification report (supported by county-issued deployment lists and facility-level confirmation of staffing in post) and a Beginnings Fund no-objection and processed within 30 days of the no-objection.</w:t>
      </w:r>
    </w:p>
    <w:p w:rsidRPr="00FA0334" w:rsidR="00B736B1" w:rsidP="008C07EB" w:rsidRDefault="3AD3A758" w14:paraId="427940DA" w14:textId="164293A2">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Disbursements will be transferred to the participating County Government through the official County Revenue Fund or other lawful county bank account designated for receipt of intergovernmental or programme-related funds, as specified in the Partnership Agreement and confirmed by the County Treasury.</w:t>
      </w:r>
    </w:p>
    <w:p w:rsidRPr="00FA0334" w:rsidR="00B736B1" w:rsidP="008C07EB" w:rsidRDefault="3AD3A758" w14:paraId="0A097BDE" w14:textId="108E3F05">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 xml:space="preserve">Following receipt of funds, the County Government will submit to ICRHK (with copy to CoG and Beginnings Fund) a formal acknowledgement of receipt. </w:t>
      </w:r>
    </w:p>
    <w:p w:rsidRPr="00FA0334" w:rsidR="00B736B1" w:rsidP="008C07EB" w:rsidRDefault="00B736B1" w14:paraId="53344308" w14:textId="54553030">
      <w:pPr>
        <w:keepNext/>
        <w:spacing w:after="0" w:line="240" w:lineRule="auto"/>
        <w:ind w:left="720"/>
        <w:jc w:val="both"/>
        <w:rPr>
          <w:rFonts w:ascii="Aptos Narrow" w:hAnsi="Aptos Narrow" w:eastAsia="Aptos" w:cs="Aptos"/>
        </w:rPr>
      </w:pPr>
    </w:p>
    <w:p w:rsidRPr="00FA0334" w:rsidR="00B736B1" w:rsidP="008C07EB" w:rsidRDefault="3AD3A758" w14:paraId="1B5DD0A2" w14:textId="55B2593A">
      <w:pPr>
        <w:keepNext/>
        <w:spacing w:after="0" w:line="240" w:lineRule="auto"/>
        <w:jc w:val="both"/>
        <w:rPr>
          <w:rFonts w:ascii="Aptos Narrow" w:hAnsi="Aptos Narrow" w:eastAsia="Aptos" w:cs="Aptos"/>
          <w:b/>
          <w:bCs/>
        </w:rPr>
      </w:pPr>
      <w:r w:rsidRPr="5E1C79DE">
        <w:rPr>
          <w:rFonts w:ascii="Aptos Narrow" w:hAnsi="Aptos Narrow" w:eastAsia="Aptos" w:cs="Aptos"/>
          <w:b/>
          <w:bCs/>
        </w:rPr>
        <w:t>Disbursement Flow for MNH Commodities</w:t>
      </w:r>
    </w:p>
    <w:p w:rsidRPr="00FA0334" w:rsidR="00B736B1" w:rsidP="008C07EB" w:rsidRDefault="3AD3A758" w14:paraId="2DA7719C" w14:textId="516044BD">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Disbursements linked to MNH commodities milestones will be made directly to suppliers (KEMSA or MEDS) as payment in arrears, following verified proof of delivery to designated health facilities. This approach is intended to minimise fiduciary risk and is aligned with the standard procurement and payment models used by counties when sourcing commodities through KEMSA or MEDS.</w:t>
      </w:r>
    </w:p>
    <w:p w:rsidRPr="00FA0334" w:rsidR="00B736B1" w:rsidP="008C07EB" w:rsidRDefault="3AD3A758" w14:paraId="5933AE1B" w14:textId="1C0E5216">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 xml:space="preserve">ICRHK will initiate commodities-related disbursements upon receipt of a CoG verification report confirming achievement of the applicable MNH commodities milestones, and a formal no-objection communication from the Beginnings Fund confirming concurrence to proceed. </w:t>
      </w:r>
    </w:p>
    <w:p w:rsidRPr="00FA0334" w:rsidR="00B736B1" w:rsidP="008C07EB" w:rsidRDefault="3AD3A758" w14:paraId="0F7E1BA6" w14:textId="66781BC9">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Subject to receipt of a valid invoice and supporting documentation, ICRHK will process and settle supplier invoices within 45 working days, in line with the agreed disbursement schedule. All commodity-related disbursements will be made directly to KEMSA or MEDS, as applicable, through the supplier’s officially designated bank account. No commodity funds will be transferred to county accounts.</w:t>
      </w:r>
    </w:p>
    <w:p w:rsidRPr="00FA0334" w:rsidR="00B736B1" w:rsidP="008C07EB" w:rsidRDefault="3AD3A758" w14:paraId="0FD8B5DA" w14:textId="7C93B6F0">
      <w:pPr>
        <w:keepNext/>
        <w:numPr>
          <w:ilvl w:val="0"/>
          <w:numId w:val="41"/>
        </w:numPr>
        <w:spacing w:after="0" w:line="240" w:lineRule="auto"/>
        <w:jc w:val="both"/>
        <w:rPr>
          <w:rFonts w:ascii="Aptos Narrow" w:hAnsi="Aptos Narrow" w:eastAsia="Aptos" w:cs="Aptos"/>
        </w:rPr>
      </w:pPr>
      <w:r w:rsidRPr="5E1C79DE">
        <w:rPr>
          <w:rFonts w:ascii="Aptos Narrow" w:hAnsi="Aptos Narrow" w:eastAsia="Aptos" w:cs="Aptos"/>
        </w:rPr>
        <w:t xml:space="preserve">Following receipt of payment, KEMSA or MEDS will issue a formal acknowledgement of receipt to ICRHK, copied to the CoG, the Beginnings Fund, and the relevant County Government. </w:t>
      </w:r>
    </w:p>
    <w:p w:rsidRPr="00FA0334" w:rsidR="00B736B1" w:rsidP="008C07EB" w:rsidRDefault="00B736B1" w14:paraId="700273EA" w14:textId="50A96A02">
      <w:pPr>
        <w:keepNext/>
        <w:spacing w:after="0" w:line="240" w:lineRule="auto"/>
        <w:ind w:left="720"/>
        <w:jc w:val="both"/>
        <w:rPr>
          <w:rFonts w:ascii="Aptos Narrow" w:hAnsi="Aptos Narrow" w:eastAsia="Aptos" w:cs="Aptos"/>
        </w:rPr>
      </w:pPr>
    </w:p>
    <w:p w:rsidRPr="00FA0334" w:rsidR="00B736B1" w:rsidP="008C07EB" w:rsidRDefault="3AD3A758" w14:paraId="20F7F1CC" w14:textId="0D7BA6F0">
      <w:pPr>
        <w:keepNext/>
        <w:spacing w:after="0" w:line="240" w:lineRule="auto"/>
        <w:jc w:val="both"/>
        <w:rPr>
          <w:rFonts w:ascii="Aptos Narrow" w:hAnsi="Aptos Narrow" w:eastAsia="Aptos" w:cs="Aptos"/>
          <w:b/>
          <w:bCs/>
        </w:rPr>
      </w:pPr>
      <w:r w:rsidRPr="5E1C79DE">
        <w:rPr>
          <w:rFonts w:ascii="Aptos Narrow" w:hAnsi="Aptos Narrow" w:eastAsia="Aptos" w:cs="Aptos"/>
          <w:b/>
          <w:bCs/>
        </w:rPr>
        <w:t>Additional Requirements and Considerations</w:t>
      </w:r>
    </w:p>
    <w:p w:rsidRPr="00FA0334" w:rsidR="00B736B1" w:rsidP="008C07EB" w:rsidRDefault="3AD3A758" w14:paraId="1F30CB87" w14:textId="25076B1A">
      <w:pPr>
        <w:keepNext/>
        <w:numPr>
          <w:ilvl w:val="0"/>
          <w:numId w:val="45"/>
        </w:numPr>
        <w:spacing w:after="0" w:line="240" w:lineRule="auto"/>
        <w:jc w:val="both"/>
        <w:rPr>
          <w:rFonts w:ascii="Aptos Narrow" w:hAnsi="Aptos Narrow" w:eastAsia="Aptos" w:cs="Aptos"/>
        </w:rPr>
      </w:pPr>
      <w:r w:rsidRPr="5E1C79DE">
        <w:rPr>
          <w:rFonts w:ascii="Aptos Narrow" w:hAnsi="Aptos Narrow" w:eastAsia="Aptos" w:cs="Aptos"/>
          <w:b/>
          <w:bCs/>
        </w:rPr>
        <w:t>Predictability and administrative efficiency:</w:t>
      </w:r>
      <w:r w:rsidRPr="5E1C79DE">
        <w:rPr>
          <w:rFonts w:ascii="Aptos Narrow" w:hAnsi="Aptos Narrow" w:eastAsia="Aptos" w:cs="Aptos"/>
        </w:rPr>
        <w:t xml:space="preserve"> To minimise administrative burden and ensure predictability, milestone-based disbursements will follow a predefined annual disbursement calendar with clearly specified cut-off dates for milestone achievement, verification, and disbursement. The CoG will conduct milestone verification in a coordinated and harmonised manner across participating counties, enabling ICRHK to process disbursements efficiently and within agreed timelines. Synchronised disbursement cycles will also facilitate consolidation of MNH commodity orders through KEMSA or MEDS, improving procurement efficiency and price leverage.</w:t>
      </w:r>
    </w:p>
    <w:p w:rsidRPr="00FA0334" w:rsidR="00B736B1" w:rsidP="008C07EB" w:rsidRDefault="3AD3A758" w14:paraId="7832C7E1" w14:textId="3ABC23EA">
      <w:pPr>
        <w:keepNext w:val="1"/>
        <w:numPr>
          <w:ilvl w:val="0"/>
          <w:numId w:val="45"/>
        </w:numPr>
        <w:spacing w:after="0" w:line="240" w:lineRule="auto"/>
        <w:jc w:val="both"/>
        <w:rPr>
          <w:rFonts w:ascii="Aptos Narrow" w:hAnsi="Aptos Narrow" w:eastAsia="Aptos" w:cs="Aptos"/>
        </w:rPr>
      </w:pPr>
      <w:r w:rsidRPr="40771177" w:rsidR="3AD3A758">
        <w:rPr>
          <w:rFonts w:ascii="Aptos Narrow" w:hAnsi="Aptos Narrow" w:eastAsia="Aptos" w:cs="Aptos"/>
          <w:b w:val="1"/>
          <w:bCs w:val="1"/>
        </w:rPr>
        <w:t xml:space="preserve">Transparency, accountability, and public </w:t>
      </w:r>
      <w:r w:rsidRPr="40771177" w:rsidR="3AD3A758">
        <w:rPr>
          <w:rFonts w:ascii="Aptos Narrow" w:hAnsi="Aptos Narrow" w:eastAsia="Aptos" w:cs="Aptos"/>
          <w:b w:val="1"/>
          <w:bCs w:val="1"/>
        </w:rPr>
        <w:t>financial management</w:t>
      </w:r>
      <w:r w:rsidRPr="40771177" w:rsidR="3AD3A758">
        <w:rPr>
          <w:rFonts w:ascii="Aptos Narrow" w:hAnsi="Aptos Narrow" w:eastAsia="Aptos" w:cs="Aptos"/>
          <w:b w:val="1"/>
          <w:bCs w:val="1"/>
        </w:rPr>
        <w:t xml:space="preserve"> compliance</w:t>
      </w:r>
      <w:r w:rsidRPr="40771177" w:rsidR="3AD3A758">
        <w:rPr>
          <w:rFonts w:ascii="Aptos Narrow" w:hAnsi="Aptos Narrow" w:eastAsia="Aptos" w:cs="Aptos"/>
        </w:rPr>
        <w:t xml:space="preserve">: Transparency and accountability will remain central to the operation of the performance-linked co-financing mechanism. All parties will </w:t>
      </w:r>
      <w:r w:rsidRPr="40771177" w:rsidR="3AD3A758">
        <w:rPr>
          <w:rFonts w:ascii="Aptos Narrow" w:hAnsi="Aptos Narrow" w:eastAsia="Aptos" w:cs="Aptos"/>
        </w:rPr>
        <w:t>be required</w:t>
      </w:r>
      <w:r w:rsidRPr="40771177" w:rsidR="3AD3A758">
        <w:rPr>
          <w:rFonts w:ascii="Aptos Narrow" w:hAnsi="Aptos Narrow" w:eastAsia="Aptos" w:cs="Aptos"/>
        </w:rPr>
        <w:t xml:space="preserve"> to </w:t>
      </w:r>
      <w:r w:rsidRPr="40771177" w:rsidR="3AD3A758">
        <w:rPr>
          <w:rFonts w:ascii="Aptos Narrow" w:hAnsi="Aptos Narrow" w:eastAsia="Aptos" w:cs="Aptos"/>
        </w:rPr>
        <w:t>maintain</w:t>
      </w:r>
      <w:r w:rsidRPr="40771177" w:rsidR="3AD3A758">
        <w:rPr>
          <w:rFonts w:ascii="Aptos Narrow" w:hAnsi="Aptos Narrow" w:eastAsia="Aptos" w:cs="Aptos"/>
        </w:rPr>
        <w:t xml:space="preserve"> clear documentation, </w:t>
      </w:r>
      <w:r w:rsidRPr="40771177" w:rsidR="3AD3A758">
        <w:rPr>
          <w:rFonts w:ascii="Aptos Narrow" w:hAnsi="Aptos Narrow" w:eastAsia="Aptos" w:cs="Aptos"/>
        </w:rPr>
        <w:t>timely</w:t>
      </w:r>
      <w:r w:rsidRPr="40771177" w:rsidR="3AD3A758">
        <w:rPr>
          <w:rFonts w:ascii="Aptos Narrow" w:hAnsi="Aptos Narrow" w:eastAsia="Aptos" w:cs="Aptos"/>
        </w:rPr>
        <w:t xml:space="preserve"> reporting, and full auditability of milestone verification, disbursement decisions, and use of funds, in line with applicable Kenyan public </w:t>
      </w:r>
      <w:r w:rsidRPr="40771177" w:rsidR="3AD3A758">
        <w:rPr>
          <w:rFonts w:ascii="Aptos Narrow" w:hAnsi="Aptos Narrow" w:eastAsia="Aptos" w:cs="Aptos"/>
        </w:rPr>
        <w:t>financial management</w:t>
      </w:r>
      <w:r w:rsidRPr="40771177" w:rsidR="3AD3A758">
        <w:rPr>
          <w:rFonts w:ascii="Aptos Narrow" w:hAnsi="Aptos Narrow" w:eastAsia="Aptos" w:cs="Aptos"/>
        </w:rPr>
        <w:t xml:space="preserve"> regulations and the Beginnings Fund’s fiduciary standards. The Beginnings Fund expects that all disbursements and related expenditures will be captured and reflected in statutory county financial reporting, including relevant budget implementation reports </w:t>
      </w:r>
      <w:r w:rsidRPr="40771177" w:rsidR="3AD3A758">
        <w:rPr>
          <w:rFonts w:ascii="Aptos Narrow" w:hAnsi="Aptos Narrow" w:eastAsia="Aptos" w:cs="Aptos"/>
        </w:rPr>
        <w:t>submitted</w:t>
      </w:r>
      <w:r w:rsidRPr="40771177" w:rsidR="3AD3A758">
        <w:rPr>
          <w:rFonts w:ascii="Aptos Narrow" w:hAnsi="Aptos Narrow" w:eastAsia="Aptos" w:cs="Aptos"/>
        </w:rPr>
        <w:t xml:space="preserve"> to, or reflected by the </w:t>
      </w:r>
      <w:r w:rsidRPr="40771177" w:rsidR="3AD3A758">
        <w:rPr>
          <w:rFonts w:ascii="Aptos Narrow" w:hAnsi="Aptos Narrow" w:eastAsia="Aptos" w:cs="Aptos"/>
        </w:rPr>
        <w:t>OCoB</w:t>
      </w:r>
      <w:r w:rsidRPr="40771177" w:rsidR="3AD3A758">
        <w:rPr>
          <w:rFonts w:ascii="Aptos Narrow" w:hAnsi="Aptos Narrow" w:eastAsia="Aptos" w:cs="Aptos"/>
        </w:rPr>
        <w:t xml:space="preserve">, </w:t>
      </w:r>
      <w:r w:rsidRPr="40771177" w:rsidR="3AD3A758">
        <w:rPr>
          <w:rFonts w:ascii="Aptos Narrow" w:hAnsi="Aptos Narrow" w:eastAsia="Aptos" w:cs="Aptos"/>
        </w:rPr>
        <w:t>in accordance with</w:t>
      </w:r>
      <w:r w:rsidRPr="40771177" w:rsidR="3AD3A758">
        <w:rPr>
          <w:rFonts w:ascii="Aptos Narrow" w:hAnsi="Aptos Narrow" w:eastAsia="Aptos" w:cs="Aptos"/>
        </w:rPr>
        <w:t xml:space="preserve"> applicable PFM requirements. Counties will also reflect receipt and use of MNH commodities through routine stock management and reporting systems, consistent with standard public sector procedures. I</w:t>
      </w:r>
      <w:commentRangeStart w:id="1443986507"/>
      <w:r w:rsidRPr="40771177" w:rsidR="3AD3A758">
        <w:rPr>
          <w:rFonts w:ascii="Aptos Narrow" w:hAnsi="Aptos Narrow" w:eastAsia="Aptos" w:cs="Aptos"/>
        </w:rPr>
        <w:t>CRHK will undertake onsite verification audits on a sample of selected facilities against the COG verification reports.</w:t>
      </w:r>
    </w:p>
    <w:p w:rsidRPr="00FA0334" w:rsidR="00B736B1" w:rsidP="008C07EB" w:rsidRDefault="3AD3A758" w14:paraId="40A6265B" w14:textId="5FE0C2EB">
      <w:pPr>
        <w:keepNext w:val="1"/>
        <w:spacing w:after="0" w:line="240" w:lineRule="auto"/>
        <w:jc w:val="both"/>
        <w:rPr>
          <w:rFonts w:ascii="Aptos Narrow" w:hAnsi="Aptos Narrow" w:eastAsia="Aptos" w:cs="Aptos"/>
        </w:rPr>
      </w:pPr>
      <w:r w:rsidRPr="40771177" w:rsidR="3AD3A758">
        <w:rPr>
          <w:rFonts w:ascii="Aptos Narrow" w:hAnsi="Aptos Narrow" w:eastAsia="Aptos" w:cs="Aptos"/>
        </w:rPr>
        <w:t xml:space="preserve"> </w:t>
      </w:r>
      <w:commentRangeEnd w:id="1443986507"/>
      <w:r>
        <w:rPr>
          <w:rStyle w:val="CommentReference"/>
        </w:rPr>
        <w:commentReference w:id="1443986507"/>
      </w:r>
    </w:p>
    <w:p w:rsidRPr="00FA0334" w:rsidR="00B736B1" w:rsidP="008C07EB" w:rsidRDefault="00B736B1" w14:paraId="2E859AA2" w14:textId="5B58027C">
      <w:pPr>
        <w:keepNext/>
        <w:spacing w:after="0" w:line="240" w:lineRule="auto"/>
        <w:jc w:val="both"/>
        <w:rPr>
          <w:rFonts w:ascii="Aptos Narrow" w:hAnsi="Aptos Narrow" w:eastAsia="Aptos" w:cs="Aptos"/>
        </w:rPr>
      </w:pPr>
    </w:p>
    <w:p w:rsidRPr="00FA0334" w:rsidR="00B736B1" w:rsidP="008C07EB" w:rsidRDefault="00B736B1" w14:paraId="7EB5B97F" w14:textId="1AC30817">
      <w:pPr>
        <w:keepNext/>
        <w:spacing w:after="0" w:line="240" w:lineRule="auto"/>
        <w:jc w:val="both"/>
        <w:rPr>
          <w:rFonts w:ascii="Aptos Narrow" w:hAnsi="Aptos Narrow" w:eastAsia="Aptos" w:cs="Aptos"/>
          <w:color w:val="000000" w:themeColor="text1"/>
          <w:lang w:val="en-GB"/>
        </w:rPr>
      </w:pPr>
    </w:p>
    <w:sectPr w:rsidRPr="00FA0334" w:rsidR="00B736B1" w:rsidSect="003414CA">
      <w:headerReference w:type="default" r:id="rId21"/>
      <w:footerReference w:type="default" r:id="rId22"/>
      <w:headerReference w:type="first" r:id="rId23"/>
      <w:footerReference w:type="first" r:id="rId24"/>
      <w:pgSz w:w="12240" w:h="15840" w:orient="portrait"/>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eron Makonnen" w:date="2026-02-02T11:16:00Z" w:id="0">
    <w:p w:rsidR="005342FB" w:rsidP="005342FB" w:rsidRDefault="005342FB" w14:paraId="6BB20B5B" w14:textId="77777777">
      <w:pPr>
        <w:pStyle w:val="CommentText"/>
      </w:pPr>
      <w:r>
        <w:rPr>
          <w:rStyle w:val="CommentReference"/>
        </w:rPr>
        <w:annotationRef/>
      </w:r>
      <w:r>
        <w:t>What does this mean?  10 times or 15 times faster than what?</w:t>
      </w:r>
    </w:p>
  </w:comment>
  <w:comment xmlns:w="http://schemas.openxmlformats.org/wordprocessingml/2006/main" w:initials="RC" w:author="Robyn Calder" w:date="2026-02-16T18:35:25" w:id="1892659636">
    <w:p xmlns:w14="http://schemas.microsoft.com/office/word/2010/wordml" xmlns:w="http://schemas.openxmlformats.org/wordprocessingml/2006/main" w:rsidR="11A9C482" w:rsidRDefault="0DAD3574" w14:paraId="7D5957C2" w14:textId="5FFA3388">
      <w:pPr>
        <w:pStyle w:val="CommentText"/>
      </w:pPr>
      <w:r>
        <w:rPr>
          <w:rStyle w:val="CommentReference"/>
        </w:rPr>
        <w:annotationRef/>
      </w:r>
      <w:r w:rsidRPr="68B53FF1" w:rsidR="5CD05A92">
        <w:t>Footnote to where?</w:t>
      </w:r>
    </w:p>
  </w:comment>
  <w:comment xmlns:w="http://schemas.openxmlformats.org/wordprocessingml/2006/main" w:initials="RC" w:author="Robyn Calder" w:date="2026-02-16T19:03:11" w:id="1880343253">
    <w:p xmlns:w14="http://schemas.microsoft.com/office/word/2010/wordml" xmlns:w="http://schemas.openxmlformats.org/wordprocessingml/2006/main" w:rsidR="5A613B8C" w:rsidRDefault="34FB1533" w14:paraId="2B6CE41B" w14:textId="67C93912">
      <w:pPr>
        <w:pStyle w:val="CommentText"/>
      </w:pPr>
      <w:r>
        <w:rPr>
          <w:rStyle w:val="CommentReference"/>
        </w:rPr>
        <w:annotationRef/>
      </w:r>
      <w:r w:rsidRPr="20C68C81" w:rsidR="06E0FDA6">
        <w:t xml:space="preserve">How does that relate to the above mentioned secretariat? </w:t>
      </w:r>
    </w:p>
    <w:p xmlns:w14="http://schemas.microsoft.com/office/word/2010/wordml" xmlns:w="http://schemas.openxmlformats.org/wordprocessingml/2006/main" w:rsidR="269872BD" w:rsidRDefault="5A5FC8AB" w14:paraId="22BC19AB" w14:textId="55F9D252">
      <w:pPr>
        <w:pStyle w:val="CommentText"/>
      </w:pPr>
      <w:r w:rsidRPr="5A9F6BCE" w:rsidR="2D488E20">
        <w:t>In general, I worry these "governance" structures could create some bureaucracy. Who is leading this? How do we ensure they don't get in the way of implementation?</w:t>
      </w:r>
    </w:p>
    <w:p xmlns:w14="http://schemas.microsoft.com/office/word/2010/wordml" xmlns:w="http://schemas.openxmlformats.org/wordprocessingml/2006/main" w:rsidR="70ACA9DE" w:rsidRDefault="6CF9ACE3" w14:paraId="74984720" w14:textId="35006C53">
      <w:pPr>
        <w:pStyle w:val="CommentText"/>
      </w:pPr>
      <w:r w:rsidRPr="6E25983A" w:rsidR="731B3491">
        <w:t>Likewise, on the "management team", who from beginnings fund investment team is on that? And how will they manage implementation, when that isn't the role of of BF, we are a funder of implementation (and hopefully not bureaucracy).</w:t>
      </w:r>
    </w:p>
  </w:comment>
  <w:comment xmlns:w="http://schemas.openxmlformats.org/wordprocessingml/2006/main" w:initials="RC" w:author="Robyn Calder" w:date="02/16/2026 19:04:36" w:id="627492631">
    <w:p xmlns:w14="http://schemas.microsoft.com/office/word/2010/wordml" w:rsidR="7F14C8C2" w:rsidRDefault="1C067152" w14:paraId="11593EA9" w14:textId="51F8A866">
      <w:pPr>
        <w:pStyle w:val="CommentText"/>
      </w:pPr>
      <w:r>
        <w:rPr>
          <w:rStyle w:val="CommentReference"/>
        </w:rPr>
        <w:annotationRef/>
      </w:r>
      <w:r w:rsidRPr="368A2595" w:rsidR="02725C61">
        <w:t>It's critical that we are able to audit (at least once during our grants) our funding to all grantees including government. Please can Fred confirm this.</w:t>
      </w:r>
    </w:p>
  </w:comment>
  <w:comment xmlns:w="http://schemas.openxmlformats.org/wordprocessingml/2006/main" w:initials="RC" w:author="Robyn Calder" w:date="2026-02-16T19:10:20" w:id="613505437">
    <w:p xmlns:w14="http://schemas.microsoft.com/office/word/2010/wordml" xmlns:w="http://schemas.openxmlformats.org/wordprocessingml/2006/main" w:rsidR="0C44CF88" w:rsidRDefault="42CBE693" w14:paraId="7879EA74" w14:textId="2F1989C3">
      <w:pPr>
        <w:pStyle w:val="CommentText"/>
      </w:pPr>
      <w:r>
        <w:rPr>
          <w:rStyle w:val="CommentReference"/>
        </w:rPr>
        <w:annotationRef/>
      </w:r>
      <w:r w:rsidRPr="067D0796" w:rsidR="0D3E0F7A">
        <w:t>Is there a word missing after evidence based? Here and in Lwala paragraph and KRCS paragraph</w:t>
      </w:r>
    </w:p>
  </w:comment>
  <w:comment xmlns:w="http://schemas.openxmlformats.org/wordprocessingml/2006/main" w:initials="RC" w:author="Robyn Calder" w:date="2026-02-16T19:22:09" w:id="1681358325">
    <w:p xmlns:w14="http://schemas.microsoft.com/office/word/2010/wordml" xmlns:w="http://schemas.openxmlformats.org/wordprocessingml/2006/main" w:rsidR="4297A9F8" w:rsidRDefault="72F94A72" w14:paraId="054A0F8D" w14:textId="4FD3CBFF">
      <w:pPr>
        <w:pStyle w:val="CommentText"/>
      </w:pPr>
      <w:r>
        <w:rPr>
          <w:rStyle w:val="CommentReference"/>
        </w:rPr>
        <w:annotationRef/>
      </w:r>
      <w:r w:rsidRPr="007E7D5C" w:rsidR="4B837C3B">
        <w:t xml:space="preserve">Would love to hear from Fred as to whether he has or we can consider independent/BFcommissioned verification/audits at some point before releasing full amounts for workforce and commodities. Knowing that can be done at any time may help prevent/disincentivize fraud. </w:t>
      </w:r>
    </w:p>
  </w:comment>
  <w:comment xmlns:w="http://schemas.openxmlformats.org/wordprocessingml/2006/main" w:initials="RC" w:author="Robyn Calder" w:date="2026-02-16T19:23:32" w:id="804842743">
    <w:p xmlns:w14="http://schemas.microsoft.com/office/word/2010/wordml" xmlns:w="http://schemas.openxmlformats.org/wordprocessingml/2006/main" w:rsidR="5F973F8F" w:rsidRDefault="62FD39CB" w14:paraId="086BECA0" w14:textId="5C92A4C4">
      <w:pPr>
        <w:pStyle w:val="CommentText"/>
      </w:pPr>
      <w:r>
        <w:rPr>
          <w:rStyle w:val="CommentReference"/>
        </w:rPr>
        <w:annotationRef/>
      </w:r>
      <w:r w:rsidRPr="7DB9D252" w:rsidR="7ACFF55F">
        <w:t>Please be specific - who from BF? Would be great if it could have Fred or Mary's sign off (a finance person) as well as Alice OR a Director/Manager. In general, wherever there is a role for BF, please be specific about who from BF.</w:t>
      </w:r>
    </w:p>
  </w:comment>
  <w:comment xmlns:w="http://schemas.openxmlformats.org/wordprocessingml/2006/main" w:initials="RC" w:author="Robyn Calder" w:date="2026-02-16T19:25:09" w:id="2106698097">
    <w:p xmlns:w14="http://schemas.microsoft.com/office/word/2010/wordml" xmlns:w="http://schemas.openxmlformats.org/wordprocessingml/2006/main" w:rsidR="0A11A8A1" w:rsidRDefault="6B86933A" w14:paraId="2AFD6A3D" w14:textId="7820CF33">
      <w:pPr>
        <w:pStyle w:val="CommentText"/>
      </w:pPr>
      <w:r>
        <w:rPr>
          <w:rStyle w:val="CommentReference"/>
        </w:rPr>
        <w:annotationRef/>
      </w:r>
      <w:r w:rsidRPr="475A5B49" w:rsidR="31F158B9">
        <w:t>Are we sure that won't effect cash flow/implementation needs?</w:t>
      </w:r>
    </w:p>
  </w:comment>
  <w:comment xmlns:w="http://schemas.openxmlformats.org/wordprocessingml/2006/main" w:initials="RC" w:author="Robyn Calder" w:date="2026-02-16T19:26:07" w:id="1302806488">
    <w:p xmlns:w14="http://schemas.microsoft.com/office/word/2010/wordml" xmlns:w="http://schemas.openxmlformats.org/wordprocessingml/2006/main" w:rsidR="4979D9F3" w:rsidRDefault="57FC3516" w14:paraId="12870A04" w14:textId="67A766F2">
      <w:pPr>
        <w:pStyle w:val="CommentText"/>
      </w:pPr>
      <w:r>
        <w:rPr>
          <w:rStyle w:val="CommentReference"/>
        </w:rPr>
        <w:annotationRef/>
      </w:r>
      <w:r w:rsidRPr="3A3C5CED" w:rsidR="6729AA9F">
        <w:t>Enough to ensure things can keep going even if future payments are made in arrears? We just want to make sure that how we structure this doesn't unintentionally disrupt implementation</w:t>
      </w:r>
    </w:p>
  </w:comment>
  <w:comment xmlns:w="http://schemas.openxmlformats.org/wordprocessingml/2006/main" w:initials="RC" w:author="Robyn Calder" w:date="2026-02-16T19:28:20" w:id="1443986507">
    <w:p xmlns:w14="http://schemas.microsoft.com/office/word/2010/wordml" xmlns:w="http://schemas.openxmlformats.org/wordprocessingml/2006/main" w:rsidR="4B11C295" w:rsidRDefault="62FE11FA" w14:paraId="0C594A9F" w14:textId="3539243A">
      <w:pPr>
        <w:pStyle w:val="CommentText"/>
      </w:pPr>
      <w:r>
        <w:rPr>
          <w:rStyle w:val="CommentReference"/>
        </w:rPr>
        <w:annotationRef/>
      </w:r>
      <w:r w:rsidRPr="7C34F4CA" w:rsidR="638F0227">
        <w:t>Should BF do this (or commission this) so we are auditing use of our funds directly?</w:t>
      </w:r>
    </w:p>
  </w:comment>
  <w:comment xmlns:w="http://schemas.openxmlformats.org/wordprocessingml/2006/main" w:initials="RC" w:author="Robyn Calder" w:date="2026-02-16T19:29:27" w:id="564645967">
    <w:p xmlns:w14="http://schemas.microsoft.com/office/word/2010/wordml" xmlns:w="http://schemas.openxmlformats.org/wordprocessingml/2006/main" w:rsidR="26756998" w:rsidRDefault="1DA9BB4C" w14:paraId="01136E50" w14:textId="3F49EC09">
      <w:pPr>
        <w:pStyle w:val="CommentText"/>
      </w:pPr>
      <w:r>
        <w:rPr>
          <w:rStyle w:val="CommentReference"/>
        </w:rPr>
        <w:annotationRef/>
      </w:r>
      <w:r w:rsidRPr="486FE39D" w:rsidR="70690972">
        <w:t>What is the plan if milestones aren't met? That will affect the success of BF in Kenya. Would love to hear what that plan is other than just holding back money/payments. What is plan to support/ensure milestones are met/get back on track?</w:t>
      </w:r>
    </w:p>
  </w:comment>
</w:comments>
</file>

<file path=word/commentsExtended.xml><?xml version="1.0" encoding="utf-8"?>
<w15:commentsEx xmlns:mc="http://schemas.openxmlformats.org/markup-compatibility/2006" xmlns:w15="http://schemas.microsoft.com/office/word/2012/wordml" mc:Ignorable="w15">
  <w15:commentEx w15:done="1" w15:paraId="6BB20B5B"/>
  <w15:commentEx w15:done="0" w15:paraId="7D5957C2"/>
  <w15:commentEx w15:done="0" w15:paraId="74984720"/>
  <w15:commentEx w15:done="0" w15:paraId="11593EA9"/>
  <w15:commentEx w15:done="0" w15:paraId="7879EA74"/>
  <w15:commentEx w15:done="0" w15:paraId="054A0F8D"/>
  <w15:commentEx w15:done="0" w15:paraId="086BECA0"/>
  <w15:commentEx w15:done="0" w15:paraId="2AFD6A3D"/>
  <w15:commentEx w15:done="0" w15:paraId="12870A04"/>
  <w15:commentEx w15:done="0" w15:paraId="0C594A9F"/>
  <w15:commentEx w15:done="0" w15:paraId="01136E5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EB341D" w16cex:dateUtc="2026-02-02T16:16:00Z"/>
  <w16cex:commentExtensible w16cex:durableId="6D68089F" w16cex:dateUtc="2026-02-16T23:35:25.749Z"/>
  <w16cex:commentExtensible w16cex:durableId="14D7139A" w16cex:dateUtc="2026-02-17T00:03:11.783Z"/>
  <w16cex:commentExtensible w16cex:durableId="606B0C97" w16cex:dateUtc="2026-02-17T00:04:36.277Z"/>
  <w16cex:commentExtensible w16cex:durableId="66B56A10" w16cex:dateUtc="2026-02-17T00:10:20.162Z"/>
  <w16cex:commentExtensible w16cex:durableId="2778AA46" w16cex:dateUtc="2026-02-17T00:22:09.361Z"/>
  <w16cex:commentExtensible w16cex:durableId="68718067" w16cex:dateUtc="2026-02-17T00:23:32.949Z"/>
  <w16cex:commentExtensible w16cex:durableId="4909350A" w16cex:dateUtc="2026-02-17T00:25:09.02Z"/>
  <w16cex:commentExtensible w16cex:durableId="5E86786F" w16cex:dateUtc="2026-02-17T00:26:07.165Z"/>
  <w16cex:commentExtensible w16cex:durableId="150D3438" w16cex:dateUtc="2026-02-17T00:28:20.71Z"/>
  <w16cex:commentExtensible w16cex:durableId="07197E30" w16cex:dateUtc="2026-02-17T00:29:27.866Z"/>
</w16cex:commentsExtensible>
</file>

<file path=word/commentsIds.xml><?xml version="1.0" encoding="utf-8"?>
<w16cid:commentsIds xmlns:mc="http://schemas.openxmlformats.org/markup-compatibility/2006" xmlns:w16cid="http://schemas.microsoft.com/office/word/2016/wordml/cid" mc:Ignorable="w16cid">
  <w16cid:commentId w16cid:paraId="6BB20B5B" w16cid:durableId="14EB341D"/>
  <w16cid:commentId w16cid:paraId="7D5957C2" w16cid:durableId="6D68089F"/>
  <w16cid:commentId w16cid:paraId="74984720" w16cid:durableId="14D7139A"/>
  <w16cid:commentId w16cid:paraId="11593EA9" w16cid:durableId="606B0C97"/>
  <w16cid:commentId w16cid:paraId="7879EA74" w16cid:durableId="66B56A10"/>
  <w16cid:commentId w16cid:paraId="054A0F8D" w16cid:durableId="2778AA46"/>
  <w16cid:commentId w16cid:paraId="086BECA0" w16cid:durableId="68718067"/>
  <w16cid:commentId w16cid:paraId="2AFD6A3D" w16cid:durableId="4909350A"/>
  <w16cid:commentId w16cid:paraId="12870A04" w16cid:durableId="5E86786F"/>
  <w16cid:commentId w16cid:paraId="0C594A9F" w16cid:durableId="150D3438"/>
  <w16cid:commentId w16cid:paraId="01136E50" w16cid:durableId="07197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1889" w:rsidP="00E170C9" w:rsidRDefault="00A61889" w14:paraId="78BC86C9" w14:textId="77777777">
      <w:pPr>
        <w:spacing w:after="0" w:line="240" w:lineRule="auto"/>
      </w:pPr>
      <w:r>
        <w:separator/>
      </w:r>
    </w:p>
  </w:endnote>
  <w:endnote w:type="continuationSeparator" w:id="0">
    <w:p w:rsidR="00A61889" w:rsidP="00E170C9" w:rsidRDefault="00A61889" w14:paraId="56D3C3DD" w14:textId="77777777">
      <w:pPr>
        <w:spacing w:after="0" w:line="240" w:lineRule="auto"/>
      </w:pPr>
      <w:r>
        <w:continuationSeparator/>
      </w:r>
    </w:p>
  </w:endnote>
  <w:endnote w:type="continuationNotice" w:id="1">
    <w:p w:rsidR="00A61889" w:rsidRDefault="00A61889" w14:paraId="510BAB0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charset w:val="00"/>
    <w:family w:val="swiss"/>
    <w:pitch w:val="variable"/>
    <w:sig w:usb0="00000287" w:usb1="00000800" w:usb2="00000000" w:usb3="00000000" w:csb0="0000009F" w:csb1="00000000"/>
  </w:font>
  <w:font w:name="Aptos Narrow">
    <w:altName w:val="Calibri"/>
    <w:charset w:val="00"/>
    <w:family w:val="swiss"/>
    <w:pitch w:val="variable"/>
    <w:sig w:usb0="20000287" w:usb1="00000003" w:usb2="00000000" w:usb3="00000000" w:csb0="0000019F" w:csb1="00000000"/>
  </w:font>
  <w:font w:name="Aptos">
    <w:panose1 w:val="00000000000000000000"/>
    <w:charset w:val="00"/>
    <w:family w:val="roman"/>
    <w:notTrueType/>
    <w:pitch w:val="default"/>
  </w:font>
  <w:font w:name="Gill Sans MT">
    <w:charset w:val="00"/>
    <w:family w:val="swiss"/>
    <w:pitch w:val="variable"/>
    <w:sig w:usb0="00000007" w:usb1="00000000" w:usb2="00000000" w:usb3="00000000" w:csb0="00000003" w:csb1="00000000"/>
  </w:font>
  <w:font w:name="Yu Gothic">
    <w:altName w:val="游ゴシック"/>
    <w:panose1 w:val="020B04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161017"/>
      <w:docPartObj>
        <w:docPartGallery w:val="Page Numbers (Bottom of Page)"/>
        <w:docPartUnique/>
      </w:docPartObj>
    </w:sdtPr>
    <w:sdtEndPr>
      <w:rPr>
        <w:noProof/>
      </w:rPr>
    </w:sdtEndPr>
    <w:sdtContent>
      <w:p w:rsidR="00FD672C" w:rsidRDefault="00FD672C" w14:paraId="5825CE88" w14:textId="3109C9AB">
        <w:pPr>
          <w:pStyle w:val="Footer"/>
          <w:jc w:val="right"/>
        </w:pPr>
        <w:r>
          <w:fldChar w:fldCharType="begin"/>
        </w:r>
        <w:r>
          <w:instrText xml:space="preserve"> PAGE   \* MERGEFORMAT </w:instrText>
        </w:r>
        <w:r>
          <w:fldChar w:fldCharType="separate"/>
        </w:r>
        <w:r w:rsidR="008A0740">
          <w:rPr>
            <w:noProof/>
          </w:rPr>
          <w:t>26</w:t>
        </w:r>
        <w:r>
          <w:rPr>
            <w:noProof/>
          </w:rPr>
          <w:fldChar w:fldCharType="end"/>
        </w:r>
      </w:p>
    </w:sdtContent>
  </w:sdt>
  <w:p w:rsidR="00FD672C" w:rsidRDefault="00FD672C" w14:paraId="01829DC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72C" w:rsidP="001E1A76" w:rsidRDefault="00FD672C" w14:paraId="7AE9742A" w14:textId="6FBE2E41">
    <w:pPr>
      <w:pStyle w:val="Footer"/>
      <w:jc w:val="right"/>
    </w:pPr>
  </w:p>
  <w:p w:rsidR="00FD672C" w:rsidRDefault="00FD672C" w14:paraId="2DF3F9C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1889" w:rsidP="00E170C9" w:rsidRDefault="00A61889" w14:paraId="05D370F5" w14:textId="77777777">
      <w:pPr>
        <w:spacing w:after="0" w:line="240" w:lineRule="auto"/>
      </w:pPr>
      <w:r>
        <w:separator/>
      </w:r>
    </w:p>
  </w:footnote>
  <w:footnote w:type="continuationSeparator" w:id="0">
    <w:p w:rsidR="00A61889" w:rsidP="00E170C9" w:rsidRDefault="00A61889" w14:paraId="0F1A0B81" w14:textId="77777777">
      <w:pPr>
        <w:spacing w:after="0" w:line="240" w:lineRule="auto"/>
      </w:pPr>
      <w:r>
        <w:continuationSeparator/>
      </w:r>
    </w:p>
  </w:footnote>
  <w:footnote w:type="continuationNotice" w:id="1">
    <w:p w:rsidR="00A61889" w:rsidRDefault="00A61889" w14:paraId="033072C1" w14:textId="77777777">
      <w:pPr>
        <w:spacing w:after="0" w:line="240" w:lineRule="auto"/>
      </w:pPr>
    </w:p>
  </w:footnote>
  <w:footnote w:id="2">
    <w:p w:rsidR="009A66DA" w:rsidP="009A66DA" w:rsidRDefault="009A66DA" w14:paraId="1D53B7E2" w14:textId="149253A5">
      <w:pPr>
        <w:rPr>
          <w:rFonts w:ascii="Aptos Narrow" w:hAnsi="Aptos Narrow" w:cs="Arial"/>
        </w:rPr>
      </w:pPr>
    </w:p>
  </w:footnote>
  <w:footnote w:id="3">
    <w:p w:rsidR="0FFF0B6E" w:rsidP="0FFF0B6E" w:rsidRDefault="0FFF0B6E" w14:paraId="29B62C07" w14:textId="77777777">
      <w:pPr>
        <w:pStyle w:val="FootnoteText"/>
        <w:rPr>
          <w:rFonts w:ascii="Aptos Narrow" w:hAnsi="Aptos Narrow"/>
        </w:rPr>
      </w:pPr>
      <w:r w:rsidRPr="0FFF0B6E">
        <w:rPr>
          <w:rStyle w:val="FootnoteReference"/>
          <w:rFonts w:ascii="Aptos Narrow" w:hAnsi="Aptos Narrow"/>
          <w:sz w:val="18"/>
          <w:szCs w:val="18"/>
        </w:rPr>
        <w:footnoteRef/>
      </w:r>
      <w:r w:rsidRPr="0FFF0B6E">
        <w:rPr>
          <w:rFonts w:ascii="Aptos Narrow" w:hAnsi="Aptos Narrow"/>
          <w:sz w:val="18"/>
          <w:szCs w:val="18"/>
        </w:rPr>
        <w:t xml:space="preserve"> </w:t>
      </w:r>
      <w:r w:rsidRPr="0FFF0B6E">
        <w:rPr>
          <w:rFonts w:ascii="Aptos Narrow" w:hAnsi="Aptos Narrow"/>
          <w:sz w:val="18"/>
          <w:szCs w:val="18"/>
          <w:lang w:val="en-GB"/>
        </w:rPr>
        <w:t xml:space="preserve">Kenya Demographic and Health Survey (KDHS), 2022. </w:t>
      </w:r>
      <w:hyperlink r:id="rId1">
        <w:r w:rsidRPr="0FFF0B6E">
          <w:rPr>
            <w:rStyle w:val="Hyperlink"/>
            <w:rFonts w:ascii="Aptos Narrow" w:hAnsi="Aptos Narrow"/>
            <w:sz w:val="18"/>
            <w:szCs w:val="18"/>
            <w:lang w:val="en-GB"/>
          </w:rPr>
          <w:t>https://dhsprogram.com/pubs/pdf/PR143/PR143.pdf</w:t>
        </w:r>
      </w:hyperlink>
    </w:p>
  </w:footnote>
  <w:footnote w:id="4">
    <w:p w:rsidRPr="00E64907" w:rsidR="00FD672C" w:rsidP="0018649A" w:rsidRDefault="00FD672C" w14:paraId="7A9868E2" w14:textId="77777777">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w:t>
      </w:r>
      <w:r w:rsidRPr="00E64907">
        <w:rPr>
          <w:rFonts w:ascii="Aptos Narrow" w:hAnsi="Aptos Narrow" w:cs="Calibri"/>
          <w:noProof/>
          <w:sz w:val="18"/>
          <w:szCs w:val="18"/>
        </w:rPr>
        <w:t xml:space="preserve">Murphy, Georgina A. V.; Gathara, David; Abuya, Nancy; Mwachiro, Jacintah; Ochola, Sam; Ayisi, Robert; English M. Effective coverage of essential inpatient care for small and sick newborns in a high mortality urban setting: A cross-sectional study in Nairobi City County, Kenya. BMC Med [Internet]. 2018; </w:t>
      </w:r>
    </w:p>
  </w:footnote>
  <w:footnote w:id="5">
    <w:p w:rsidR="7446AF62" w:rsidP="7446AF62" w:rsidRDefault="7446AF62" w14:paraId="778485DD" w14:textId="4E90356F">
      <w:pPr>
        <w:pStyle w:val="FootnoteText"/>
      </w:pPr>
      <w:r w:rsidRPr="00E64907">
        <w:rPr>
          <w:rStyle w:val="FootnoteReference"/>
          <w:rFonts w:ascii="Aptos Narrow" w:hAnsi="Aptos Narrow"/>
        </w:rPr>
        <w:footnoteRef/>
      </w:r>
      <w:r w:rsidRPr="00E64907">
        <w:rPr>
          <w:rFonts w:ascii="Aptos Narrow" w:hAnsi="Aptos Narrow"/>
        </w:rPr>
        <w:t xml:space="preserve"> Ministry of Health 2025: Kenya Quality of Care Health Facility Assessment: Service Availability and Readiness Report</w:t>
      </w:r>
    </w:p>
  </w:footnote>
  <w:footnote w:id="6">
    <w:p w:rsidRPr="00E64907" w:rsidR="00FD672C" w:rsidP="0018649A" w:rsidRDefault="00FD672C" w14:paraId="601E8A47" w14:textId="77777777">
      <w:pPr>
        <w:rPr>
          <w:rFonts w:ascii="Aptos Narrow" w:hAnsi="Aptos Narrow" w:cstheme="minorHAnsi"/>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w:t>
      </w:r>
      <w:r w:rsidRPr="00E64907">
        <w:rPr>
          <w:rFonts w:ascii="Aptos Narrow" w:hAnsi="Aptos Narrow" w:cstheme="minorHAnsi"/>
          <w:sz w:val="18"/>
          <w:szCs w:val="18"/>
        </w:rPr>
        <w:t xml:space="preserve">Zhao Y, Osano B, Were F, et al Characterising Kenyan hospitals’ suitability for medical officer internship training: a secondary data analysis of a cross-sectional study. BMJ Open 2022;12:e056426. doi: 10.1136/bmjopen-2021-056426 </w:t>
      </w:r>
    </w:p>
  </w:footnote>
  <w:footnote w:id="7">
    <w:p w:rsidRPr="0025474D" w:rsidR="00FD672C" w:rsidP="00E77081" w:rsidRDefault="00FD672C" w14:paraId="372CDD72" w14:textId="77777777">
      <w:pPr>
        <w:pStyle w:val="FootnoteText"/>
        <w:rPr>
          <w:rFonts w:ascii="Gill Sans MT" w:hAnsi="Gill Sans MT"/>
        </w:rPr>
      </w:pPr>
      <w:r w:rsidRPr="00E64907">
        <w:rPr>
          <w:rStyle w:val="FootnoteReference"/>
          <w:rFonts w:ascii="Aptos Narrow" w:hAnsi="Aptos Narrow"/>
          <w:sz w:val="18"/>
          <w:szCs w:val="18"/>
        </w:rPr>
        <w:footnoteRef/>
      </w:r>
      <w:r w:rsidRPr="00E64907">
        <w:rPr>
          <w:rFonts w:ascii="Aptos Narrow" w:hAnsi="Aptos Narrow"/>
          <w:sz w:val="18"/>
          <w:szCs w:val="18"/>
        </w:rPr>
        <w:t xml:space="preserve"> </w:t>
      </w:r>
      <w:r w:rsidRPr="00E64907">
        <w:rPr>
          <w:rFonts w:ascii="Aptos Narrow" w:hAnsi="Aptos Narrow" w:cs="Calibri"/>
          <w:noProof/>
          <w:sz w:val="18"/>
          <w:szCs w:val="18"/>
        </w:rPr>
        <w:t>Griffiths P, Recio-Saucedo A, Dall’Ora C, et al. The association between nurse staffing and omissions in nursing care: A systematic review. J Adv Nurs. 2018 Jul;74(7):1474–87.</w:t>
      </w:r>
      <w:r w:rsidRPr="0025474D">
        <w:rPr>
          <w:rFonts w:ascii="Gill Sans MT" w:hAnsi="Gill Sans MT" w:cs="Calibri"/>
          <w:noProof/>
          <w:sz w:val="18"/>
          <w:szCs w:val="16"/>
        </w:rPr>
        <w:t xml:space="preserve"> </w:t>
      </w:r>
    </w:p>
  </w:footnote>
  <w:footnote w:id="8">
    <w:p w:rsidRPr="00E64907" w:rsidR="00FD672C" w:rsidRDefault="00FD672C" w14:paraId="0711D7AC" w14:textId="47A576B8">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Ministry of Health 2025: Kenya Quality of Care Health Facility Assessment: Service Availability and Readiness Report</w:t>
      </w:r>
    </w:p>
  </w:footnote>
  <w:footnote w:id="9">
    <w:p w:rsidRPr="00E64907" w:rsidR="00FD672C" w:rsidRDefault="00FD672C" w14:paraId="6D05314A" w14:textId="792E7C68">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MOH (2017) Saving Mothers Lives; the First Confidential Enquiry into Maternal Deaths</w:t>
      </w:r>
    </w:p>
  </w:footnote>
  <w:footnote w:id="10">
    <w:p w:rsidR="00FD672C" w:rsidP="0018649A" w:rsidRDefault="00FD672C" w14:paraId="64D104BB" w14:textId="77777777">
      <w:pPr>
        <w:pStyle w:val="FootnoteText"/>
        <w:rPr>
          <w:rFonts w:ascii="Aptos Narrow" w:hAnsi="Aptos Narrow" w:eastAsia="Calibri" w:cs="Arial"/>
        </w:rPr>
      </w:pPr>
      <w:r w:rsidRPr="00E64907">
        <w:rPr>
          <w:rStyle w:val="FootnoteReference"/>
          <w:rFonts w:ascii="Aptos Narrow" w:hAnsi="Aptos Narrow"/>
          <w:sz w:val="18"/>
          <w:szCs w:val="18"/>
        </w:rPr>
        <w:footnoteRef/>
      </w:r>
      <w:r w:rsidRPr="00E64907">
        <w:rPr>
          <w:rFonts w:ascii="Aptos Narrow" w:hAnsi="Aptos Narrow"/>
          <w:sz w:val="18"/>
          <w:szCs w:val="18"/>
        </w:rPr>
        <w:t xml:space="preserve"> </w:t>
      </w:r>
      <w:r w:rsidRPr="00E64907">
        <w:rPr>
          <w:rFonts w:ascii="Aptos Narrow" w:hAnsi="Aptos Narrow" w:cs="Calibri"/>
          <w:noProof/>
          <w:sz w:val="18"/>
          <w:szCs w:val="18"/>
        </w:rPr>
        <w:t>MMR: 355 to 88 per 100,000 live births, SBR:18 to 12 per 1,000 live births, and NMR: 21 to 11 per 1,000 live births.</w:t>
      </w:r>
    </w:p>
  </w:footnote>
  <w:footnote w:id="11">
    <w:p w:rsidRPr="00E64907" w:rsidR="00DC6F8F" w:rsidRDefault="00DC6F8F" w14:paraId="3B491F33" w14:textId="21AE088F">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Gates Foundation has roll</w:t>
      </w:r>
      <w:r w:rsidRPr="00E64907" w:rsidR="00960895">
        <w:rPr>
          <w:rFonts w:ascii="Aptos Narrow" w:hAnsi="Aptos Narrow"/>
          <w:sz w:val="18"/>
          <w:szCs w:val="18"/>
        </w:rPr>
        <w:t xml:space="preserve">ed </w:t>
      </w:r>
      <w:r w:rsidRPr="00E64907">
        <w:rPr>
          <w:rFonts w:ascii="Aptos Narrow" w:hAnsi="Aptos Narrow"/>
          <w:sz w:val="18"/>
          <w:szCs w:val="18"/>
        </w:rPr>
        <w:t xml:space="preserve">out POCUS in </w:t>
      </w:r>
      <w:r w:rsidRPr="00E64907" w:rsidR="00AB43E4">
        <w:rPr>
          <w:rFonts w:ascii="Aptos Narrow" w:hAnsi="Aptos Narrow"/>
          <w:sz w:val="18"/>
          <w:szCs w:val="18"/>
        </w:rPr>
        <w:t>500 health facilities across 8 counties and is undertaking AI enabled P</w:t>
      </w:r>
      <w:r w:rsidRPr="00E64907" w:rsidR="00EF64C6">
        <w:rPr>
          <w:rFonts w:ascii="Aptos Narrow" w:hAnsi="Aptos Narrow"/>
          <w:sz w:val="18"/>
          <w:szCs w:val="18"/>
        </w:rPr>
        <w:t>OCUS implementation in 5 additional counties in western Kenya.</w:t>
      </w:r>
      <w:r w:rsidRPr="00E64907" w:rsidR="00B95FEF">
        <w:rPr>
          <w:rFonts w:ascii="Aptos Narrow" w:hAnsi="Aptos Narrow"/>
          <w:sz w:val="18"/>
          <w:szCs w:val="18"/>
        </w:rPr>
        <w:t xml:space="preserve"> POCUS guidelines have also been developed and launched</w:t>
      </w:r>
    </w:p>
  </w:footnote>
  <w:footnote w:id="12">
    <w:p w:rsidR="00077492" w:rsidRDefault="00077492" w14:paraId="3AFE0AE6" w14:textId="3D3E7569">
      <w:pPr>
        <w:pStyle w:val="FootnoteText"/>
      </w:pPr>
      <w:r w:rsidRPr="00E64907">
        <w:rPr>
          <w:rStyle w:val="FootnoteReference"/>
          <w:rFonts w:ascii="Aptos Narrow" w:hAnsi="Aptos Narrow"/>
          <w:sz w:val="18"/>
          <w:szCs w:val="18"/>
        </w:rPr>
        <w:footnoteRef/>
      </w:r>
      <w:r w:rsidRPr="00E64907">
        <w:rPr>
          <w:rFonts w:ascii="Aptos Narrow" w:hAnsi="Aptos Narrow"/>
          <w:sz w:val="18"/>
          <w:szCs w:val="18"/>
        </w:rPr>
        <w:t xml:space="preserve"> Murphy GAV, Waters D, Ouma PO, Gathara D, Shepperd S, Snow RW, English M. Estimating the need for inpatient neonatal services: an iterative approach employing evidence and expert consensus to guide local policy in Kenya. BMJ Glob Health. 2017 Nov 14;2(4):e000472. doi: 10.1136/bmjgh-2017-000472.</w:t>
      </w:r>
      <w:r w:rsidRPr="00E64907">
        <w:rPr>
          <w:sz w:val="18"/>
          <w:szCs w:val="18"/>
        </w:rPr>
        <w:t xml:space="preserve"> </w:t>
      </w:r>
    </w:p>
  </w:footnote>
  <w:footnote w:id="13">
    <w:p w:rsidRPr="00E64907" w:rsidR="00FD672C" w:rsidRDefault="00FD672C" w14:paraId="3C45C109" w14:textId="7933CA61">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Leverage on Field Technologies investments in eLIMS </w:t>
      </w:r>
      <w:r w:rsidRPr="00E64907" w:rsidR="004074FD">
        <w:rPr>
          <w:rFonts w:ascii="Aptos Narrow" w:hAnsi="Aptos Narrow"/>
          <w:sz w:val="18"/>
          <w:szCs w:val="18"/>
        </w:rPr>
        <w:t>f</w:t>
      </w:r>
      <w:r w:rsidRPr="00E64907">
        <w:rPr>
          <w:rFonts w:ascii="Aptos Narrow" w:hAnsi="Aptos Narrow"/>
          <w:sz w:val="18"/>
          <w:szCs w:val="18"/>
        </w:rPr>
        <w:t>unded by Gates Foundation</w:t>
      </w:r>
    </w:p>
  </w:footnote>
  <w:footnote w:id="14">
    <w:p w:rsidRPr="0054009E" w:rsidR="04E53736" w:rsidRDefault="04E53736" w14:paraId="6EE11AE7" w14:textId="0AA1B249">
      <w:pPr>
        <w:rPr>
          <w:rFonts w:ascii="Aptos Narrow" w:hAnsi="Aptos Narrow"/>
        </w:rPr>
      </w:pPr>
      <w:r w:rsidRPr="0054009E">
        <w:rPr>
          <w:rFonts w:ascii="Aptos Narrow" w:hAnsi="Aptos Narrow"/>
          <w:sz w:val="18"/>
          <w:szCs w:val="18"/>
        </w:rPr>
        <w:footnoteRef/>
      </w:r>
      <w:r w:rsidRPr="0054009E">
        <w:rPr>
          <w:rFonts w:ascii="Aptos Narrow" w:hAnsi="Aptos Narrow"/>
          <w:sz w:val="18"/>
          <w:szCs w:val="18"/>
        </w:rPr>
        <w:t xml:space="preserve"> Best practices will be adopted from the DANIDA and the World Bank Transforming Health Systems projects that have utilized similar approaches</w:t>
      </w:r>
    </w:p>
  </w:footnote>
  <w:footnote w:id="15">
    <w:p w:rsidRPr="00E64907" w:rsidR="00A52CFE" w:rsidRDefault="00A52CFE" w14:paraId="4EFDD80D" w14:textId="54710060">
      <w:pPr>
        <w:pStyle w:val="FootnoteText"/>
        <w:rPr>
          <w:rFonts w:ascii="Aptos Narrow" w:hAnsi="Aptos Narrow"/>
          <w:sz w:val="18"/>
          <w:szCs w:val="18"/>
        </w:rPr>
      </w:pPr>
      <w:r w:rsidRPr="00E64907">
        <w:rPr>
          <w:rStyle w:val="FootnoteReference"/>
          <w:rFonts w:ascii="Aptos Narrow" w:hAnsi="Aptos Narrow"/>
          <w:sz w:val="18"/>
          <w:szCs w:val="18"/>
        </w:rPr>
        <w:footnoteRef/>
      </w:r>
      <w:r w:rsidRPr="00E64907">
        <w:rPr>
          <w:rFonts w:ascii="Aptos Narrow" w:hAnsi="Aptos Narrow"/>
          <w:sz w:val="18"/>
          <w:szCs w:val="18"/>
        </w:rPr>
        <w:t xml:space="preserve"> Leverage Gates Foundation grant to AMPATH and CPHD on POCUS introduction</w:t>
      </w:r>
    </w:p>
  </w:footnote>
  <w:footnote w:id="16">
    <w:p w:rsidR="00B95FEF" w:rsidRDefault="00B95FEF" w14:paraId="479788D3" w14:textId="0654A387">
      <w:pPr>
        <w:pStyle w:val="FootnoteText"/>
      </w:pPr>
      <w:r w:rsidRPr="00E64907">
        <w:rPr>
          <w:rStyle w:val="FootnoteReference"/>
          <w:rFonts w:ascii="Aptos Narrow" w:hAnsi="Aptos Narrow"/>
          <w:sz w:val="18"/>
          <w:szCs w:val="18"/>
        </w:rPr>
        <w:footnoteRef/>
      </w:r>
      <w:r w:rsidRPr="00E64907">
        <w:rPr>
          <w:rFonts w:ascii="Aptos Narrow" w:hAnsi="Aptos Narrow"/>
          <w:sz w:val="18"/>
          <w:szCs w:val="18"/>
        </w:rPr>
        <w:t xml:space="preserve"> Field Technologies has a grant from Gates Foundation to strengthen eLIMS systems targeting </w:t>
      </w:r>
      <w:r w:rsidRPr="00E64907" w:rsidR="006A4642">
        <w:rPr>
          <w:rFonts w:ascii="Aptos Narrow" w:hAnsi="Aptos Narrow"/>
          <w:sz w:val="18"/>
          <w:szCs w:val="18"/>
        </w:rPr>
        <w:t>11 counties with overlaps in 5 Beginnings Fund target counties</w:t>
      </w:r>
    </w:p>
  </w:footnote>
  <w:footnote w:id="17">
    <w:p w:rsidR="00FD672C" w:rsidP="0018649A" w:rsidRDefault="00FD672C" w14:paraId="0591C244" w14:textId="313D6FCF">
      <w:pPr>
        <w:pStyle w:val="FootnoteText"/>
        <w:rPr>
          <w:rFonts w:ascii="Aptos Narrow" w:hAnsi="Aptos Narrow"/>
        </w:rPr>
      </w:pPr>
      <w:r>
        <w:rPr>
          <w:rStyle w:val="FootnoteReference"/>
          <w:rFonts w:ascii="Aptos Narrow" w:hAnsi="Aptos Narrow"/>
          <w:sz w:val="18"/>
          <w:szCs w:val="18"/>
        </w:rPr>
        <w:footnoteRef/>
      </w:r>
      <w:r>
        <w:rPr>
          <w:rFonts w:ascii="Aptos Narrow" w:hAnsi="Aptos Narrow"/>
          <w:sz w:val="18"/>
          <w:szCs w:val="18"/>
        </w:rPr>
        <w:t xml:space="preserve"> Selection criteria: 1) upgrading trainees employed in public sector or faith-based facilities from target counties</w:t>
      </w:r>
      <w:r w:rsidR="00BC60F2">
        <w:rPr>
          <w:rFonts w:ascii="Aptos Narrow" w:hAnsi="Aptos Narrow"/>
          <w:sz w:val="18"/>
          <w:szCs w:val="18"/>
        </w:rPr>
        <w:t>,</w:t>
      </w:r>
      <w:r>
        <w:rPr>
          <w:rFonts w:ascii="Aptos Narrow" w:hAnsi="Aptos Narrow"/>
          <w:sz w:val="18"/>
          <w:szCs w:val="18"/>
        </w:rPr>
        <w:t xml:space="preserve"> </w:t>
      </w:r>
      <w:r w:rsidR="00BC60F2">
        <w:rPr>
          <w:rFonts w:ascii="Aptos Narrow" w:hAnsi="Aptos Narrow"/>
          <w:sz w:val="18"/>
          <w:szCs w:val="18"/>
        </w:rPr>
        <w:t>2</w:t>
      </w:r>
      <w:r>
        <w:rPr>
          <w:rFonts w:ascii="Aptos Narrow" w:hAnsi="Aptos Narrow"/>
          <w:sz w:val="18"/>
          <w:szCs w:val="18"/>
        </w:rPr>
        <w:t>) trainees agree to bonding for period of training</w:t>
      </w:r>
      <w:r w:rsidR="00BC60F2">
        <w:rPr>
          <w:rFonts w:ascii="Aptos Narrow" w:hAnsi="Aptos Narrow"/>
          <w:sz w:val="18"/>
          <w:szCs w:val="18"/>
        </w:rPr>
        <w:t xml:space="preserve"> upon completion of training</w:t>
      </w:r>
    </w:p>
  </w:footnote>
  <w:footnote w:id="18">
    <w:p w:rsidRPr="00E64907" w:rsidR="0060498C" w:rsidRDefault="0060498C" w14:paraId="46A8F393" w14:textId="67B58FA1">
      <w:pPr>
        <w:pStyle w:val="FootnoteText"/>
        <w:rPr>
          <w:rFonts w:ascii="Aptos Narrow" w:hAnsi="Aptos Narrow"/>
        </w:rPr>
      </w:pPr>
      <w:r w:rsidRPr="00E64907">
        <w:rPr>
          <w:rStyle w:val="FootnoteReference"/>
          <w:rFonts w:ascii="Aptos Narrow" w:hAnsi="Aptos Narrow"/>
          <w:sz w:val="18"/>
          <w:szCs w:val="18"/>
        </w:rPr>
        <w:footnoteRef/>
      </w:r>
      <w:r w:rsidRPr="00E64907">
        <w:rPr>
          <w:rFonts w:ascii="Aptos Narrow" w:hAnsi="Aptos Narrow"/>
          <w:sz w:val="18"/>
          <w:szCs w:val="18"/>
        </w:rPr>
        <w:t xml:space="preserve"> The Ministry of Health has confirmed availability of computers to enable roll-out of Taifa care in County and sub-county hospitals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709B" w:rsidR="00FD672C" w:rsidP="0C5ADD21" w:rsidRDefault="00FD672C" w14:paraId="2D0C8D6B" w14:textId="2AEC8495">
    <w:pPr>
      <w:pStyle w:val="Header"/>
      <w:rPr>
        <w:rFonts w:ascii="Arial" w:hAnsi="Arial" w:cs="Arial"/>
        <w:i/>
        <w:iCs/>
        <w:color w:val="44546A" w:themeColor="text2"/>
      </w:rPr>
    </w:pPr>
    <w:r w:rsidRPr="0C5ADD21">
      <w:rPr>
        <w:rFonts w:ascii="Arial" w:hAnsi="Arial" w:cs="Arial"/>
        <w:i/>
        <w:iCs/>
        <w:noProof/>
        <w:color w:val="44546A" w:themeColor="text2"/>
      </w:rPr>
      <w:t xml:space="preserve">Beginnings Fund </w:t>
    </w:r>
    <w:r>
      <w:rPr>
        <w:rFonts w:ascii="Arial" w:hAnsi="Arial" w:cs="Arial"/>
        <w:i/>
        <w:iCs/>
        <w:noProof/>
        <w:color w:val="44546A" w:themeColor="text2"/>
      </w:rPr>
      <w:t>Kenya Investment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D672C" w:rsidP="00413B42" w:rsidRDefault="00FD672C" w14:paraId="6B87BFA4" w14:textId="1891CC40">
    <w:pPr>
      <w:pStyle w:val="Header"/>
      <w:jc w:val="right"/>
    </w:pPr>
    <w:r>
      <w:rPr>
        <w:noProof/>
      </w:rPr>
      <w:drawing>
        <wp:inline distT="0" distB="0" distL="0" distR="0" wp14:anchorId="2C556275" wp14:editId="62AEE69D">
          <wp:extent cx="1572496" cy="644444"/>
          <wp:effectExtent l="0" t="0" r="0" b="3810"/>
          <wp:docPr id="1651498363"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363" name="Picture 1" descr="A black background with blue text&#10;&#10;Description automatically generated"/>
                  <pic:cNvPicPr/>
                </pic:nvPicPr>
                <pic:blipFill>
                  <a:blip r:embed="rId1"/>
                  <a:stretch>
                    <a:fillRect/>
                  </a:stretch>
                </pic:blipFill>
                <pic:spPr>
                  <a:xfrm>
                    <a:off x="0" y="0"/>
                    <a:ext cx="1592739" cy="6527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8EAB"/>
    <w:multiLevelType w:val="hybridMultilevel"/>
    <w:tmpl w:val="7BB2DF18"/>
    <w:lvl w:ilvl="0" w:tplc="396074D8">
      <w:start w:val="1"/>
      <w:numFmt w:val="bullet"/>
      <w:lvlText w:val="·"/>
      <w:lvlJc w:val="left"/>
      <w:pPr>
        <w:ind w:left="720" w:hanging="360"/>
      </w:pPr>
      <w:rPr>
        <w:rFonts w:hint="default" w:ascii="Symbol" w:hAnsi="Symbol"/>
      </w:rPr>
    </w:lvl>
    <w:lvl w:ilvl="1" w:tplc="FF34395E">
      <w:start w:val="1"/>
      <w:numFmt w:val="bullet"/>
      <w:lvlText w:val="o"/>
      <w:lvlJc w:val="left"/>
      <w:pPr>
        <w:ind w:left="1440" w:hanging="360"/>
      </w:pPr>
      <w:rPr>
        <w:rFonts w:hint="default" w:ascii="Courier New" w:hAnsi="Courier New"/>
      </w:rPr>
    </w:lvl>
    <w:lvl w:ilvl="2" w:tplc="4698936C">
      <w:start w:val="1"/>
      <w:numFmt w:val="bullet"/>
      <w:lvlText w:val=""/>
      <w:lvlJc w:val="left"/>
      <w:pPr>
        <w:ind w:left="2160" w:hanging="360"/>
      </w:pPr>
      <w:rPr>
        <w:rFonts w:hint="default" w:ascii="Wingdings" w:hAnsi="Wingdings"/>
      </w:rPr>
    </w:lvl>
    <w:lvl w:ilvl="3" w:tplc="07E407DE">
      <w:start w:val="1"/>
      <w:numFmt w:val="bullet"/>
      <w:lvlText w:val=""/>
      <w:lvlJc w:val="left"/>
      <w:pPr>
        <w:ind w:left="2880" w:hanging="360"/>
      </w:pPr>
      <w:rPr>
        <w:rFonts w:hint="default" w:ascii="Symbol" w:hAnsi="Symbol"/>
      </w:rPr>
    </w:lvl>
    <w:lvl w:ilvl="4" w:tplc="29F64642">
      <w:start w:val="1"/>
      <w:numFmt w:val="bullet"/>
      <w:lvlText w:val="o"/>
      <w:lvlJc w:val="left"/>
      <w:pPr>
        <w:ind w:left="3600" w:hanging="360"/>
      </w:pPr>
      <w:rPr>
        <w:rFonts w:hint="default" w:ascii="Courier New" w:hAnsi="Courier New"/>
      </w:rPr>
    </w:lvl>
    <w:lvl w:ilvl="5" w:tplc="A4D05DB0">
      <w:start w:val="1"/>
      <w:numFmt w:val="bullet"/>
      <w:lvlText w:val=""/>
      <w:lvlJc w:val="left"/>
      <w:pPr>
        <w:ind w:left="4320" w:hanging="360"/>
      </w:pPr>
      <w:rPr>
        <w:rFonts w:hint="default" w:ascii="Wingdings" w:hAnsi="Wingdings"/>
      </w:rPr>
    </w:lvl>
    <w:lvl w:ilvl="6" w:tplc="C3AE9AC2">
      <w:start w:val="1"/>
      <w:numFmt w:val="bullet"/>
      <w:lvlText w:val=""/>
      <w:lvlJc w:val="left"/>
      <w:pPr>
        <w:ind w:left="5040" w:hanging="360"/>
      </w:pPr>
      <w:rPr>
        <w:rFonts w:hint="default" w:ascii="Symbol" w:hAnsi="Symbol"/>
      </w:rPr>
    </w:lvl>
    <w:lvl w:ilvl="7" w:tplc="B44C4884">
      <w:start w:val="1"/>
      <w:numFmt w:val="bullet"/>
      <w:lvlText w:val="o"/>
      <w:lvlJc w:val="left"/>
      <w:pPr>
        <w:ind w:left="5760" w:hanging="360"/>
      </w:pPr>
      <w:rPr>
        <w:rFonts w:hint="default" w:ascii="Courier New" w:hAnsi="Courier New"/>
      </w:rPr>
    </w:lvl>
    <w:lvl w:ilvl="8" w:tplc="59B00B5A">
      <w:start w:val="1"/>
      <w:numFmt w:val="bullet"/>
      <w:lvlText w:val=""/>
      <w:lvlJc w:val="left"/>
      <w:pPr>
        <w:ind w:left="6480" w:hanging="360"/>
      </w:pPr>
      <w:rPr>
        <w:rFonts w:hint="default" w:ascii="Wingdings" w:hAnsi="Wingdings"/>
      </w:rPr>
    </w:lvl>
  </w:abstractNum>
  <w:abstractNum w:abstractNumId="1" w15:restartNumberingAfterBreak="0">
    <w:nsid w:val="04BD9A29"/>
    <w:multiLevelType w:val="hybridMultilevel"/>
    <w:tmpl w:val="479A624E"/>
    <w:lvl w:ilvl="0" w:tplc="C1D219F8">
      <w:start w:val="1"/>
      <w:numFmt w:val="bullet"/>
      <w:lvlText w:val="·"/>
      <w:lvlJc w:val="left"/>
      <w:pPr>
        <w:ind w:left="360" w:hanging="360"/>
      </w:pPr>
      <w:rPr>
        <w:rFonts w:hint="default" w:ascii="Symbol" w:hAnsi="Symbol"/>
      </w:rPr>
    </w:lvl>
    <w:lvl w:ilvl="1" w:tplc="B7943014">
      <w:start w:val="1"/>
      <w:numFmt w:val="bullet"/>
      <w:lvlText w:val="o"/>
      <w:lvlJc w:val="left"/>
      <w:pPr>
        <w:ind w:left="1080" w:hanging="360"/>
      </w:pPr>
      <w:rPr>
        <w:rFonts w:hint="default" w:ascii="Courier New" w:hAnsi="Courier New"/>
      </w:rPr>
    </w:lvl>
    <w:lvl w:ilvl="2" w:tplc="D598D5BA">
      <w:start w:val="1"/>
      <w:numFmt w:val="bullet"/>
      <w:lvlText w:val=""/>
      <w:lvlJc w:val="left"/>
      <w:pPr>
        <w:ind w:left="1800" w:hanging="360"/>
      </w:pPr>
      <w:rPr>
        <w:rFonts w:hint="default" w:ascii="Wingdings" w:hAnsi="Wingdings"/>
      </w:rPr>
    </w:lvl>
    <w:lvl w:ilvl="3" w:tplc="FB962D22">
      <w:start w:val="1"/>
      <w:numFmt w:val="bullet"/>
      <w:lvlText w:val=""/>
      <w:lvlJc w:val="left"/>
      <w:pPr>
        <w:ind w:left="2520" w:hanging="360"/>
      </w:pPr>
      <w:rPr>
        <w:rFonts w:hint="default" w:ascii="Symbol" w:hAnsi="Symbol"/>
      </w:rPr>
    </w:lvl>
    <w:lvl w:ilvl="4" w:tplc="CE9CF162">
      <w:start w:val="1"/>
      <w:numFmt w:val="bullet"/>
      <w:lvlText w:val="o"/>
      <w:lvlJc w:val="left"/>
      <w:pPr>
        <w:ind w:left="3240" w:hanging="360"/>
      </w:pPr>
      <w:rPr>
        <w:rFonts w:hint="default" w:ascii="Courier New" w:hAnsi="Courier New"/>
      </w:rPr>
    </w:lvl>
    <w:lvl w:ilvl="5" w:tplc="079EAF34">
      <w:start w:val="1"/>
      <w:numFmt w:val="bullet"/>
      <w:lvlText w:val=""/>
      <w:lvlJc w:val="left"/>
      <w:pPr>
        <w:ind w:left="3960" w:hanging="360"/>
      </w:pPr>
      <w:rPr>
        <w:rFonts w:hint="default" w:ascii="Wingdings" w:hAnsi="Wingdings"/>
      </w:rPr>
    </w:lvl>
    <w:lvl w:ilvl="6" w:tplc="CA86F51C">
      <w:start w:val="1"/>
      <w:numFmt w:val="bullet"/>
      <w:lvlText w:val=""/>
      <w:lvlJc w:val="left"/>
      <w:pPr>
        <w:ind w:left="4680" w:hanging="360"/>
      </w:pPr>
      <w:rPr>
        <w:rFonts w:hint="default" w:ascii="Symbol" w:hAnsi="Symbol"/>
      </w:rPr>
    </w:lvl>
    <w:lvl w:ilvl="7" w:tplc="D5B4D638">
      <w:start w:val="1"/>
      <w:numFmt w:val="bullet"/>
      <w:lvlText w:val="o"/>
      <w:lvlJc w:val="left"/>
      <w:pPr>
        <w:ind w:left="5400" w:hanging="360"/>
      </w:pPr>
      <w:rPr>
        <w:rFonts w:hint="default" w:ascii="Courier New" w:hAnsi="Courier New"/>
      </w:rPr>
    </w:lvl>
    <w:lvl w:ilvl="8" w:tplc="D1B8F934">
      <w:start w:val="1"/>
      <w:numFmt w:val="bullet"/>
      <w:lvlText w:val=""/>
      <w:lvlJc w:val="left"/>
      <w:pPr>
        <w:ind w:left="6120" w:hanging="360"/>
      </w:pPr>
      <w:rPr>
        <w:rFonts w:hint="default" w:ascii="Wingdings" w:hAnsi="Wingdings"/>
      </w:rPr>
    </w:lvl>
  </w:abstractNum>
  <w:abstractNum w:abstractNumId="2" w15:restartNumberingAfterBreak="0">
    <w:nsid w:val="05814435"/>
    <w:multiLevelType w:val="hybridMultilevel"/>
    <w:tmpl w:val="C05E6F2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96F0DFD"/>
    <w:multiLevelType w:val="multilevel"/>
    <w:tmpl w:val="096F0DFD"/>
    <w:lvl w:ilvl="0">
      <w:start w:val="1"/>
      <w:numFmt w:val="decimal"/>
      <w:lvlText w:val="%1)"/>
      <w:lvlJc w:val="left"/>
      <w:pPr>
        <w:ind w:left="720"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A34D19"/>
    <w:multiLevelType w:val="hybridMultilevel"/>
    <w:tmpl w:val="FFFFFFFF"/>
    <w:lvl w:ilvl="0" w:tplc="4A26112C">
      <w:start w:val="1"/>
      <w:numFmt w:val="bullet"/>
      <w:lvlText w:val=""/>
      <w:lvlJc w:val="left"/>
      <w:pPr>
        <w:ind w:left="360" w:hanging="360"/>
      </w:pPr>
      <w:rPr>
        <w:rFonts w:hint="default" w:ascii="Symbol" w:hAnsi="Symbol"/>
      </w:rPr>
    </w:lvl>
    <w:lvl w:ilvl="1" w:tplc="370C35D2">
      <w:start w:val="1"/>
      <w:numFmt w:val="bullet"/>
      <w:lvlText w:val="o"/>
      <w:lvlJc w:val="left"/>
      <w:pPr>
        <w:ind w:left="1080" w:hanging="360"/>
      </w:pPr>
      <w:rPr>
        <w:rFonts w:hint="default" w:ascii="Courier New" w:hAnsi="Courier New"/>
      </w:rPr>
    </w:lvl>
    <w:lvl w:ilvl="2" w:tplc="38BA8B0A">
      <w:start w:val="1"/>
      <w:numFmt w:val="bullet"/>
      <w:lvlText w:val=""/>
      <w:lvlJc w:val="left"/>
      <w:pPr>
        <w:ind w:left="1800" w:hanging="360"/>
      </w:pPr>
      <w:rPr>
        <w:rFonts w:hint="default" w:ascii="Wingdings" w:hAnsi="Wingdings"/>
      </w:rPr>
    </w:lvl>
    <w:lvl w:ilvl="3" w:tplc="A0D69AD4">
      <w:start w:val="1"/>
      <w:numFmt w:val="bullet"/>
      <w:lvlText w:val=""/>
      <w:lvlJc w:val="left"/>
      <w:pPr>
        <w:ind w:left="2520" w:hanging="360"/>
      </w:pPr>
      <w:rPr>
        <w:rFonts w:hint="default" w:ascii="Symbol" w:hAnsi="Symbol"/>
      </w:rPr>
    </w:lvl>
    <w:lvl w:ilvl="4" w:tplc="395A7F00">
      <w:start w:val="1"/>
      <w:numFmt w:val="bullet"/>
      <w:lvlText w:val="o"/>
      <w:lvlJc w:val="left"/>
      <w:pPr>
        <w:ind w:left="3240" w:hanging="360"/>
      </w:pPr>
      <w:rPr>
        <w:rFonts w:hint="default" w:ascii="Courier New" w:hAnsi="Courier New"/>
      </w:rPr>
    </w:lvl>
    <w:lvl w:ilvl="5" w:tplc="8F123722">
      <w:start w:val="1"/>
      <w:numFmt w:val="bullet"/>
      <w:lvlText w:val=""/>
      <w:lvlJc w:val="left"/>
      <w:pPr>
        <w:ind w:left="3960" w:hanging="360"/>
      </w:pPr>
      <w:rPr>
        <w:rFonts w:hint="default" w:ascii="Wingdings" w:hAnsi="Wingdings"/>
      </w:rPr>
    </w:lvl>
    <w:lvl w:ilvl="6" w:tplc="967822B4">
      <w:start w:val="1"/>
      <w:numFmt w:val="bullet"/>
      <w:lvlText w:val=""/>
      <w:lvlJc w:val="left"/>
      <w:pPr>
        <w:ind w:left="4680" w:hanging="360"/>
      </w:pPr>
      <w:rPr>
        <w:rFonts w:hint="default" w:ascii="Symbol" w:hAnsi="Symbol"/>
      </w:rPr>
    </w:lvl>
    <w:lvl w:ilvl="7" w:tplc="B2D4E2F0">
      <w:start w:val="1"/>
      <w:numFmt w:val="bullet"/>
      <w:lvlText w:val="o"/>
      <w:lvlJc w:val="left"/>
      <w:pPr>
        <w:ind w:left="5400" w:hanging="360"/>
      </w:pPr>
      <w:rPr>
        <w:rFonts w:hint="default" w:ascii="Courier New" w:hAnsi="Courier New"/>
      </w:rPr>
    </w:lvl>
    <w:lvl w:ilvl="8" w:tplc="9C200636">
      <w:start w:val="1"/>
      <w:numFmt w:val="bullet"/>
      <w:lvlText w:val=""/>
      <w:lvlJc w:val="left"/>
      <w:pPr>
        <w:ind w:left="6120" w:hanging="360"/>
      </w:pPr>
      <w:rPr>
        <w:rFonts w:hint="default" w:ascii="Wingdings" w:hAnsi="Wingdings"/>
      </w:rPr>
    </w:lvl>
  </w:abstractNum>
  <w:abstractNum w:abstractNumId="5" w15:restartNumberingAfterBreak="0">
    <w:nsid w:val="10972E33"/>
    <w:multiLevelType w:val="hybridMultilevel"/>
    <w:tmpl w:val="6C324AF4"/>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6" w15:restartNumberingAfterBreak="0">
    <w:nsid w:val="16D82412"/>
    <w:multiLevelType w:val="hybridMultilevel"/>
    <w:tmpl w:val="18F4B4F4"/>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7" w15:restartNumberingAfterBreak="0">
    <w:nsid w:val="1A0733DD"/>
    <w:multiLevelType w:val="hybridMultilevel"/>
    <w:tmpl w:val="8C449488"/>
    <w:lvl w:ilvl="0" w:tplc="2000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1EBDD74D"/>
    <w:multiLevelType w:val="hybridMultilevel"/>
    <w:tmpl w:val="F1C01204"/>
    <w:lvl w:ilvl="0" w:tplc="A126AE00">
      <w:start w:val="1"/>
      <w:numFmt w:val="bullet"/>
      <w:lvlText w:val="·"/>
      <w:lvlJc w:val="left"/>
      <w:pPr>
        <w:ind w:left="360" w:hanging="360"/>
      </w:pPr>
      <w:rPr>
        <w:rFonts w:hint="default" w:ascii="Symbol" w:hAnsi="Symbol"/>
      </w:rPr>
    </w:lvl>
    <w:lvl w:ilvl="1" w:tplc="A19A304E">
      <w:start w:val="1"/>
      <w:numFmt w:val="bullet"/>
      <w:lvlText w:val="o"/>
      <w:lvlJc w:val="left"/>
      <w:pPr>
        <w:ind w:left="1080" w:hanging="360"/>
      </w:pPr>
      <w:rPr>
        <w:rFonts w:hint="default" w:ascii="Courier New" w:hAnsi="Courier New"/>
      </w:rPr>
    </w:lvl>
    <w:lvl w:ilvl="2" w:tplc="AD0C4B0C">
      <w:start w:val="1"/>
      <w:numFmt w:val="bullet"/>
      <w:lvlText w:val=""/>
      <w:lvlJc w:val="left"/>
      <w:pPr>
        <w:ind w:left="1800" w:hanging="360"/>
      </w:pPr>
      <w:rPr>
        <w:rFonts w:hint="default" w:ascii="Wingdings" w:hAnsi="Wingdings"/>
      </w:rPr>
    </w:lvl>
    <w:lvl w:ilvl="3" w:tplc="8BC234EC">
      <w:start w:val="1"/>
      <w:numFmt w:val="bullet"/>
      <w:lvlText w:val=""/>
      <w:lvlJc w:val="left"/>
      <w:pPr>
        <w:ind w:left="2520" w:hanging="360"/>
      </w:pPr>
      <w:rPr>
        <w:rFonts w:hint="default" w:ascii="Symbol" w:hAnsi="Symbol"/>
      </w:rPr>
    </w:lvl>
    <w:lvl w:ilvl="4" w:tplc="BFC22582">
      <w:start w:val="1"/>
      <w:numFmt w:val="bullet"/>
      <w:lvlText w:val="o"/>
      <w:lvlJc w:val="left"/>
      <w:pPr>
        <w:ind w:left="3240" w:hanging="360"/>
      </w:pPr>
      <w:rPr>
        <w:rFonts w:hint="default" w:ascii="Courier New" w:hAnsi="Courier New"/>
      </w:rPr>
    </w:lvl>
    <w:lvl w:ilvl="5" w:tplc="77427902">
      <w:start w:val="1"/>
      <w:numFmt w:val="bullet"/>
      <w:lvlText w:val=""/>
      <w:lvlJc w:val="left"/>
      <w:pPr>
        <w:ind w:left="3960" w:hanging="360"/>
      </w:pPr>
      <w:rPr>
        <w:rFonts w:hint="default" w:ascii="Wingdings" w:hAnsi="Wingdings"/>
      </w:rPr>
    </w:lvl>
    <w:lvl w:ilvl="6" w:tplc="C5444F84">
      <w:start w:val="1"/>
      <w:numFmt w:val="bullet"/>
      <w:lvlText w:val=""/>
      <w:lvlJc w:val="left"/>
      <w:pPr>
        <w:ind w:left="4680" w:hanging="360"/>
      </w:pPr>
      <w:rPr>
        <w:rFonts w:hint="default" w:ascii="Symbol" w:hAnsi="Symbol"/>
      </w:rPr>
    </w:lvl>
    <w:lvl w:ilvl="7" w:tplc="F0464882">
      <w:start w:val="1"/>
      <w:numFmt w:val="bullet"/>
      <w:lvlText w:val="o"/>
      <w:lvlJc w:val="left"/>
      <w:pPr>
        <w:ind w:left="5400" w:hanging="360"/>
      </w:pPr>
      <w:rPr>
        <w:rFonts w:hint="default" w:ascii="Courier New" w:hAnsi="Courier New"/>
      </w:rPr>
    </w:lvl>
    <w:lvl w:ilvl="8" w:tplc="0660FF66">
      <w:start w:val="1"/>
      <w:numFmt w:val="bullet"/>
      <w:lvlText w:val=""/>
      <w:lvlJc w:val="left"/>
      <w:pPr>
        <w:ind w:left="6120" w:hanging="360"/>
      </w:pPr>
      <w:rPr>
        <w:rFonts w:hint="default" w:ascii="Wingdings" w:hAnsi="Wingdings"/>
      </w:rPr>
    </w:lvl>
  </w:abstractNum>
  <w:abstractNum w:abstractNumId="9" w15:restartNumberingAfterBreak="0">
    <w:nsid w:val="21020F30"/>
    <w:multiLevelType w:val="multilevel"/>
    <w:tmpl w:val="A5F2C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A2385D"/>
    <w:multiLevelType w:val="multilevel"/>
    <w:tmpl w:val="0F0C8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42C67C"/>
    <w:multiLevelType w:val="hybridMultilevel"/>
    <w:tmpl w:val="7AEA01D8"/>
    <w:lvl w:ilvl="0" w:tplc="2CC6F7F0">
      <w:start w:val="1"/>
      <w:numFmt w:val="bullet"/>
      <w:lvlText w:val="·"/>
      <w:lvlJc w:val="left"/>
      <w:pPr>
        <w:ind w:left="720" w:hanging="360"/>
      </w:pPr>
      <w:rPr>
        <w:rFonts w:hint="default" w:ascii="Symbol" w:hAnsi="Symbol"/>
      </w:rPr>
    </w:lvl>
    <w:lvl w:ilvl="1" w:tplc="735610A0">
      <w:start w:val="1"/>
      <w:numFmt w:val="bullet"/>
      <w:lvlText w:val="o"/>
      <w:lvlJc w:val="left"/>
      <w:pPr>
        <w:ind w:left="1440" w:hanging="360"/>
      </w:pPr>
      <w:rPr>
        <w:rFonts w:hint="default" w:ascii="Courier New" w:hAnsi="Courier New"/>
      </w:rPr>
    </w:lvl>
    <w:lvl w:ilvl="2" w:tplc="35E86210">
      <w:start w:val="1"/>
      <w:numFmt w:val="bullet"/>
      <w:lvlText w:val=""/>
      <w:lvlJc w:val="left"/>
      <w:pPr>
        <w:ind w:left="2160" w:hanging="360"/>
      </w:pPr>
      <w:rPr>
        <w:rFonts w:hint="default" w:ascii="Wingdings" w:hAnsi="Wingdings"/>
      </w:rPr>
    </w:lvl>
    <w:lvl w:ilvl="3" w:tplc="73949058">
      <w:start w:val="1"/>
      <w:numFmt w:val="bullet"/>
      <w:lvlText w:val=""/>
      <w:lvlJc w:val="left"/>
      <w:pPr>
        <w:ind w:left="2880" w:hanging="360"/>
      </w:pPr>
      <w:rPr>
        <w:rFonts w:hint="default" w:ascii="Symbol" w:hAnsi="Symbol"/>
      </w:rPr>
    </w:lvl>
    <w:lvl w:ilvl="4" w:tplc="1022623E">
      <w:start w:val="1"/>
      <w:numFmt w:val="bullet"/>
      <w:lvlText w:val="o"/>
      <w:lvlJc w:val="left"/>
      <w:pPr>
        <w:ind w:left="3600" w:hanging="360"/>
      </w:pPr>
      <w:rPr>
        <w:rFonts w:hint="default" w:ascii="Courier New" w:hAnsi="Courier New"/>
      </w:rPr>
    </w:lvl>
    <w:lvl w:ilvl="5" w:tplc="4F782E8C">
      <w:start w:val="1"/>
      <w:numFmt w:val="bullet"/>
      <w:lvlText w:val=""/>
      <w:lvlJc w:val="left"/>
      <w:pPr>
        <w:ind w:left="4320" w:hanging="360"/>
      </w:pPr>
      <w:rPr>
        <w:rFonts w:hint="default" w:ascii="Wingdings" w:hAnsi="Wingdings"/>
      </w:rPr>
    </w:lvl>
    <w:lvl w:ilvl="6" w:tplc="2F648A74">
      <w:start w:val="1"/>
      <w:numFmt w:val="bullet"/>
      <w:lvlText w:val=""/>
      <w:lvlJc w:val="left"/>
      <w:pPr>
        <w:ind w:left="5040" w:hanging="360"/>
      </w:pPr>
      <w:rPr>
        <w:rFonts w:hint="default" w:ascii="Symbol" w:hAnsi="Symbol"/>
      </w:rPr>
    </w:lvl>
    <w:lvl w:ilvl="7" w:tplc="F26E1CF6">
      <w:start w:val="1"/>
      <w:numFmt w:val="bullet"/>
      <w:lvlText w:val="o"/>
      <w:lvlJc w:val="left"/>
      <w:pPr>
        <w:ind w:left="5760" w:hanging="360"/>
      </w:pPr>
      <w:rPr>
        <w:rFonts w:hint="default" w:ascii="Courier New" w:hAnsi="Courier New"/>
      </w:rPr>
    </w:lvl>
    <w:lvl w:ilvl="8" w:tplc="64489490">
      <w:start w:val="1"/>
      <w:numFmt w:val="bullet"/>
      <w:lvlText w:val=""/>
      <w:lvlJc w:val="left"/>
      <w:pPr>
        <w:ind w:left="6480" w:hanging="360"/>
      </w:pPr>
      <w:rPr>
        <w:rFonts w:hint="default" w:ascii="Wingdings" w:hAnsi="Wingdings"/>
      </w:rPr>
    </w:lvl>
  </w:abstractNum>
  <w:abstractNum w:abstractNumId="12" w15:restartNumberingAfterBreak="0">
    <w:nsid w:val="260953F1"/>
    <w:multiLevelType w:val="hybridMultilevel"/>
    <w:tmpl w:val="522CB33E"/>
    <w:lvl w:ilvl="0" w:tplc="2000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3" w15:restartNumberingAfterBreak="0">
    <w:nsid w:val="2A995F6E"/>
    <w:multiLevelType w:val="hybridMultilevel"/>
    <w:tmpl w:val="AEEE784A"/>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4" w15:restartNumberingAfterBreak="0">
    <w:nsid w:val="2D9F0144"/>
    <w:multiLevelType w:val="hybridMultilevel"/>
    <w:tmpl w:val="FFFFFFFF"/>
    <w:lvl w:ilvl="0" w:tplc="85940B6A">
      <w:start w:val="1"/>
      <w:numFmt w:val="bullet"/>
      <w:lvlText w:val=""/>
      <w:lvlJc w:val="left"/>
      <w:pPr>
        <w:ind w:left="1080" w:hanging="360"/>
      </w:pPr>
      <w:rPr>
        <w:rFonts w:hint="default" w:ascii="Symbol" w:hAnsi="Symbol"/>
      </w:rPr>
    </w:lvl>
    <w:lvl w:ilvl="1" w:tplc="35A6ACA0">
      <w:start w:val="1"/>
      <w:numFmt w:val="bullet"/>
      <w:lvlText w:val="o"/>
      <w:lvlJc w:val="left"/>
      <w:pPr>
        <w:ind w:left="1440" w:hanging="360"/>
      </w:pPr>
      <w:rPr>
        <w:rFonts w:hint="default" w:ascii="Courier New" w:hAnsi="Courier New"/>
      </w:rPr>
    </w:lvl>
    <w:lvl w:ilvl="2" w:tplc="286AAD0E">
      <w:start w:val="1"/>
      <w:numFmt w:val="bullet"/>
      <w:lvlText w:val=""/>
      <w:lvlJc w:val="left"/>
      <w:pPr>
        <w:ind w:left="2160" w:hanging="360"/>
      </w:pPr>
      <w:rPr>
        <w:rFonts w:hint="default" w:ascii="Wingdings" w:hAnsi="Wingdings"/>
      </w:rPr>
    </w:lvl>
    <w:lvl w:ilvl="3" w:tplc="77B0FC4A">
      <w:start w:val="1"/>
      <w:numFmt w:val="bullet"/>
      <w:lvlText w:val=""/>
      <w:lvlJc w:val="left"/>
      <w:pPr>
        <w:ind w:left="2880" w:hanging="360"/>
      </w:pPr>
      <w:rPr>
        <w:rFonts w:hint="default" w:ascii="Symbol" w:hAnsi="Symbol"/>
      </w:rPr>
    </w:lvl>
    <w:lvl w:ilvl="4" w:tplc="620A6FEC">
      <w:start w:val="1"/>
      <w:numFmt w:val="bullet"/>
      <w:lvlText w:val="o"/>
      <w:lvlJc w:val="left"/>
      <w:pPr>
        <w:ind w:left="3600" w:hanging="360"/>
      </w:pPr>
      <w:rPr>
        <w:rFonts w:hint="default" w:ascii="Courier New" w:hAnsi="Courier New"/>
      </w:rPr>
    </w:lvl>
    <w:lvl w:ilvl="5" w:tplc="5096F12A">
      <w:start w:val="1"/>
      <w:numFmt w:val="bullet"/>
      <w:lvlText w:val=""/>
      <w:lvlJc w:val="left"/>
      <w:pPr>
        <w:ind w:left="4320" w:hanging="360"/>
      </w:pPr>
      <w:rPr>
        <w:rFonts w:hint="default" w:ascii="Wingdings" w:hAnsi="Wingdings"/>
      </w:rPr>
    </w:lvl>
    <w:lvl w:ilvl="6" w:tplc="870071E6">
      <w:start w:val="1"/>
      <w:numFmt w:val="bullet"/>
      <w:lvlText w:val=""/>
      <w:lvlJc w:val="left"/>
      <w:pPr>
        <w:ind w:left="5040" w:hanging="360"/>
      </w:pPr>
      <w:rPr>
        <w:rFonts w:hint="default" w:ascii="Symbol" w:hAnsi="Symbol"/>
      </w:rPr>
    </w:lvl>
    <w:lvl w:ilvl="7" w:tplc="E66AF80E">
      <w:start w:val="1"/>
      <w:numFmt w:val="bullet"/>
      <w:lvlText w:val="o"/>
      <w:lvlJc w:val="left"/>
      <w:pPr>
        <w:ind w:left="5760" w:hanging="360"/>
      </w:pPr>
      <w:rPr>
        <w:rFonts w:hint="default" w:ascii="Courier New" w:hAnsi="Courier New"/>
      </w:rPr>
    </w:lvl>
    <w:lvl w:ilvl="8" w:tplc="BC06B16C">
      <w:start w:val="1"/>
      <w:numFmt w:val="bullet"/>
      <w:lvlText w:val=""/>
      <w:lvlJc w:val="left"/>
      <w:pPr>
        <w:ind w:left="6480" w:hanging="360"/>
      </w:pPr>
      <w:rPr>
        <w:rFonts w:hint="default" w:ascii="Wingdings" w:hAnsi="Wingdings"/>
      </w:rPr>
    </w:lvl>
  </w:abstractNum>
  <w:abstractNum w:abstractNumId="15" w15:restartNumberingAfterBreak="0">
    <w:nsid w:val="2EE24767"/>
    <w:multiLevelType w:val="multilevel"/>
    <w:tmpl w:val="01F8F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EFA7774"/>
    <w:multiLevelType w:val="hybridMultilevel"/>
    <w:tmpl w:val="C0B21C24"/>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7" w15:restartNumberingAfterBreak="0">
    <w:nsid w:val="2F7A2123"/>
    <w:multiLevelType w:val="multilevel"/>
    <w:tmpl w:val="E9589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8D6AAE"/>
    <w:multiLevelType w:val="multilevel"/>
    <w:tmpl w:val="D3E8F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CD1A07"/>
    <w:multiLevelType w:val="hybridMultilevel"/>
    <w:tmpl w:val="F18C2C3E"/>
    <w:lvl w:ilvl="0" w:tplc="BBBE1E22">
      <w:start w:val="1"/>
      <w:numFmt w:val="bullet"/>
      <w:lvlText w:val="·"/>
      <w:lvlJc w:val="left"/>
      <w:pPr>
        <w:ind w:left="720" w:hanging="360"/>
      </w:pPr>
      <w:rPr>
        <w:rFonts w:hint="default" w:ascii="Symbol" w:hAnsi="Symbol"/>
      </w:rPr>
    </w:lvl>
    <w:lvl w:ilvl="1" w:tplc="7ACE9E52">
      <w:start w:val="1"/>
      <w:numFmt w:val="bullet"/>
      <w:lvlText w:val="o"/>
      <w:lvlJc w:val="left"/>
      <w:pPr>
        <w:ind w:left="1440" w:hanging="360"/>
      </w:pPr>
      <w:rPr>
        <w:rFonts w:hint="default" w:ascii="Courier New" w:hAnsi="Courier New"/>
      </w:rPr>
    </w:lvl>
    <w:lvl w:ilvl="2" w:tplc="34D6829C">
      <w:start w:val="1"/>
      <w:numFmt w:val="bullet"/>
      <w:lvlText w:val=""/>
      <w:lvlJc w:val="left"/>
      <w:pPr>
        <w:ind w:left="2160" w:hanging="360"/>
      </w:pPr>
      <w:rPr>
        <w:rFonts w:hint="default" w:ascii="Wingdings" w:hAnsi="Wingdings"/>
      </w:rPr>
    </w:lvl>
    <w:lvl w:ilvl="3" w:tplc="422E50DC">
      <w:start w:val="1"/>
      <w:numFmt w:val="bullet"/>
      <w:lvlText w:val=""/>
      <w:lvlJc w:val="left"/>
      <w:pPr>
        <w:ind w:left="2880" w:hanging="360"/>
      </w:pPr>
      <w:rPr>
        <w:rFonts w:hint="default" w:ascii="Symbol" w:hAnsi="Symbol"/>
      </w:rPr>
    </w:lvl>
    <w:lvl w:ilvl="4" w:tplc="619E7B90">
      <w:start w:val="1"/>
      <w:numFmt w:val="bullet"/>
      <w:lvlText w:val="o"/>
      <w:lvlJc w:val="left"/>
      <w:pPr>
        <w:ind w:left="3600" w:hanging="360"/>
      </w:pPr>
      <w:rPr>
        <w:rFonts w:hint="default" w:ascii="Courier New" w:hAnsi="Courier New"/>
      </w:rPr>
    </w:lvl>
    <w:lvl w:ilvl="5" w:tplc="E716BF1E">
      <w:start w:val="1"/>
      <w:numFmt w:val="bullet"/>
      <w:lvlText w:val=""/>
      <w:lvlJc w:val="left"/>
      <w:pPr>
        <w:ind w:left="4320" w:hanging="360"/>
      </w:pPr>
      <w:rPr>
        <w:rFonts w:hint="default" w:ascii="Wingdings" w:hAnsi="Wingdings"/>
      </w:rPr>
    </w:lvl>
    <w:lvl w:ilvl="6" w:tplc="8AB81F4A">
      <w:start w:val="1"/>
      <w:numFmt w:val="bullet"/>
      <w:lvlText w:val=""/>
      <w:lvlJc w:val="left"/>
      <w:pPr>
        <w:ind w:left="5040" w:hanging="360"/>
      </w:pPr>
      <w:rPr>
        <w:rFonts w:hint="default" w:ascii="Symbol" w:hAnsi="Symbol"/>
      </w:rPr>
    </w:lvl>
    <w:lvl w:ilvl="7" w:tplc="D690FA10">
      <w:start w:val="1"/>
      <w:numFmt w:val="bullet"/>
      <w:lvlText w:val="o"/>
      <w:lvlJc w:val="left"/>
      <w:pPr>
        <w:ind w:left="5760" w:hanging="360"/>
      </w:pPr>
      <w:rPr>
        <w:rFonts w:hint="default" w:ascii="Courier New" w:hAnsi="Courier New"/>
      </w:rPr>
    </w:lvl>
    <w:lvl w:ilvl="8" w:tplc="C7405F42">
      <w:start w:val="1"/>
      <w:numFmt w:val="bullet"/>
      <w:lvlText w:val=""/>
      <w:lvlJc w:val="left"/>
      <w:pPr>
        <w:ind w:left="6480" w:hanging="360"/>
      </w:pPr>
      <w:rPr>
        <w:rFonts w:hint="default" w:ascii="Wingdings" w:hAnsi="Wingdings"/>
      </w:rPr>
    </w:lvl>
  </w:abstractNum>
  <w:abstractNum w:abstractNumId="20" w15:restartNumberingAfterBreak="0">
    <w:nsid w:val="39636ED2"/>
    <w:multiLevelType w:val="hybridMultilevel"/>
    <w:tmpl w:val="FB80FF50"/>
    <w:lvl w:ilvl="0" w:tplc="45B2280A">
      <w:start w:val="1"/>
      <w:numFmt w:val="bullet"/>
      <w:lvlText w:val="·"/>
      <w:lvlJc w:val="left"/>
      <w:pPr>
        <w:ind w:left="720" w:hanging="360"/>
      </w:pPr>
      <w:rPr>
        <w:rFonts w:hint="default" w:ascii="Symbol" w:hAnsi="Symbol"/>
      </w:rPr>
    </w:lvl>
    <w:lvl w:ilvl="1" w:tplc="9444A04C">
      <w:start w:val="1"/>
      <w:numFmt w:val="bullet"/>
      <w:lvlText w:val="o"/>
      <w:lvlJc w:val="left"/>
      <w:pPr>
        <w:ind w:left="1440" w:hanging="360"/>
      </w:pPr>
      <w:rPr>
        <w:rFonts w:hint="default" w:ascii="Courier New" w:hAnsi="Courier New"/>
      </w:rPr>
    </w:lvl>
    <w:lvl w:ilvl="2" w:tplc="042C8A84">
      <w:start w:val="1"/>
      <w:numFmt w:val="bullet"/>
      <w:lvlText w:val=""/>
      <w:lvlJc w:val="left"/>
      <w:pPr>
        <w:ind w:left="2160" w:hanging="360"/>
      </w:pPr>
      <w:rPr>
        <w:rFonts w:hint="default" w:ascii="Wingdings" w:hAnsi="Wingdings"/>
      </w:rPr>
    </w:lvl>
    <w:lvl w:ilvl="3" w:tplc="8B3AD930">
      <w:start w:val="1"/>
      <w:numFmt w:val="bullet"/>
      <w:lvlText w:val=""/>
      <w:lvlJc w:val="left"/>
      <w:pPr>
        <w:ind w:left="2880" w:hanging="360"/>
      </w:pPr>
      <w:rPr>
        <w:rFonts w:hint="default" w:ascii="Symbol" w:hAnsi="Symbol"/>
      </w:rPr>
    </w:lvl>
    <w:lvl w:ilvl="4" w:tplc="B26A2136">
      <w:start w:val="1"/>
      <w:numFmt w:val="bullet"/>
      <w:lvlText w:val="o"/>
      <w:lvlJc w:val="left"/>
      <w:pPr>
        <w:ind w:left="3600" w:hanging="360"/>
      </w:pPr>
      <w:rPr>
        <w:rFonts w:hint="default" w:ascii="Courier New" w:hAnsi="Courier New"/>
      </w:rPr>
    </w:lvl>
    <w:lvl w:ilvl="5" w:tplc="57945E78">
      <w:start w:val="1"/>
      <w:numFmt w:val="bullet"/>
      <w:lvlText w:val=""/>
      <w:lvlJc w:val="left"/>
      <w:pPr>
        <w:ind w:left="4320" w:hanging="360"/>
      </w:pPr>
      <w:rPr>
        <w:rFonts w:hint="default" w:ascii="Wingdings" w:hAnsi="Wingdings"/>
      </w:rPr>
    </w:lvl>
    <w:lvl w:ilvl="6" w:tplc="ABFED584">
      <w:start w:val="1"/>
      <w:numFmt w:val="bullet"/>
      <w:lvlText w:val=""/>
      <w:lvlJc w:val="left"/>
      <w:pPr>
        <w:ind w:left="5040" w:hanging="360"/>
      </w:pPr>
      <w:rPr>
        <w:rFonts w:hint="default" w:ascii="Symbol" w:hAnsi="Symbol"/>
      </w:rPr>
    </w:lvl>
    <w:lvl w:ilvl="7" w:tplc="A9E68524">
      <w:start w:val="1"/>
      <w:numFmt w:val="bullet"/>
      <w:lvlText w:val="o"/>
      <w:lvlJc w:val="left"/>
      <w:pPr>
        <w:ind w:left="5760" w:hanging="360"/>
      </w:pPr>
      <w:rPr>
        <w:rFonts w:hint="default" w:ascii="Courier New" w:hAnsi="Courier New"/>
      </w:rPr>
    </w:lvl>
    <w:lvl w:ilvl="8" w:tplc="42A8B7D0">
      <w:start w:val="1"/>
      <w:numFmt w:val="bullet"/>
      <w:lvlText w:val=""/>
      <w:lvlJc w:val="left"/>
      <w:pPr>
        <w:ind w:left="6480" w:hanging="360"/>
      </w:pPr>
      <w:rPr>
        <w:rFonts w:hint="default" w:ascii="Wingdings" w:hAnsi="Wingdings"/>
      </w:rPr>
    </w:lvl>
  </w:abstractNum>
  <w:abstractNum w:abstractNumId="21" w15:restartNumberingAfterBreak="0">
    <w:nsid w:val="3AC24604"/>
    <w:multiLevelType w:val="hybridMultilevel"/>
    <w:tmpl w:val="6D2CCD8E"/>
    <w:lvl w:ilvl="0" w:tplc="6802A3BE">
      <w:start w:val="1"/>
      <w:numFmt w:val="bullet"/>
      <w:lvlText w:val=""/>
      <w:lvlJc w:val="left"/>
      <w:pPr>
        <w:ind w:left="720" w:hanging="360"/>
      </w:pPr>
      <w:rPr>
        <w:rFonts w:hint="default" w:ascii="Symbol" w:hAnsi="Symbol"/>
      </w:rPr>
    </w:lvl>
    <w:lvl w:ilvl="1" w:tplc="2D22CAF4">
      <w:start w:val="1"/>
      <w:numFmt w:val="bullet"/>
      <w:lvlText w:val="o"/>
      <w:lvlJc w:val="left"/>
      <w:pPr>
        <w:ind w:left="1440" w:hanging="360"/>
      </w:pPr>
      <w:rPr>
        <w:rFonts w:hint="default" w:ascii="Courier New" w:hAnsi="Courier New" w:cs="Times New Roman"/>
      </w:rPr>
    </w:lvl>
    <w:lvl w:ilvl="2" w:tplc="6B505A78">
      <w:start w:val="1"/>
      <w:numFmt w:val="bullet"/>
      <w:lvlText w:val=""/>
      <w:lvlJc w:val="left"/>
      <w:pPr>
        <w:ind w:left="2160" w:hanging="360"/>
      </w:pPr>
      <w:rPr>
        <w:rFonts w:hint="default" w:ascii="Wingdings" w:hAnsi="Wingdings"/>
      </w:rPr>
    </w:lvl>
    <w:lvl w:ilvl="3" w:tplc="3C504E62">
      <w:start w:val="1"/>
      <w:numFmt w:val="bullet"/>
      <w:lvlText w:val=""/>
      <w:lvlJc w:val="left"/>
      <w:pPr>
        <w:ind w:left="2880" w:hanging="360"/>
      </w:pPr>
      <w:rPr>
        <w:rFonts w:hint="default" w:ascii="Symbol" w:hAnsi="Symbol"/>
      </w:rPr>
    </w:lvl>
    <w:lvl w:ilvl="4" w:tplc="87B8FEEC">
      <w:start w:val="1"/>
      <w:numFmt w:val="bullet"/>
      <w:lvlText w:val="o"/>
      <w:lvlJc w:val="left"/>
      <w:pPr>
        <w:ind w:left="3600" w:hanging="360"/>
      </w:pPr>
      <w:rPr>
        <w:rFonts w:hint="default" w:ascii="Courier New" w:hAnsi="Courier New" w:cs="Times New Roman"/>
      </w:rPr>
    </w:lvl>
    <w:lvl w:ilvl="5" w:tplc="538CB212">
      <w:start w:val="1"/>
      <w:numFmt w:val="bullet"/>
      <w:lvlText w:val=""/>
      <w:lvlJc w:val="left"/>
      <w:pPr>
        <w:ind w:left="4320" w:hanging="360"/>
      </w:pPr>
      <w:rPr>
        <w:rFonts w:hint="default" w:ascii="Wingdings" w:hAnsi="Wingdings"/>
      </w:rPr>
    </w:lvl>
    <w:lvl w:ilvl="6" w:tplc="DA02F822">
      <w:start w:val="1"/>
      <w:numFmt w:val="bullet"/>
      <w:lvlText w:val=""/>
      <w:lvlJc w:val="left"/>
      <w:pPr>
        <w:ind w:left="5040" w:hanging="360"/>
      </w:pPr>
      <w:rPr>
        <w:rFonts w:hint="default" w:ascii="Symbol" w:hAnsi="Symbol"/>
      </w:rPr>
    </w:lvl>
    <w:lvl w:ilvl="7" w:tplc="C6D8E216">
      <w:start w:val="1"/>
      <w:numFmt w:val="bullet"/>
      <w:lvlText w:val="o"/>
      <w:lvlJc w:val="left"/>
      <w:pPr>
        <w:ind w:left="5760" w:hanging="360"/>
      </w:pPr>
      <w:rPr>
        <w:rFonts w:hint="default" w:ascii="Courier New" w:hAnsi="Courier New" w:cs="Times New Roman"/>
      </w:rPr>
    </w:lvl>
    <w:lvl w:ilvl="8" w:tplc="DFECFBF6">
      <w:start w:val="1"/>
      <w:numFmt w:val="bullet"/>
      <w:lvlText w:val=""/>
      <w:lvlJc w:val="left"/>
      <w:pPr>
        <w:ind w:left="6480" w:hanging="360"/>
      </w:pPr>
      <w:rPr>
        <w:rFonts w:hint="default" w:ascii="Wingdings" w:hAnsi="Wingdings"/>
      </w:rPr>
    </w:lvl>
  </w:abstractNum>
  <w:abstractNum w:abstractNumId="22" w15:restartNumberingAfterBreak="0">
    <w:nsid w:val="3F8350FA"/>
    <w:multiLevelType w:val="hybridMultilevel"/>
    <w:tmpl w:val="B5EC941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FF948B2"/>
    <w:multiLevelType w:val="hybridMultilevel"/>
    <w:tmpl w:val="FFFFFFFF"/>
    <w:lvl w:ilvl="0" w:tplc="B51216F2">
      <w:start w:val="1"/>
      <w:numFmt w:val="bullet"/>
      <w:lvlText w:val=""/>
      <w:lvlJc w:val="left"/>
      <w:pPr>
        <w:ind w:left="360" w:hanging="360"/>
      </w:pPr>
      <w:rPr>
        <w:rFonts w:hint="default" w:ascii="Symbol" w:hAnsi="Symbol"/>
      </w:rPr>
    </w:lvl>
    <w:lvl w:ilvl="1" w:tplc="BDDAEB70">
      <w:start w:val="1"/>
      <w:numFmt w:val="bullet"/>
      <w:lvlText w:val="o"/>
      <w:lvlJc w:val="left"/>
      <w:pPr>
        <w:ind w:left="1080" w:hanging="360"/>
      </w:pPr>
      <w:rPr>
        <w:rFonts w:hint="default" w:ascii="Courier New" w:hAnsi="Courier New"/>
      </w:rPr>
    </w:lvl>
    <w:lvl w:ilvl="2" w:tplc="D1460930">
      <w:start w:val="1"/>
      <w:numFmt w:val="bullet"/>
      <w:lvlText w:val=""/>
      <w:lvlJc w:val="left"/>
      <w:pPr>
        <w:ind w:left="1800" w:hanging="360"/>
      </w:pPr>
      <w:rPr>
        <w:rFonts w:hint="default" w:ascii="Wingdings" w:hAnsi="Wingdings"/>
      </w:rPr>
    </w:lvl>
    <w:lvl w:ilvl="3" w:tplc="B3E84F28">
      <w:start w:val="1"/>
      <w:numFmt w:val="bullet"/>
      <w:lvlText w:val=""/>
      <w:lvlJc w:val="left"/>
      <w:pPr>
        <w:ind w:left="2520" w:hanging="360"/>
      </w:pPr>
      <w:rPr>
        <w:rFonts w:hint="default" w:ascii="Symbol" w:hAnsi="Symbol"/>
      </w:rPr>
    </w:lvl>
    <w:lvl w:ilvl="4" w:tplc="2ABCD01E">
      <w:start w:val="1"/>
      <w:numFmt w:val="bullet"/>
      <w:lvlText w:val="o"/>
      <w:lvlJc w:val="left"/>
      <w:pPr>
        <w:ind w:left="3240" w:hanging="360"/>
      </w:pPr>
      <w:rPr>
        <w:rFonts w:hint="default" w:ascii="Courier New" w:hAnsi="Courier New"/>
      </w:rPr>
    </w:lvl>
    <w:lvl w:ilvl="5" w:tplc="B2BEA3DE">
      <w:start w:val="1"/>
      <w:numFmt w:val="bullet"/>
      <w:lvlText w:val=""/>
      <w:lvlJc w:val="left"/>
      <w:pPr>
        <w:ind w:left="3960" w:hanging="360"/>
      </w:pPr>
      <w:rPr>
        <w:rFonts w:hint="default" w:ascii="Wingdings" w:hAnsi="Wingdings"/>
      </w:rPr>
    </w:lvl>
    <w:lvl w:ilvl="6" w:tplc="FE7A3A88">
      <w:start w:val="1"/>
      <w:numFmt w:val="bullet"/>
      <w:lvlText w:val=""/>
      <w:lvlJc w:val="left"/>
      <w:pPr>
        <w:ind w:left="4680" w:hanging="360"/>
      </w:pPr>
      <w:rPr>
        <w:rFonts w:hint="default" w:ascii="Symbol" w:hAnsi="Symbol"/>
      </w:rPr>
    </w:lvl>
    <w:lvl w:ilvl="7" w:tplc="E93E9F00">
      <w:start w:val="1"/>
      <w:numFmt w:val="bullet"/>
      <w:lvlText w:val="o"/>
      <w:lvlJc w:val="left"/>
      <w:pPr>
        <w:ind w:left="5400" w:hanging="360"/>
      </w:pPr>
      <w:rPr>
        <w:rFonts w:hint="default" w:ascii="Courier New" w:hAnsi="Courier New"/>
      </w:rPr>
    </w:lvl>
    <w:lvl w:ilvl="8" w:tplc="2FC61732">
      <w:start w:val="1"/>
      <w:numFmt w:val="bullet"/>
      <w:lvlText w:val=""/>
      <w:lvlJc w:val="left"/>
      <w:pPr>
        <w:ind w:left="6120" w:hanging="360"/>
      </w:pPr>
      <w:rPr>
        <w:rFonts w:hint="default" w:ascii="Wingdings" w:hAnsi="Wingdings"/>
      </w:rPr>
    </w:lvl>
  </w:abstractNum>
  <w:abstractNum w:abstractNumId="24" w15:restartNumberingAfterBreak="0">
    <w:nsid w:val="431250E9"/>
    <w:multiLevelType w:val="hybridMultilevel"/>
    <w:tmpl w:val="FEF24196"/>
    <w:lvl w:ilvl="0" w:tplc="04090003">
      <w:start w:val="1"/>
      <w:numFmt w:val="bullet"/>
      <w:lvlText w:val="o"/>
      <w:lvlJc w:val="left"/>
      <w:pPr>
        <w:ind w:left="360" w:hanging="360"/>
      </w:pPr>
      <w:rPr>
        <w:rFonts w:hint="default" w:ascii="Courier New" w:hAnsi="Courier New" w:cs="Courier New"/>
      </w:rPr>
    </w:lvl>
    <w:lvl w:ilvl="1" w:tplc="FFFFFFFF">
      <w:start w:val="1"/>
      <w:numFmt w:val="bullet"/>
      <w:lvlText w:val="o"/>
      <w:lvlJc w:val="left"/>
      <w:pPr>
        <w:ind w:left="1080" w:hanging="360"/>
      </w:pPr>
      <w:rPr>
        <w:rFonts w:hint="default" w:ascii="Courier New" w:hAnsi="Courier New"/>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rPr>
    </w:lvl>
    <w:lvl w:ilvl="8" w:tplc="FFFFFFFF">
      <w:start w:val="1"/>
      <w:numFmt w:val="bullet"/>
      <w:lvlText w:val=""/>
      <w:lvlJc w:val="left"/>
      <w:pPr>
        <w:ind w:left="6120" w:hanging="360"/>
      </w:pPr>
      <w:rPr>
        <w:rFonts w:hint="default" w:ascii="Wingdings" w:hAnsi="Wingdings"/>
      </w:rPr>
    </w:lvl>
  </w:abstractNum>
  <w:abstractNum w:abstractNumId="25" w15:restartNumberingAfterBreak="0">
    <w:nsid w:val="46630DAC"/>
    <w:multiLevelType w:val="hybridMultilevel"/>
    <w:tmpl w:val="C318EC9E"/>
    <w:lvl w:ilvl="0" w:tplc="04090003">
      <w:start w:val="1"/>
      <w:numFmt w:val="bullet"/>
      <w:lvlText w:val="o"/>
      <w:lvlJc w:val="left"/>
      <w:pPr>
        <w:ind w:left="1080" w:hanging="360"/>
      </w:pPr>
      <w:rPr>
        <w:rFonts w:hint="default" w:ascii="Courier New" w:hAnsi="Courier New" w:cs="Courier New"/>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26" w15:restartNumberingAfterBreak="0">
    <w:nsid w:val="46EC0CF2"/>
    <w:multiLevelType w:val="hybridMultilevel"/>
    <w:tmpl w:val="AADAE09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8AC00A8"/>
    <w:multiLevelType w:val="multilevel"/>
    <w:tmpl w:val="48AC00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4A56153B"/>
    <w:multiLevelType w:val="multilevel"/>
    <w:tmpl w:val="6D62B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C762142"/>
    <w:multiLevelType w:val="hybridMultilevel"/>
    <w:tmpl w:val="3F24CE40"/>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30" w15:restartNumberingAfterBreak="0">
    <w:nsid w:val="4CD671B4"/>
    <w:multiLevelType w:val="hybridMultilevel"/>
    <w:tmpl w:val="94E4883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4EC563B8"/>
    <w:multiLevelType w:val="hybridMultilevel"/>
    <w:tmpl w:val="FFFFFFFF"/>
    <w:lvl w:ilvl="0" w:tplc="926477F6">
      <w:start w:val="1"/>
      <w:numFmt w:val="bullet"/>
      <w:lvlText w:val=""/>
      <w:lvlJc w:val="left"/>
      <w:pPr>
        <w:ind w:left="360" w:hanging="360"/>
      </w:pPr>
      <w:rPr>
        <w:rFonts w:hint="default" w:ascii="Symbol" w:hAnsi="Symbol"/>
      </w:rPr>
    </w:lvl>
    <w:lvl w:ilvl="1" w:tplc="BA36214C">
      <w:start w:val="1"/>
      <w:numFmt w:val="bullet"/>
      <w:lvlText w:val="o"/>
      <w:lvlJc w:val="left"/>
      <w:pPr>
        <w:ind w:left="1080" w:hanging="360"/>
      </w:pPr>
      <w:rPr>
        <w:rFonts w:hint="default" w:ascii="Courier New" w:hAnsi="Courier New"/>
      </w:rPr>
    </w:lvl>
    <w:lvl w:ilvl="2" w:tplc="AE941268">
      <w:start w:val="1"/>
      <w:numFmt w:val="bullet"/>
      <w:lvlText w:val=""/>
      <w:lvlJc w:val="left"/>
      <w:pPr>
        <w:ind w:left="1800" w:hanging="360"/>
      </w:pPr>
      <w:rPr>
        <w:rFonts w:hint="default" w:ascii="Wingdings" w:hAnsi="Wingdings"/>
      </w:rPr>
    </w:lvl>
    <w:lvl w:ilvl="3" w:tplc="5E5C8884">
      <w:start w:val="1"/>
      <w:numFmt w:val="bullet"/>
      <w:lvlText w:val=""/>
      <w:lvlJc w:val="left"/>
      <w:pPr>
        <w:ind w:left="2520" w:hanging="360"/>
      </w:pPr>
      <w:rPr>
        <w:rFonts w:hint="default" w:ascii="Symbol" w:hAnsi="Symbol"/>
      </w:rPr>
    </w:lvl>
    <w:lvl w:ilvl="4" w:tplc="90B6F7AE">
      <w:start w:val="1"/>
      <w:numFmt w:val="bullet"/>
      <w:lvlText w:val="o"/>
      <w:lvlJc w:val="left"/>
      <w:pPr>
        <w:ind w:left="3240" w:hanging="360"/>
      </w:pPr>
      <w:rPr>
        <w:rFonts w:hint="default" w:ascii="Courier New" w:hAnsi="Courier New"/>
      </w:rPr>
    </w:lvl>
    <w:lvl w:ilvl="5" w:tplc="6A026D66">
      <w:start w:val="1"/>
      <w:numFmt w:val="bullet"/>
      <w:lvlText w:val=""/>
      <w:lvlJc w:val="left"/>
      <w:pPr>
        <w:ind w:left="3960" w:hanging="360"/>
      </w:pPr>
      <w:rPr>
        <w:rFonts w:hint="default" w:ascii="Wingdings" w:hAnsi="Wingdings"/>
      </w:rPr>
    </w:lvl>
    <w:lvl w:ilvl="6" w:tplc="800E3516">
      <w:start w:val="1"/>
      <w:numFmt w:val="bullet"/>
      <w:lvlText w:val=""/>
      <w:lvlJc w:val="left"/>
      <w:pPr>
        <w:ind w:left="4680" w:hanging="360"/>
      </w:pPr>
      <w:rPr>
        <w:rFonts w:hint="default" w:ascii="Symbol" w:hAnsi="Symbol"/>
      </w:rPr>
    </w:lvl>
    <w:lvl w:ilvl="7" w:tplc="E460B668">
      <w:start w:val="1"/>
      <w:numFmt w:val="bullet"/>
      <w:lvlText w:val="o"/>
      <w:lvlJc w:val="left"/>
      <w:pPr>
        <w:ind w:left="5400" w:hanging="360"/>
      </w:pPr>
      <w:rPr>
        <w:rFonts w:hint="default" w:ascii="Courier New" w:hAnsi="Courier New"/>
      </w:rPr>
    </w:lvl>
    <w:lvl w:ilvl="8" w:tplc="3DF44382">
      <w:start w:val="1"/>
      <w:numFmt w:val="bullet"/>
      <w:lvlText w:val=""/>
      <w:lvlJc w:val="left"/>
      <w:pPr>
        <w:ind w:left="6120" w:hanging="360"/>
      </w:pPr>
      <w:rPr>
        <w:rFonts w:hint="default" w:ascii="Wingdings" w:hAnsi="Wingdings"/>
      </w:rPr>
    </w:lvl>
  </w:abstractNum>
  <w:abstractNum w:abstractNumId="32" w15:restartNumberingAfterBreak="0">
    <w:nsid w:val="5159795D"/>
    <w:multiLevelType w:val="hybridMultilevel"/>
    <w:tmpl w:val="FC2CBC1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3" w15:restartNumberingAfterBreak="0">
    <w:nsid w:val="580F023D"/>
    <w:multiLevelType w:val="hybridMultilevel"/>
    <w:tmpl w:val="839C6EB8"/>
    <w:lvl w:ilvl="0" w:tplc="25A81596">
      <w:start w:val="1"/>
      <w:numFmt w:val="decimal"/>
      <w:lvlText w:val="%1."/>
      <w:lvlJc w:val="left"/>
      <w:pPr>
        <w:ind w:left="720" w:hanging="360"/>
      </w:pPr>
    </w:lvl>
    <w:lvl w:ilvl="1" w:tplc="932EE198">
      <w:start w:val="1"/>
      <w:numFmt w:val="lowerLetter"/>
      <w:lvlText w:val="%2."/>
      <w:lvlJc w:val="left"/>
      <w:pPr>
        <w:ind w:left="1440" w:hanging="360"/>
      </w:pPr>
    </w:lvl>
    <w:lvl w:ilvl="2" w:tplc="486E23F8">
      <w:start w:val="1"/>
      <w:numFmt w:val="lowerRoman"/>
      <w:lvlText w:val="%3."/>
      <w:lvlJc w:val="right"/>
      <w:pPr>
        <w:ind w:left="2160" w:hanging="180"/>
      </w:pPr>
    </w:lvl>
    <w:lvl w:ilvl="3" w:tplc="61A4551E">
      <w:start w:val="1"/>
      <w:numFmt w:val="decimal"/>
      <w:lvlText w:val="%4."/>
      <w:lvlJc w:val="left"/>
      <w:pPr>
        <w:ind w:left="2880" w:hanging="360"/>
      </w:pPr>
    </w:lvl>
    <w:lvl w:ilvl="4" w:tplc="B9965DFC">
      <w:start w:val="1"/>
      <w:numFmt w:val="lowerLetter"/>
      <w:lvlText w:val="%5."/>
      <w:lvlJc w:val="left"/>
      <w:pPr>
        <w:ind w:left="3600" w:hanging="360"/>
      </w:pPr>
    </w:lvl>
    <w:lvl w:ilvl="5" w:tplc="DF1A626E">
      <w:start w:val="1"/>
      <w:numFmt w:val="lowerRoman"/>
      <w:lvlText w:val="%6."/>
      <w:lvlJc w:val="right"/>
      <w:pPr>
        <w:ind w:left="4320" w:hanging="180"/>
      </w:pPr>
    </w:lvl>
    <w:lvl w:ilvl="6" w:tplc="A332233E">
      <w:start w:val="1"/>
      <w:numFmt w:val="decimal"/>
      <w:lvlText w:val="%7."/>
      <w:lvlJc w:val="left"/>
      <w:pPr>
        <w:ind w:left="5040" w:hanging="360"/>
      </w:pPr>
    </w:lvl>
    <w:lvl w:ilvl="7" w:tplc="8A4E71A6">
      <w:start w:val="1"/>
      <w:numFmt w:val="lowerLetter"/>
      <w:lvlText w:val="%8."/>
      <w:lvlJc w:val="left"/>
      <w:pPr>
        <w:ind w:left="5760" w:hanging="360"/>
      </w:pPr>
    </w:lvl>
    <w:lvl w:ilvl="8" w:tplc="4CA6F228">
      <w:start w:val="1"/>
      <w:numFmt w:val="lowerRoman"/>
      <w:lvlText w:val="%9."/>
      <w:lvlJc w:val="right"/>
      <w:pPr>
        <w:ind w:left="6480" w:hanging="180"/>
      </w:pPr>
    </w:lvl>
  </w:abstractNum>
  <w:abstractNum w:abstractNumId="34" w15:restartNumberingAfterBreak="0">
    <w:nsid w:val="612A4B8F"/>
    <w:multiLevelType w:val="hybridMultilevel"/>
    <w:tmpl w:val="D3B6ABDC"/>
    <w:lvl w:ilvl="0" w:tplc="FFFFFFFF">
      <w:start w:val="1"/>
      <w:numFmt w:val="bullet"/>
      <w:lvlText w:val=""/>
      <w:lvlJc w:val="left"/>
      <w:pPr>
        <w:ind w:left="468" w:hanging="360"/>
      </w:pPr>
      <w:rPr>
        <w:rFonts w:hint="default" w:ascii="Symbol" w:hAnsi="Symbol"/>
      </w:rPr>
    </w:lvl>
    <w:lvl w:ilvl="1" w:tplc="04090001">
      <w:start w:val="1"/>
      <w:numFmt w:val="bullet"/>
      <w:lvlText w:val=""/>
      <w:lvlJc w:val="left"/>
      <w:pPr>
        <w:ind w:left="720" w:hanging="360"/>
      </w:pPr>
      <w:rPr>
        <w:rFonts w:hint="default" w:ascii="Symbol" w:hAnsi="Symbol"/>
      </w:rPr>
    </w:lvl>
    <w:lvl w:ilvl="2" w:tplc="FFFFFFFF">
      <w:start w:val="1"/>
      <w:numFmt w:val="bullet"/>
      <w:lvlText w:val=""/>
      <w:lvlJc w:val="left"/>
      <w:pPr>
        <w:ind w:left="2088" w:hanging="360"/>
      </w:pPr>
      <w:rPr>
        <w:rFonts w:hint="default" w:ascii="Symbol" w:hAnsi="Symbol"/>
      </w:rPr>
    </w:lvl>
    <w:lvl w:ilvl="3" w:tplc="FFFFFFFF">
      <w:start w:val="1"/>
      <w:numFmt w:val="upperLetter"/>
      <w:lvlText w:val="%4."/>
      <w:lvlJc w:val="left"/>
      <w:pPr>
        <w:ind w:left="360" w:hanging="360"/>
      </w:pPr>
      <w:rPr>
        <w:rFonts w:hint="default"/>
      </w:rPr>
    </w:lvl>
    <w:lvl w:ilvl="4" w:tplc="FFFFFFFF">
      <w:start w:val="1"/>
      <w:numFmt w:val="bullet"/>
      <w:lvlText w:val=""/>
      <w:lvlJc w:val="left"/>
      <w:pPr>
        <w:ind w:left="3348" w:hanging="360"/>
      </w:pPr>
      <w:rPr>
        <w:rFonts w:hint="default" w:ascii="Symbol" w:hAnsi="Symbol"/>
      </w:rPr>
    </w:lvl>
    <w:lvl w:ilvl="5" w:tplc="FFFFFFFF" w:tentative="1">
      <w:start w:val="1"/>
      <w:numFmt w:val="lowerRoman"/>
      <w:lvlText w:val="%6."/>
      <w:lvlJc w:val="right"/>
      <w:pPr>
        <w:ind w:left="4068" w:hanging="180"/>
      </w:pPr>
    </w:lvl>
    <w:lvl w:ilvl="6" w:tplc="FFFFFFFF" w:tentative="1">
      <w:start w:val="1"/>
      <w:numFmt w:val="decimal"/>
      <w:lvlText w:val="%7."/>
      <w:lvlJc w:val="left"/>
      <w:pPr>
        <w:ind w:left="4788" w:hanging="360"/>
      </w:pPr>
    </w:lvl>
    <w:lvl w:ilvl="7" w:tplc="FFFFFFFF" w:tentative="1">
      <w:start w:val="1"/>
      <w:numFmt w:val="lowerLetter"/>
      <w:lvlText w:val="%8."/>
      <w:lvlJc w:val="left"/>
      <w:pPr>
        <w:ind w:left="5508" w:hanging="360"/>
      </w:pPr>
    </w:lvl>
    <w:lvl w:ilvl="8" w:tplc="FFFFFFFF" w:tentative="1">
      <w:start w:val="1"/>
      <w:numFmt w:val="lowerRoman"/>
      <w:lvlText w:val="%9."/>
      <w:lvlJc w:val="right"/>
      <w:pPr>
        <w:ind w:left="6228" w:hanging="180"/>
      </w:pPr>
    </w:lvl>
  </w:abstractNum>
  <w:abstractNum w:abstractNumId="35" w15:restartNumberingAfterBreak="0">
    <w:nsid w:val="61A82FF2"/>
    <w:multiLevelType w:val="hybridMultilevel"/>
    <w:tmpl w:val="52284B76"/>
    <w:lvl w:ilvl="0" w:tplc="2000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64363220"/>
    <w:multiLevelType w:val="hybridMultilevel"/>
    <w:tmpl w:val="3D80D30A"/>
    <w:lvl w:ilvl="0" w:tplc="2000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7" w15:restartNumberingAfterBreak="0">
    <w:nsid w:val="671D1712"/>
    <w:multiLevelType w:val="multilevel"/>
    <w:tmpl w:val="847AC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8E155C2"/>
    <w:multiLevelType w:val="hybridMultilevel"/>
    <w:tmpl w:val="73CCC1EE"/>
    <w:lvl w:ilvl="0" w:tplc="0409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9" w15:restartNumberingAfterBreak="0">
    <w:nsid w:val="69470DDF"/>
    <w:multiLevelType w:val="hybridMultilevel"/>
    <w:tmpl w:val="15549F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6CD325C0"/>
    <w:multiLevelType w:val="hybridMultilevel"/>
    <w:tmpl w:val="721E53A0"/>
    <w:lvl w:ilvl="0" w:tplc="20000001">
      <w:start w:val="1"/>
      <w:numFmt w:val="bullet"/>
      <w:lvlText w:val=""/>
      <w:lvlJc w:val="left"/>
      <w:pPr>
        <w:ind w:left="468"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20000001">
      <w:start w:val="1"/>
      <w:numFmt w:val="bullet"/>
      <w:lvlText w:val=""/>
      <w:lvlJc w:val="left"/>
      <w:pPr>
        <w:ind w:left="2088" w:hanging="360"/>
      </w:pPr>
      <w:rPr>
        <w:rFonts w:hint="default" w:ascii="Symbol" w:hAnsi="Symbol"/>
      </w:rPr>
    </w:lvl>
    <w:lvl w:ilvl="3" w:tplc="4BB6E266">
      <w:start w:val="1"/>
      <w:numFmt w:val="upperLetter"/>
      <w:lvlText w:val="%4."/>
      <w:lvlJc w:val="left"/>
      <w:pPr>
        <w:ind w:left="360" w:hanging="360"/>
      </w:pPr>
      <w:rPr>
        <w:rFonts w:hint="default"/>
      </w:rPr>
    </w:lvl>
    <w:lvl w:ilvl="4" w:tplc="04090001">
      <w:start w:val="1"/>
      <w:numFmt w:val="bullet"/>
      <w:lvlText w:val=""/>
      <w:lvlJc w:val="left"/>
      <w:pPr>
        <w:ind w:left="3348" w:hanging="360"/>
      </w:pPr>
      <w:rPr>
        <w:rFonts w:hint="default" w:ascii="Symbol" w:hAnsi="Symbol"/>
      </w:r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41" w15:restartNumberingAfterBreak="0">
    <w:nsid w:val="78BF7CDE"/>
    <w:multiLevelType w:val="hybridMultilevel"/>
    <w:tmpl w:val="FFFFFFFF"/>
    <w:lvl w:ilvl="0" w:tplc="3146D9D0">
      <w:start w:val="1"/>
      <w:numFmt w:val="bullet"/>
      <w:lvlText w:val=""/>
      <w:lvlJc w:val="left"/>
      <w:pPr>
        <w:ind w:left="360" w:hanging="360"/>
      </w:pPr>
      <w:rPr>
        <w:rFonts w:hint="default" w:ascii="Symbol" w:hAnsi="Symbol"/>
      </w:rPr>
    </w:lvl>
    <w:lvl w:ilvl="1" w:tplc="A21C9A36">
      <w:start w:val="1"/>
      <w:numFmt w:val="bullet"/>
      <w:lvlText w:val="o"/>
      <w:lvlJc w:val="left"/>
      <w:pPr>
        <w:ind w:left="1080" w:hanging="360"/>
      </w:pPr>
      <w:rPr>
        <w:rFonts w:hint="default" w:ascii="Courier New" w:hAnsi="Courier New"/>
      </w:rPr>
    </w:lvl>
    <w:lvl w:ilvl="2" w:tplc="7AE4EACE">
      <w:start w:val="1"/>
      <w:numFmt w:val="bullet"/>
      <w:lvlText w:val=""/>
      <w:lvlJc w:val="left"/>
      <w:pPr>
        <w:ind w:left="1800" w:hanging="360"/>
      </w:pPr>
      <w:rPr>
        <w:rFonts w:hint="default" w:ascii="Wingdings" w:hAnsi="Wingdings"/>
      </w:rPr>
    </w:lvl>
    <w:lvl w:ilvl="3" w:tplc="8D42839C">
      <w:start w:val="1"/>
      <w:numFmt w:val="bullet"/>
      <w:lvlText w:val=""/>
      <w:lvlJc w:val="left"/>
      <w:pPr>
        <w:ind w:left="2520" w:hanging="360"/>
      </w:pPr>
      <w:rPr>
        <w:rFonts w:hint="default" w:ascii="Symbol" w:hAnsi="Symbol"/>
      </w:rPr>
    </w:lvl>
    <w:lvl w:ilvl="4" w:tplc="76783D50">
      <w:start w:val="1"/>
      <w:numFmt w:val="bullet"/>
      <w:lvlText w:val="o"/>
      <w:lvlJc w:val="left"/>
      <w:pPr>
        <w:ind w:left="3240" w:hanging="360"/>
      </w:pPr>
      <w:rPr>
        <w:rFonts w:hint="default" w:ascii="Courier New" w:hAnsi="Courier New"/>
      </w:rPr>
    </w:lvl>
    <w:lvl w:ilvl="5" w:tplc="751C467C">
      <w:start w:val="1"/>
      <w:numFmt w:val="bullet"/>
      <w:lvlText w:val=""/>
      <w:lvlJc w:val="left"/>
      <w:pPr>
        <w:ind w:left="3960" w:hanging="360"/>
      </w:pPr>
      <w:rPr>
        <w:rFonts w:hint="default" w:ascii="Wingdings" w:hAnsi="Wingdings"/>
      </w:rPr>
    </w:lvl>
    <w:lvl w:ilvl="6" w:tplc="4F3C4802">
      <w:start w:val="1"/>
      <w:numFmt w:val="bullet"/>
      <w:lvlText w:val=""/>
      <w:lvlJc w:val="left"/>
      <w:pPr>
        <w:ind w:left="4680" w:hanging="360"/>
      </w:pPr>
      <w:rPr>
        <w:rFonts w:hint="default" w:ascii="Symbol" w:hAnsi="Symbol"/>
      </w:rPr>
    </w:lvl>
    <w:lvl w:ilvl="7" w:tplc="DDCEB1E2">
      <w:start w:val="1"/>
      <w:numFmt w:val="bullet"/>
      <w:lvlText w:val="o"/>
      <w:lvlJc w:val="left"/>
      <w:pPr>
        <w:ind w:left="5400" w:hanging="360"/>
      </w:pPr>
      <w:rPr>
        <w:rFonts w:hint="default" w:ascii="Courier New" w:hAnsi="Courier New"/>
      </w:rPr>
    </w:lvl>
    <w:lvl w:ilvl="8" w:tplc="AC608FE6">
      <w:start w:val="1"/>
      <w:numFmt w:val="bullet"/>
      <w:lvlText w:val=""/>
      <w:lvlJc w:val="left"/>
      <w:pPr>
        <w:ind w:left="6120" w:hanging="360"/>
      </w:pPr>
      <w:rPr>
        <w:rFonts w:hint="default" w:ascii="Wingdings" w:hAnsi="Wingdings"/>
      </w:rPr>
    </w:lvl>
  </w:abstractNum>
  <w:abstractNum w:abstractNumId="42" w15:restartNumberingAfterBreak="0">
    <w:nsid w:val="7DA87469"/>
    <w:multiLevelType w:val="hybridMultilevel"/>
    <w:tmpl w:val="87AEB18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3" w15:restartNumberingAfterBreak="0">
    <w:nsid w:val="7E0B2FB9"/>
    <w:multiLevelType w:val="hybridMultilevel"/>
    <w:tmpl w:val="ACBC32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510486986">
    <w:abstractNumId w:val="40"/>
  </w:num>
  <w:num w:numId="2" w16cid:durableId="2108501284">
    <w:abstractNumId w:val="26"/>
  </w:num>
  <w:num w:numId="3" w16cid:durableId="1310674451">
    <w:abstractNumId w:val="34"/>
  </w:num>
  <w:num w:numId="4" w16cid:durableId="1337463995">
    <w:abstractNumId w:val="38"/>
  </w:num>
  <w:num w:numId="5" w16cid:durableId="13658595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3969124">
    <w:abstractNumId w:val="34"/>
    <w:lvlOverride w:ilvl="0"/>
    <w:lvlOverride w:ilvl="1"/>
    <w:lvlOverride w:ilvl="2"/>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7" w16cid:durableId="283122819">
    <w:abstractNumId w:val="42"/>
  </w:num>
  <w:num w:numId="8" w16cid:durableId="1073313199">
    <w:abstractNumId w:val="25"/>
  </w:num>
  <w:num w:numId="9" w16cid:durableId="1105687971">
    <w:abstractNumId w:val="21"/>
  </w:num>
  <w:num w:numId="10" w16cid:durableId="1478843845">
    <w:abstractNumId w:val="43"/>
  </w:num>
  <w:num w:numId="11" w16cid:durableId="1580090901">
    <w:abstractNumId w:val="32"/>
  </w:num>
  <w:num w:numId="12" w16cid:durableId="543830146">
    <w:abstractNumId w:val="16"/>
  </w:num>
  <w:num w:numId="13" w16cid:durableId="1602255235">
    <w:abstractNumId w:val="7"/>
  </w:num>
  <w:num w:numId="14" w16cid:durableId="1896575862">
    <w:abstractNumId w:val="39"/>
  </w:num>
  <w:num w:numId="15" w16cid:durableId="412434404">
    <w:abstractNumId w:val="36"/>
  </w:num>
  <w:num w:numId="16" w16cid:durableId="1260602080">
    <w:abstractNumId w:val="29"/>
  </w:num>
  <w:num w:numId="17" w16cid:durableId="193081107">
    <w:abstractNumId w:val="12"/>
  </w:num>
  <w:num w:numId="18" w16cid:durableId="624582900">
    <w:abstractNumId w:val="13"/>
  </w:num>
  <w:num w:numId="19" w16cid:durableId="1002321213">
    <w:abstractNumId w:val="5"/>
  </w:num>
  <w:num w:numId="20" w16cid:durableId="826285898">
    <w:abstractNumId w:val="6"/>
  </w:num>
  <w:num w:numId="21" w16cid:durableId="87042071">
    <w:abstractNumId w:val="35"/>
  </w:num>
  <w:num w:numId="22" w16cid:durableId="309096288">
    <w:abstractNumId w:val="14"/>
  </w:num>
  <w:num w:numId="23" w16cid:durableId="1142580296">
    <w:abstractNumId w:val="4"/>
  </w:num>
  <w:num w:numId="24" w16cid:durableId="2078479235">
    <w:abstractNumId w:val="41"/>
  </w:num>
  <w:num w:numId="25" w16cid:durableId="708919940">
    <w:abstractNumId w:val="31"/>
  </w:num>
  <w:num w:numId="26" w16cid:durableId="1634797536">
    <w:abstractNumId w:val="23"/>
  </w:num>
  <w:num w:numId="27" w16cid:durableId="627511312">
    <w:abstractNumId w:val="27"/>
  </w:num>
  <w:num w:numId="28" w16cid:durableId="1752778577">
    <w:abstractNumId w:val="22"/>
  </w:num>
  <w:num w:numId="29" w16cid:durableId="1581062513">
    <w:abstractNumId w:val="30"/>
  </w:num>
  <w:num w:numId="30" w16cid:durableId="1082800985">
    <w:abstractNumId w:val="2"/>
  </w:num>
  <w:num w:numId="31" w16cid:durableId="1277442478">
    <w:abstractNumId w:val="24"/>
  </w:num>
  <w:num w:numId="32" w16cid:durableId="2016420953">
    <w:abstractNumId w:val="20"/>
  </w:num>
  <w:num w:numId="33" w16cid:durableId="654184986">
    <w:abstractNumId w:val="15"/>
  </w:num>
  <w:num w:numId="34" w16cid:durableId="2074883508">
    <w:abstractNumId w:val="18"/>
  </w:num>
  <w:num w:numId="35" w16cid:durableId="1888683972">
    <w:abstractNumId w:val="37"/>
  </w:num>
  <w:num w:numId="36" w16cid:durableId="1952936177">
    <w:abstractNumId w:val="9"/>
  </w:num>
  <w:num w:numId="37" w16cid:durableId="1220167425">
    <w:abstractNumId w:val="10"/>
  </w:num>
  <w:num w:numId="38" w16cid:durableId="137692214">
    <w:abstractNumId w:val="17"/>
  </w:num>
  <w:num w:numId="39" w16cid:durableId="619841197">
    <w:abstractNumId w:val="28"/>
  </w:num>
  <w:num w:numId="40" w16cid:durableId="342317623">
    <w:abstractNumId w:val="11"/>
  </w:num>
  <w:num w:numId="41" w16cid:durableId="1810055840">
    <w:abstractNumId w:val="19"/>
  </w:num>
  <w:num w:numId="42" w16cid:durableId="2138254603">
    <w:abstractNumId w:val="33"/>
  </w:num>
  <w:num w:numId="43" w16cid:durableId="481970490">
    <w:abstractNumId w:val="8"/>
  </w:num>
  <w:num w:numId="44" w16cid:durableId="1798450475">
    <w:abstractNumId w:val="1"/>
  </w:num>
  <w:num w:numId="45" w16cid:durableId="1441875718">
    <w:abstractNumId w:val="0"/>
  </w:num>
  <w:numIdMacAtCleanup w:val="32"/>
</w:numbering>
</file>

<file path=word/people.xml><?xml version="1.0" encoding="utf-8"?>
<w15:people xmlns:mc="http://schemas.openxmlformats.org/markup-compatibility/2006" xmlns:w15="http://schemas.microsoft.com/office/word/2012/wordml" mc:Ignorable="w15">
  <w15:person w15:author="Meron Makonnen">
    <w15:presenceInfo w15:providerId="AD" w15:userId="S::mmakonnen@elmaphilanthropies.org::783e2ae7-d2f9-4ad6-b36e-544985069a16"/>
  </w15:person>
  <w15:person w15:author="Robyn Calder">
    <w15:presenceInfo w15:providerId="AD" w15:userId="S::rcalder_elmaphilanthropies.org#ext#@beginningsfund.onmicrosoft.com::7e3d2b66-e238-403c-895c-384d905b15b6"/>
  </w15:person>
  <w15:person w15:author="Robyn Calder">
    <w15:presenceInfo w15:providerId="AD" w15:userId="S::rcalder_elmaphilanthropies.org#ext#@beginningsfund.onmicrosoft.com::7e3d2b66-e238-403c-895c-384d905b15b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44"/>
    <w:rsid w:val="00000106"/>
    <w:rsid w:val="00000151"/>
    <w:rsid w:val="000006A8"/>
    <w:rsid w:val="000006F9"/>
    <w:rsid w:val="00000CAA"/>
    <w:rsid w:val="00000EE1"/>
    <w:rsid w:val="00000F34"/>
    <w:rsid w:val="00000F6F"/>
    <w:rsid w:val="0000134A"/>
    <w:rsid w:val="0000135B"/>
    <w:rsid w:val="0000139F"/>
    <w:rsid w:val="00001752"/>
    <w:rsid w:val="00001781"/>
    <w:rsid w:val="0000179B"/>
    <w:rsid w:val="00001813"/>
    <w:rsid w:val="00001C00"/>
    <w:rsid w:val="00001CDD"/>
    <w:rsid w:val="00001F18"/>
    <w:rsid w:val="00002034"/>
    <w:rsid w:val="00002096"/>
    <w:rsid w:val="000021FD"/>
    <w:rsid w:val="0000263E"/>
    <w:rsid w:val="000027A4"/>
    <w:rsid w:val="00002837"/>
    <w:rsid w:val="00002927"/>
    <w:rsid w:val="000029F8"/>
    <w:rsid w:val="00002EB3"/>
    <w:rsid w:val="00002F18"/>
    <w:rsid w:val="00002FC4"/>
    <w:rsid w:val="00003195"/>
    <w:rsid w:val="00003600"/>
    <w:rsid w:val="00003D29"/>
    <w:rsid w:val="00003D8C"/>
    <w:rsid w:val="00003EC5"/>
    <w:rsid w:val="00004168"/>
    <w:rsid w:val="00004302"/>
    <w:rsid w:val="00004417"/>
    <w:rsid w:val="000046DC"/>
    <w:rsid w:val="00004719"/>
    <w:rsid w:val="000047A1"/>
    <w:rsid w:val="00004EF3"/>
    <w:rsid w:val="00004EF9"/>
    <w:rsid w:val="00005040"/>
    <w:rsid w:val="000051D7"/>
    <w:rsid w:val="00005237"/>
    <w:rsid w:val="000052E3"/>
    <w:rsid w:val="000052EF"/>
    <w:rsid w:val="0000548C"/>
    <w:rsid w:val="00005512"/>
    <w:rsid w:val="0000552D"/>
    <w:rsid w:val="00005754"/>
    <w:rsid w:val="000059AB"/>
    <w:rsid w:val="00005CD0"/>
    <w:rsid w:val="00005DE0"/>
    <w:rsid w:val="00005F98"/>
    <w:rsid w:val="000060F2"/>
    <w:rsid w:val="0000632A"/>
    <w:rsid w:val="000064CA"/>
    <w:rsid w:val="000064FA"/>
    <w:rsid w:val="0000652D"/>
    <w:rsid w:val="00006913"/>
    <w:rsid w:val="00006A8D"/>
    <w:rsid w:val="00006B40"/>
    <w:rsid w:val="00006C0D"/>
    <w:rsid w:val="00006CA1"/>
    <w:rsid w:val="00006CE1"/>
    <w:rsid w:val="00006CEF"/>
    <w:rsid w:val="00006E84"/>
    <w:rsid w:val="000070D8"/>
    <w:rsid w:val="00007488"/>
    <w:rsid w:val="00007C3A"/>
    <w:rsid w:val="00007C7E"/>
    <w:rsid w:val="00007D85"/>
    <w:rsid w:val="00007F6D"/>
    <w:rsid w:val="00007FEB"/>
    <w:rsid w:val="00010089"/>
    <w:rsid w:val="0001015D"/>
    <w:rsid w:val="000102DE"/>
    <w:rsid w:val="000103A5"/>
    <w:rsid w:val="000103B1"/>
    <w:rsid w:val="000105D9"/>
    <w:rsid w:val="000106E4"/>
    <w:rsid w:val="00010741"/>
    <w:rsid w:val="00010BA0"/>
    <w:rsid w:val="00010E24"/>
    <w:rsid w:val="00010F58"/>
    <w:rsid w:val="000110B1"/>
    <w:rsid w:val="000110D3"/>
    <w:rsid w:val="0001116E"/>
    <w:rsid w:val="00011223"/>
    <w:rsid w:val="00011520"/>
    <w:rsid w:val="00011990"/>
    <w:rsid w:val="0001236F"/>
    <w:rsid w:val="0001246C"/>
    <w:rsid w:val="00012621"/>
    <w:rsid w:val="000126F3"/>
    <w:rsid w:val="00012758"/>
    <w:rsid w:val="00012A6B"/>
    <w:rsid w:val="00012B17"/>
    <w:rsid w:val="00012CAC"/>
    <w:rsid w:val="00013301"/>
    <w:rsid w:val="00013432"/>
    <w:rsid w:val="00013452"/>
    <w:rsid w:val="00013470"/>
    <w:rsid w:val="00013685"/>
    <w:rsid w:val="000144EF"/>
    <w:rsid w:val="0001494B"/>
    <w:rsid w:val="00014BBF"/>
    <w:rsid w:val="00014BFF"/>
    <w:rsid w:val="00014C2C"/>
    <w:rsid w:val="00014CBF"/>
    <w:rsid w:val="00014ECF"/>
    <w:rsid w:val="0001513D"/>
    <w:rsid w:val="000152AD"/>
    <w:rsid w:val="000155A7"/>
    <w:rsid w:val="000160AD"/>
    <w:rsid w:val="000160F2"/>
    <w:rsid w:val="00016391"/>
    <w:rsid w:val="00016631"/>
    <w:rsid w:val="00016781"/>
    <w:rsid w:val="00016B28"/>
    <w:rsid w:val="00016BE8"/>
    <w:rsid w:val="00017A08"/>
    <w:rsid w:val="00017AC4"/>
    <w:rsid w:val="00017EEB"/>
    <w:rsid w:val="00020061"/>
    <w:rsid w:val="0002044E"/>
    <w:rsid w:val="00020577"/>
    <w:rsid w:val="00020715"/>
    <w:rsid w:val="00020789"/>
    <w:rsid w:val="00020974"/>
    <w:rsid w:val="00020D92"/>
    <w:rsid w:val="00020FC3"/>
    <w:rsid w:val="0002105B"/>
    <w:rsid w:val="000212E6"/>
    <w:rsid w:val="000215E4"/>
    <w:rsid w:val="0002189F"/>
    <w:rsid w:val="00021AE3"/>
    <w:rsid w:val="00021B63"/>
    <w:rsid w:val="00021C1B"/>
    <w:rsid w:val="00021C9D"/>
    <w:rsid w:val="00021DCB"/>
    <w:rsid w:val="00021F83"/>
    <w:rsid w:val="0002208C"/>
    <w:rsid w:val="0002217A"/>
    <w:rsid w:val="000224FB"/>
    <w:rsid w:val="00022722"/>
    <w:rsid w:val="000228F8"/>
    <w:rsid w:val="000229E1"/>
    <w:rsid w:val="00022E0A"/>
    <w:rsid w:val="00022EAD"/>
    <w:rsid w:val="00022ED1"/>
    <w:rsid w:val="00022F8E"/>
    <w:rsid w:val="00023128"/>
    <w:rsid w:val="000231F6"/>
    <w:rsid w:val="000232FA"/>
    <w:rsid w:val="00023349"/>
    <w:rsid w:val="000237DE"/>
    <w:rsid w:val="00023991"/>
    <w:rsid w:val="00023BAF"/>
    <w:rsid w:val="00023F90"/>
    <w:rsid w:val="0002416A"/>
    <w:rsid w:val="00024944"/>
    <w:rsid w:val="000252C6"/>
    <w:rsid w:val="000253B7"/>
    <w:rsid w:val="00025609"/>
    <w:rsid w:val="00025971"/>
    <w:rsid w:val="00025997"/>
    <w:rsid w:val="00025AE8"/>
    <w:rsid w:val="00025C11"/>
    <w:rsid w:val="00025CF8"/>
    <w:rsid w:val="00025FC0"/>
    <w:rsid w:val="00026018"/>
    <w:rsid w:val="000260E5"/>
    <w:rsid w:val="0002615E"/>
    <w:rsid w:val="0002655D"/>
    <w:rsid w:val="000267E5"/>
    <w:rsid w:val="00026A36"/>
    <w:rsid w:val="00026BFA"/>
    <w:rsid w:val="00027410"/>
    <w:rsid w:val="000274B2"/>
    <w:rsid w:val="00027913"/>
    <w:rsid w:val="00027C10"/>
    <w:rsid w:val="00027F0D"/>
    <w:rsid w:val="00030036"/>
    <w:rsid w:val="00030341"/>
    <w:rsid w:val="00030901"/>
    <w:rsid w:val="00030E1E"/>
    <w:rsid w:val="0003124D"/>
    <w:rsid w:val="00031492"/>
    <w:rsid w:val="0003152F"/>
    <w:rsid w:val="00031773"/>
    <w:rsid w:val="00031B17"/>
    <w:rsid w:val="00031B92"/>
    <w:rsid w:val="00031B93"/>
    <w:rsid w:val="00031BFC"/>
    <w:rsid w:val="0003202D"/>
    <w:rsid w:val="00032269"/>
    <w:rsid w:val="0003239C"/>
    <w:rsid w:val="0003241E"/>
    <w:rsid w:val="00032763"/>
    <w:rsid w:val="0003277B"/>
    <w:rsid w:val="000327DF"/>
    <w:rsid w:val="00032832"/>
    <w:rsid w:val="00032B7B"/>
    <w:rsid w:val="00032D4F"/>
    <w:rsid w:val="000332EE"/>
    <w:rsid w:val="00033401"/>
    <w:rsid w:val="00033458"/>
    <w:rsid w:val="000334B4"/>
    <w:rsid w:val="000334FE"/>
    <w:rsid w:val="000336CB"/>
    <w:rsid w:val="0003372F"/>
    <w:rsid w:val="00033738"/>
    <w:rsid w:val="000337FF"/>
    <w:rsid w:val="00033C01"/>
    <w:rsid w:val="0003465E"/>
    <w:rsid w:val="0003466B"/>
    <w:rsid w:val="00034829"/>
    <w:rsid w:val="00034B55"/>
    <w:rsid w:val="00034E27"/>
    <w:rsid w:val="00034E7C"/>
    <w:rsid w:val="00034FC0"/>
    <w:rsid w:val="000351AD"/>
    <w:rsid w:val="00035289"/>
    <w:rsid w:val="000354C1"/>
    <w:rsid w:val="00035567"/>
    <w:rsid w:val="00035792"/>
    <w:rsid w:val="00035899"/>
    <w:rsid w:val="00035905"/>
    <w:rsid w:val="000359F1"/>
    <w:rsid w:val="00035A48"/>
    <w:rsid w:val="00035CC3"/>
    <w:rsid w:val="00035CF3"/>
    <w:rsid w:val="00035E8E"/>
    <w:rsid w:val="0003614C"/>
    <w:rsid w:val="00036228"/>
    <w:rsid w:val="0003651D"/>
    <w:rsid w:val="0003684F"/>
    <w:rsid w:val="00036D14"/>
    <w:rsid w:val="00036EE5"/>
    <w:rsid w:val="00037382"/>
    <w:rsid w:val="000373EF"/>
    <w:rsid w:val="0003748B"/>
    <w:rsid w:val="000374D3"/>
    <w:rsid w:val="000374D8"/>
    <w:rsid w:val="00037C1B"/>
    <w:rsid w:val="0004033F"/>
    <w:rsid w:val="00040635"/>
    <w:rsid w:val="00040785"/>
    <w:rsid w:val="000407C8"/>
    <w:rsid w:val="0004087C"/>
    <w:rsid w:val="00040C41"/>
    <w:rsid w:val="00040C56"/>
    <w:rsid w:val="00040CA4"/>
    <w:rsid w:val="00040CB6"/>
    <w:rsid w:val="000412FB"/>
    <w:rsid w:val="0004130D"/>
    <w:rsid w:val="0004148A"/>
    <w:rsid w:val="000419C6"/>
    <w:rsid w:val="00041A5E"/>
    <w:rsid w:val="00042016"/>
    <w:rsid w:val="000420A3"/>
    <w:rsid w:val="000420D0"/>
    <w:rsid w:val="0004226D"/>
    <w:rsid w:val="000422EF"/>
    <w:rsid w:val="00042329"/>
    <w:rsid w:val="0004243B"/>
    <w:rsid w:val="0004267D"/>
    <w:rsid w:val="00042A57"/>
    <w:rsid w:val="00042A95"/>
    <w:rsid w:val="00042B57"/>
    <w:rsid w:val="0004321F"/>
    <w:rsid w:val="0004331B"/>
    <w:rsid w:val="00043497"/>
    <w:rsid w:val="000435B0"/>
    <w:rsid w:val="0004361C"/>
    <w:rsid w:val="000437F9"/>
    <w:rsid w:val="000438B4"/>
    <w:rsid w:val="00043A9D"/>
    <w:rsid w:val="00043F9B"/>
    <w:rsid w:val="00044177"/>
    <w:rsid w:val="00044180"/>
    <w:rsid w:val="0004426D"/>
    <w:rsid w:val="000442E5"/>
    <w:rsid w:val="00044347"/>
    <w:rsid w:val="0004435B"/>
    <w:rsid w:val="00044544"/>
    <w:rsid w:val="0004492E"/>
    <w:rsid w:val="00044B59"/>
    <w:rsid w:val="00044C13"/>
    <w:rsid w:val="0004505F"/>
    <w:rsid w:val="00045903"/>
    <w:rsid w:val="00045C86"/>
    <w:rsid w:val="00045E07"/>
    <w:rsid w:val="00045EE9"/>
    <w:rsid w:val="00046080"/>
    <w:rsid w:val="000462E2"/>
    <w:rsid w:val="000463A5"/>
    <w:rsid w:val="00046745"/>
    <w:rsid w:val="00046C10"/>
    <w:rsid w:val="00046CFD"/>
    <w:rsid w:val="00046F97"/>
    <w:rsid w:val="0004709F"/>
    <w:rsid w:val="00047134"/>
    <w:rsid w:val="0004713B"/>
    <w:rsid w:val="000472F8"/>
    <w:rsid w:val="000476D3"/>
    <w:rsid w:val="00047990"/>
    <w:rsid w:val="000479D2"/>
    <w:rsid w:val="00047CCC"/>
    <w:rsid w:val="00047D95"/>
    <w:rsid w:val="0005036C"/>
    <w:rsid w:val="00050451"/>
    <w:rsid w:val="000506DC"/>
    <w:rsid w:val="00050CD9"/>
    <w:rsid w:val="00051238"/>
    <w:rsid w:val="00051810"/>
    <w:rsid w:val="000518C5"/>
    <w:rsid w:val="00051A56"/>
    <w:rsid w:val="00051CDF"/>
    <w:rsid w:val="00051D4B"/>
    <w:rsid w:val="00051DAE"/>
    <w:rsid w:val="00051DBF"/>
    <w:rsid w:val="00052024"/>
    <w:rsid w:val="00052107"/>
    <w:rsid w:val="0005241F"/>
    <w:rsid w:val="000525A3"/>
    <w:rsid w:val="000525FA"/>
    <w:rsid w:val="00052730"/>
    <w:rsid w:val="0005278F"/>
    <w:rsid w:val="000529B5"/>
    <w:rsid w:val="00052C6D"/>
    <w:rsid w:val="00052CFE"/>
    <w:rsid w:val="00052EDB"/>
    <w:rsid w:val="00052F36"/>
    <w:rsid w:val="00053000"/>
    <w:rsid w:val="00053057"/>
    <w:rsid w:val="000533EA"/>
    <w:rsid w:val="00053970"/>
    <w:rsid w:val="00053EB9"/>
    <w:rsid w:val="00053EF6"/>
    <w:rsid w:val="0005464F"/>
    <w:rsid w:val="00054686"/>
    <w:rsid w:val="0005489A"/>
    <w:rsid w:val="00054A0E"/>
    <w:rsid w:val="00054BC2"/>
    <w:rsid w:val="00054C8E"/>
    <w:rsid w:val="00054F79"/>
    <w:rsid w:val="000551D3"/>
    <w:rsid w:val="0005521A"/>
    <w:rsid w:val="00055228"/>
    <w:rsid w:val="00055261"/>
    <w:rsid w:val="000553CD"/>
    <w:rsid w:val="0005556B"/>
    <w:rsid w:val="000555D0"/>
    <w:rsid w:val="000556B1"/>
    <w:rsid w:val="000557DE"/>
    <w:rsid w:val="000559D7"/>
    <w:rsid w:val="00055F32"/>
    <w:rsid w:val="0005603E"/>
    <w:rsid w:val="00056184"/>
    <w:rsid w:val="000562B6"/>
    <w:rsid w:val="000564A9"/>
    <w:rsid w:val="0005678A"/>
    <w:rsid w:val="000567A8"/>
    <w:rsid w:val="000567B3"/>
    <w:rsid w:val="000567BB"/>
    <w:rsid w:val="00056837"/>
    <w:rsid w:val="000569D1"/>
    <w:rsid w:val="000569E4"/>
    <w:rsid w:val="00056A72"/>
    <w:rsid w:val="00056AB7"/>
    <w:rsid w:val="00056B39"/>
    <w:rsid w:val="00056CE5"/>
    <w:rsid w:val="00056D6D"/>
    <w:rsid w:val="00056F12"/>
    <w:rsid w:val="00056F83"/>
    <w:rsid w:val="00057631"/>
    <w:rsid w:val="00057C0C"/>
    <w:rsid w:val="00057EF5"/>
    <w:rsid w:val="000600DE"/>
    <w:rsid w:val="0006024F"/>
    <w:rsid w:val="00060724"/>
    <w:rsid w:val="0006077C"/>
    <w:rsid w:val="0006090E"/>
    <w:rsid w:val="000609C4"/>
    <w:rsid w:val="00060A03"/>
    <w:rsid w:val="00060AB3"/>
    <w:rsid w:val="00060E2B"/>
    <w:rsid w:val="00060E72"/>
    <w:rsid w:val="00061547"/>
    <w:rsid w:val="00061837"/>
    <w:rsid w:val="00061926"/>
    <w:rsid w:val="00061C25"/>
    <w:rsid w:val="00061E9F"/>
    <w:rsid w:val="00061FE9"/>
    <w:rsid w:val="00062016"/>
    <w:rsid w:val="0006212D"/>
    <w:rsid w:val="000621E9"/>
    <w:rsid w:val="000623FC"/>
    <w:rsid w:val="000626B6"/>
    <w:rsid w:val="000628C9"/>
    <w:rsid w:val="00062CAE"/>
    <w:rsid w:val="0006316E"/>
    <w:rsid w:val="00063865"/>
    <w:rsid w:val="00063AE4"/>
    <w:rsid w:val="00063F9B"/>
    <w:rsid w:val="00064099"/>
    <w:rsid w:val="000644BB"/>
    <w:rsid w:val="00064680"/>
    <w:rsid w:val="00064762"/>
    <w:rsid w:val="00064764"/>
    <w:rsid w:val="00064924"/>
    <w:rsid w:val="00064955"/>
    <w:rsid w:val="00064CC7"/>
    <w:rsid w:val="0006545C"/>
    <w:rsid w:val="00065712"/>
    <w:rsid w:val="000657E3"/>
    <w:rsid w:val="00065B51"/>
    <w:rsid w:val="00065C1A"/>
    <w:rsid w:val="00065E6C"/>
    <w:rsid w:val="000660E8"/>
    <w:rsid w:val="000664C6"/>
    <w:rsid w:val="000666B6"/>
    <w:rsid w:val="00066984"/>
    <w:rsid w:val="00066BF3"/>
    <w:rsid w:val="00066C3D"/>
    <w:rsid w:val="00067890"/>
    <w:rsid w:val="00067DB7"/>
    <w:rsid w:val="00067DF8"/>
    <w:rsid w:val="00067EC8"/>
    <w:rsid w:val="0006B67D"/>
    <w:rsid w:val="0007076A"/>
    <w:rsid w:val="000707B9"/>
    <w:rsid w:val="000708CF"/>
    <w:rsid w:val="00070A6C"/>
    <w:rsid w:val="00070E0B"/>
    <w:rsid w:val="000710C1"/>
    <w:rsid w:val="000712D7"/>
    <w:rsid w:val="00071634"/>
    <w:rsid w:val="00071B09"/>
    <w:rsid w:val="000720C4"/>
    <w:rsid w:val="0007250E"/>
    <w:rsid w:val="000726B0"/>
    <w:rsid w:val="00072A9D"/>
    <w:rsid w:val="00072C40"/>
    <w:rsid w:val="00072CDB"/>
    <w:rsid w:val="00072DFF"/>
    <w:rsid w:val="00072FE9"/>
    <w:rsid w:val="0007318D"/>
    <w:rsid w:val="000735D8"/>
    <w:rsid w:val="00073689"/>
    <w:rsid w:val="000737CF"/>
    <w:rsid w:val="00073E14"/>
    <w:rsid w:val="00073E19"/>
    <w:rsid w:val="00074177"/>
    <w:rsid w:val="000743D3"/>
    <w:rsid w:val="00074599"/>
    <w:rsid w:val="0007469E"/>
    <w:rsid w:val="000747A4"/>
    <w:rsid w:val="000749F4"/>
    <w:rsid w:val="00074AD2"/>
    <w:rsid w:val="00074B77"/>
    <w:rsid w:val="00074C62"/>
    <w:rsid w:val="00074D8A"/>
    <w:rsid w:val="00074EFF"/>
    <w:rsid w:val="00075047"/>
    <w:rsid w:val="00075199"/>
    <w:rsid w:val="000751E4"/>
    <w:rsid w:val="00075404"/>
    <w:rsid w:val="00075728"/>
    <w:rsid w:val="00075745"/>
    <w:rsid w:val="00075943"/>
    <w:rsid w:val="000759C5"/>
    <w:rsid w:val="00075A58"/>
    <w:rsid w:val="00075E68"/>
    <w:rsid w:val="00075F5F"/>
    <w:rsid w:val="0007625E"/>
    <w:rsid w:val="00076303"/>
    <w:rsid w:val="00076331"/>
    <w:rsid w:val="0007668D"/>
    <w:rsid w:val="000768B2"/>
    <w:rsid w:val="00076DE2"/>
    <w:rsid w:val="00076EFA"/>
    <w:rsid w:val="00077492"/>
    <w:rsid w:val="000775AB"/>
    <w:rsid w:val="00077696"/>
    <w:rsid w:val="000779E2"/>
    <w:rsid w:val="00077D1E"/>
    <w:rsid w:val="0008001C"/>
    <w:rsid w:val="000805C4"/>
    <w:rsid w:val="00080B55"/>
    <w:rsid w:val="00080B7C"/>
    <w:rsid w:val="00080C39"/>
    <w:rsid w:val="00080CD2"/>
    <w:rsid w:val="00080F5A"/>
    <w:rsid w:val="000815E5"/>
    <w:rsid w:val="00081A17"/>
    <w:rsid w:val="00081E00"/>
    <w:rsid w:val="00081F60"/>
    <w:rsid w:val="000820B5"/>
    <w:rsid w:val="00082208"/>
    <w:rsid w:val="0008238B"/>
    <w:rsid w:val="00082B55"/>
    <w:rsid w:val="00082B82"/>
    <w:rsid w:val="00082BB7"/>
    <w:rsid w:val="00082C98"/>
    <w:rsid w:val="00082F93"/>
    <w:rsid w:val="00083059"/>
    <w:rsid w:val="0008366D"/>
    <w:rsid w:val="000836F4"/>
    <w:rsid w:val="0008395F"/>
    <w:rsid w:val="00083BAC"/>
    <w:rsid w:val="00083C45"/>
    <w:rsid w:val="00083EA8"/>
    <w:rsid w:val="00083EB3"/>
    <w:rsid w:val="00084004"/>
    <w:rsid w:val="00084184"/>
    <w:rsid w:val="000845D8"/>
    <w:rsid w:val="00084817"/>
    <w:rsid w:val="000848A9"/>
    <w:rsid w:val="00084ADB"/>
    <w:rsid w:val="00084DDF"/>
    <w:rsid w:val="000853DE"/>
    <w:rsid w:val="000854D9"/>
    <w:rsid w:val="000855C3"/>
    <w:rsid w:val="00085A91"/>
    <w:rsid w:val="00085CFE"/>
    <w:rsid w:val="00085EBD"/>
    <w:rsid w:val="000861D7"/>
    <w:rsid w:val="00086551"/>
    <w:rsid w:val="0008671C"/>
    <w:rsid w:val="00086844"/>
    <w:rsid w:val="000869F2"/>
    <w:rsid w:val="00086B74"/>
    <w:rsid w:val="00086C4C"/>
    <w:rsid w:val="00086D46"/>
    <w:rsid w:val="00086E5B"/>
    <w:rsid w:val="0008711F"/>
    <w:rsid w:val="000871FF"/>
    <w:rsid w:val="00087275"/>
    <w:rsid w:val="00087374"/>
    <w:rsid w:val="0008739E"/>
    <w:rsid w:val="000875E7"/>
    <w:rsid w:val="00087624"/>
    <w:rsid w:val="00087830"/>
    <w:rsid w:val="00087983"/>
    <w:rsid w:val="00087A89"/>
    <w:rsid w:val="00087F9F"/>
    <w:rsid w:val="00089B7F"/>
    <w:rsid w:val="00090057"/>
    <w:rsid w:val="00090118"/>
    <w:rsid w:val="0009050C"/>
    <w:rsid w:val="000906A0"/>
    <w:rsid w:val="0009080A"/>
    <w:rsid w:val="00090AEC"/>
    <w:rsid w:val="00090BCB"/>
    <w:rsid w:val="00090C84"/>
    <w:rsid w:val="00090F54"/>
    <w:rsid w:val="00090FFC"/>
    <w:rsid w:val="000910FA"/>
    <w:rsid w:val="00091230"/>
    <w:rsid w:val="00091294"/>
    <w:rsid w:val="00091C02"/>
    <w:rsid w:val="00091F51"/>
    <w:rsid w:val="00092AA5"/>
    <w:rsid w:val="00092E73"/>
    <w:rsid w:val="00092F91"/>
    <w:rsid w:val="00093295"/>
    <w:rsid w:val="00093785"/>
    <w:rsid w:val="00093790"/>
    <w:rsid w:val="00093B18"/>
    <w:rsid w:val="00093C8B"/>
    <w:rsid w:val="00093FF9"/>
    <w:rsid w:val="000940C7"/>
    <w:rsid w:val="000941D3"/>
    <w:rsid w:val="00094264"/>
    <w:rsid w:val="0009432F"/>
    <w:rsid w:val="000944FE"/>
    <w:rsid w:val="00094748"/>
    <w:rsid w:val="000947DB"/>
    <w:rsid w:val="00094ADB"/>
    <w:rsid w:val="00094B9F"/>
    <w:rsid w:val="00094BF6"/>
    <w:rsid w:val="00094CC8"/>
    <w:rsid w:val="00094E2B"/>
    <w:rsid w:val="00094EBF"/>
    <w:rsid w:val="000950FF"/>
    <w:rsid w:val="00095235"/>
    <w:rsid w:val="00095357"/>
    <w:rsid w:val="000957DA"/>
    <w:rsid w:val="000958A3"/>
    <w:rsid w:val="00095F39"/>
    <w:rsid w:val="00096034"/>
    <w:rsid w:val="0009638A"/>
    <w:rsid w:val="000963BD"/>
    <w:rsid w:val="000963DB"/>
    <w:rsid w:val="00096428"/>
    <w:rsid w:val="00096480"/>
    <w:rsid w:val="000965E4"/>
    <w:rsid w:val="000966D2"/>
    <w:rsid w:val="00096B86"/>
    <w:rsid w:val="00096BA9"/>
    <w:rsid w:val="00096C18"/>
    <w:rsid w:val="00096CDC"/>
    <w:rsid w:val="00096D68"/>
    <w:rsid w:val="0009707C"/>
    <w:rsid w:val="00097171"/>
    <w:rsid w:val="000971F6"/>
    <w:rsid w:val="00097AD2"/>
    <w:rsid w:val="00097D6C"/>
    <w:rsid w:val="00097D95"/>
    <w:rsid w:val="00097FE8"/>
    <w:rsid w:val="000A0017"/>
    <w:rsid w:val="000A025F"/>
    <w:rsid w:val="000A0569"/>
    <w:rsid w:val="000A057A"/>
    <w:rsid w:val="000A072D"/>
    <w:rsid w:val="000A0787"/>
    <w:rsid w:val="000A0D08"/>
    <w:rsid w:val="000A0DAD"/>
    <w:rsid w:val="000A0E43"/>
    <w:rsid w:val="000A0EDC"/>
    <w:rsid w:val="000A170A"/>
    <w:rsid w:val="000A1DA7"/>
    <w:rsid w:val="000A1EF8"/>
    <w:rsid w:val="000A1FA7"/>
    <w:rsid w:val="000A2001"/>
    <w:rsid w:val="000A24B6"/>
    <w:rsid w:val="000A24F4"/>
    <w:rsid w:val="000A2525"/>
    <w:rsid w:val="000A277A"/>
    <w:rsid w:val="000A2B5D"/>
    <w:rsid w:val="000A2BD9"/>
    <w:rsid w:val="000A2C41"/>
    <w:rsid w:val="000A2C63"/>
    <w:rsid w:val="000A2CCC"/>
    <w:rsid w:val="000A2D57"/>
    <w:rsid w:val="000A2D6F"/>
    <w:rsid w:val="000A2D74"/>
    <w:rsid w:val="000A2E12"/>
    <w:rsid w:val="000A2E61"/>
    <w:rsid w:val="000A2EF0"/>
    <w:rsid w:val="000A2F1A"/>
    <w:rsid w:val="000A2F99"/>
    <w:rsid w:val="000A308A"/>
    <w:rsid w:val="000A320B"/>
    <w:rsid w:val="000A32A4"/>
    <w:rsid w:val="000A36F4"/>
    <w:rsid w:val="000A37AB"/>
    <w:rsid w:val="000A38A5"/>
    <w:rsid w:val="000A3B67"/>
    <w:rsid w:val="000A3BBB"/>
    <w:rsid w:val="000A3C97"/>
    <w:rsid w:val="000A3CFA"/>
    <w:rsid w:val="000A3D16"/>
    <w:rsid w:val="000A3EF6"/>
    <w:rsid w:val="000A4514"/>
    <w:rsid w:val="000A4B96"/>
    <w:rsid w:val="000A523F"/>
    <w:rsid w:val="000A5346"/>
    <w:rsid w:val="000A5351"/>
    <w:rsid w:val="000A543E"/>
    <w:rsid w:val="000A555E"/>
    <w:rsid w:val="000A57EC"/>
    <w:rsid w:val="000A5948"/>
    <w:rsid w:val="000A6007"/>
    <w:rsid w:val="000A625E"/>
    <w:rsid w:val="000A6495"/>
    <w:rsid w:val="000A6532"/>
    <w:rsid w:val="000A684A"/>
    <w:rsid w:val="000A69BD"/>
    <w:rsid w:val="000A6BA6"/>
    <w:rsid w:val="000A6E11"/>
    <w:rsid w:val="000A6F4C"/>
    <w:rsid w:val="000A6F90"/>
    <w:rsid w:val="000A747E"/>
    <w:rsid w:val="000A75E6"/>
    <w:rsid w:val="000A7690"/>
    <w:rsid w:val="000A77A0"/>
    <w:rsid w:val="000A780E"/>
    <w:rsid w:val="000A78C1"/>
    <w:rsid w:val="000A7DF3"/>
    <w:rsid w:val="000A7EF5"/>
    <w:rsid w:val="000B064F"/>
    <w:rsid w:val="000B0749"/>
    <w:rsid w:val="000B0C49"/>
    <w:rsid w:val="000B10A7"/>
    <w:rsid w:val="000B1221"/>
    <w:rsid w:val="000B168F"/>
    <w:rsid w:val="000B1775"/>
    <w:rsid w:val="000B1938"/>
    <w:rsid w:val="000B1C56"/>
    <w:rsid w:val="000B20C9"/>
    <w:rsid w:val="000B2295"/>
    <w:rsid w:val="000B232E"/>
    <w:rsid w:val="000B2780"/>
    <w:rsid w:val="000B2CDE"/>
    <w:rsid w:val="000B2DEC"/>
    <w:rsid w:val="000B2E0B"/>
    <w:rsid w:val="000B338F"/>
    <w:rsid w:val="000B3649"/>
    <w:rsid w:val="000B3986"/>
    <w:rsid w:val="000B39C0"/>
    <w:rsid w:val="000B3B45"/>
    <w:rsid w:val="000B3BF8"/>
    <w:rsid w:val="000B3E84"/>
    <w:rsid w:val="000B4316"/>
    <w:rsid w:val="000B4736"/>
    <w:rsid w:val="000B47ED"/>
    <w:rsid w:val="000B47F5"/>
    <w:rsid w:val="000B4857"/>
    <w:rsid w:val="000B50CB"/>
    <w:rsid w:val="000B518B"/>
    <w:rsid w:val="000B5339"/>
    <w:rsid w:val="000B5564"/>
    <w:rsid w:val="000B564D"/>
    <w:rsid w:val="000B5940"/>
    <w:rsid w:val="000B5A01"/>
    <w:rsid w:val="000B5B83"/>
    <w:rsid w:val="000B5CF5"/>
    <w:rsid w:val="000B5EF6"/>
    <w:rsid w:val="000B62AE"/>
    <w:rsid w:val="000B62C5"/>
    <w:rsid w:val="000B6683"/>
    <w:rsid w:val="000B66E0"/>
    <w:rsid w:val="000B67AB"/>
    <w:rsid w:val="000B699B"/>
    <w:rsid w:val="000B6C2F"/>
    <w:rsid w:val="000B6D9F"/>
    <w:rsid w:val="000B75AA"/>
    <w:rsid w:val="000B7654"/>
    <w:rsid w:val="000B77FE"/>
    <w:rsid w:val="000B7969"/>
    <w:rsid w:val="000B799A"/>
    <w:rsid w:val="000B79A5"/>
    <w:rsid w:val="000B7AF0"/>
    <w:rsid w:val="000B7C27"/>
    <w:rsid w:val="000B7C8E"/>
    <w:rsid w:val="000B7F5A"/>
    <w:rsid w:val="000C0206"/>
    <w:rsid w:val="000C023C"/>
    <w:rsid w:val="000C04DB"/>
    <w:rsid w:val="000C05FB"/>
    <w:rsid w:val="000C0639"/>
    <w:rsid w:val="000C069D"/>
    <w:rsid w:val="000C06A9"/>
    <w:rsid w:val="000C0859"/>
    <w:rsid w:val="000C0AF8"/>
    <w:rsid w:val="000C0B24"/>
    <w:rsid w:val="000C0D0A"/>
    <w:rsid w:val="000C0D84"/>
    <w:rsid w:val="000C0E3D"/>
    <w:rsid w:val="000C1089"/>
    <w:rsid w:val="000C10A0"/>
    <w:rsid w:val="000C11B0"/>
    <w:rsid w:val="000C1897"/>
    <w:rsid w:val="000C1AE5"/>
    <w:rsid w:val="000C1C33"/>
    <w:rsid w:val="000C249C"/>
    <w:rsid w:val="000C26E3"/>
    <w:rsid w:val="000C2B4E"/>
    <w:rsid w:val="000C2C5D"/>
    <w:rsid w:val="000C2CEC"/>
    <w:rsid w:val="000C2D8C"/>
    <w:rsid w:val="000C2E53"/>
    <w:rsid w:val="000C2FF4"/>
    <w:rsid w:val="000C32B7"/>
    <w:rsid w:val="000C3898"/>
    <w:rsid w:val="000C3A40"/>
    <w:rsid w:val="000C3B05"/>
    <w:rsid w:val="000C3DF6"/>
    <w:rsid w:val="000C3F65"/>
    <w:rsid w:val="000C3FEA"/>
    <w:rsid w:val="000C4678"/>
    <w:rsid w:val="000C47AC"/>
    <w:rsid w:val="000C4B0D"/>
    <w:rsid w:val="000C510D"/>
    <w:rsid w:val="000C51F3"/>
    <w:rsid w:val="000C5607"/>
    <w:rsid w:val="000C5B88"/>
    <w:rsid w:val="000C5C1A"/>
    <w:rsid w:val="000C5DAC"/>
    <w:rsid w:val="000C5E19"/>
    <w:rsid w:val="000C5F59"/>
    <w:rsid w:val="000C6464"/>
    <w:rsid w:val="000C678B"/>
    <w:rsid w:val="000C6800"/>
    <w:rsid w:val="000C688C"/>
    <w:rsid w:val="000C69DE"/>
    <w:rsid w:val="000C69F3"/>
    <w:rsid w:val="000C709B"/>
    <w:rsid w:val="000C71AC"/>
    <w:rsid w:val="000C71B1"/>
    <w:rsid w:val="000C7528"/>
    <w:rsid w:val="000C75D2"/>
    <w:rsid w:val="000C7725"/>
    <w:rsid w:val="000C78B6"/>
    <w:rsid w:val="000C7DF1"/>
    <w:rsid w:val="000C7E2F"/>
    <w:rsid w:val="000D022C"/>
    <w:rsid w:val="000D02EA"/>
    <w:rsid w:val="000D041E"/>
    <w:rsid w:val="000D07C4"/>
    <w:rsid w:val="000D098F"/>
    <w:rsid w:val="000D0A84"/>
    <w:rsid w:val="000D1052"/>
    <w:rsid w:val="000D11C1"/>
    <w:rsid w:val="000D125D"/>
    <w:rsid w:val="000D12A5"/>
    <w:rsid w:val="000D12FA"/>
    <w:rsid w:val="000D1510"/>
    <w:rsid w:val="000D15F6"/>
    <w:rsid w:val="000D181C"/>
    <w:rsid w:val="000D1F37"/>
    <w:rsid w:val="000D222B"/>
    <w:rsid w:val="000D23E4"/>
    <w:rsid w:val="000D23E7"/>
    <w:rsid w:val="000D2474"/>
    <w:rsid w:val="000D27D3"/>
    <w:rsid w:val="000D2D57"/>
    <w:rsid w:val="000D306A"/>
    <w:rsid w:val="000D3208"/>
    <w:rsid w:val="000D36A3"/>
    <w:rsid w:val="000D3968"/>
    <w:rsid w:val="000D3A96"/>
    <w:rsid w:val="000D3AD6"/>
    <w:rsid w:val="000D3B7B"/>
    <w:rsid w:val="000D3EF9"/>
    <w:rsid w:val="000D4118"/>
    <w:rsid w:val="000D4297"/>
    <w:rsid w:val="000D42D7"/>
    <w:rsid w:val="000D4440"/>
    <w:rsid w:val="000D44A7"/>
    <w:rsid w:val="000D44BE"/>
    <w:rsid w:val="000D4621"/>
    <w:rsid w:val="000D4666"/>
    <w:rsid w:val="000D4667"/>
    <w:rsid w:val="000D46DB"/>
    <w:rsid w:val="000D4860"/>
    <w:rsid w:val="000D4D4D"/>
    <w:rsid w:val="000D4F21"/>
    <w:rsid w:val="000D503D"/>
    <w:rsid w:val="000D5078"/>
    <w:rsid w:val="000D507C"/>
    <w:rsid w:val="000D51BE"/>
    <w:rsid w:val="000D5241"/>
    <w:rsid w:val="000D5270"/>
    <w:rsid w:val="000D546F"/>
    <w:rsid w:val="000D5909"/>
    <w:rsid w:val="000D5984"/>
    <w:rsid w:val="000D598B"/>
    <w:rsid w:val="000D5A3C"/>
    <w:rsid w:val="000D5B65"/>
    <w:rsid w:val="000D60A4"/>
    <w:rsid w:val="000D61EB"/>
    <w:rsid w:val="000D62C8"/>
    <w:rsid w:val="000D6351"/>
    <w:rsid w:val="000D638F"/>
    <w:rsid w:val="000D6BD8"/>
    <w:rsid w:val="000D6D54"/>
    <w:rsid w:val="000D6F29"/>
    <w:rsid w:val="000D6F97"/>
    <w:rsid w:val="000D7023"/>
    <w:rsid w:val="000D706E"/>
    <w:rsid w:val="000D714C"/>
    <w:rsid w:val="000D7596"/>
    <w:rsid w:val="000D77DC"/>
    <w:rsid w:val="000D77F0"/>
    <w:rsid w:val="000D7885"/>
    <w:rsid w:val="000D7919"/>
    <w:rsid w:val="000D79A1"/>
    <w:rsid w:val="000D79CE"/>
    <w:rsid w:val="000D7BD2"/>
    <w:rsid w:val="000D7D6A"/>
    <w:rsid w:val="000D7EC9"/>
    <w:rsid w:val="000D7F32"/>
    <w:rsid w:val="000E0503"/>
    <w:rsid w:val="000E0570"/>
    <w:rsid w:val="000E05A2"/>
    <w:rsid w:val="000E05B8"/>
    <w:rsid w:val="000E065F"/>
    <w:rsid w:val="000E07A7"/>
    <w:rsid w:val="000E0979"/>
    <w:rsid w:val="000E0981"/>
    <w:rsid w:val="000E0B14"/>
    <w:rsid w:val="000E0DD3"/>
    <w:rsid w:val="000E0E1F"/>
    <w:rsid w:val="000E0F12"/>
    <w:rsid w:val="000E1D41"/>
    <w:rsid w:val="000E1D4B"/>
    <w:rsid w:val="000E2048"/>
    <w:rsid w:val="000E22D1"/>
    <w:rsid w:val="000E2419"/>
    <w:rsid w:val="000E2940"/>
    <w:rsid w:val="000E2D13"/>
    <w:rsid w:val="000E2E14"/>
    <w:rsid w:val="000E3036"/>
    <w:rsid w:val="000E3196"/>
    <w:rsid w:val="000E34AA"/>
    <w:rsid w:val="000E35F9"/>
    <w:rsid w:val="000E39E5"/>
    <w:rsid w:val="000E3E44"/>
    <w:rsid w:val="000E3E73"/>
    <w:rsid w:val="000E3EB4"/>
    <w:rsid w:val="000E4052"/>
    <w:rsid w:val="000E439F"/>
    <w:rsid w:val="000E44D2"/>
    <w:rsid w:val="000E461F"/>
    <w:rsid w:val="000E4643"/>
    <w:rsid w:val="000E46A7"/>
    <w:rsid w:val="000E46E7"/>
    <w:rsid w:val="000E4B67"/>
    <w:rsid w:val="000E4BB8"/>
    <w:rsid w:val="000E5040"/>
    <w:rsid w:val="000E5090"/>
    <w:rsid w:val="000E5284"/>
    <w:rsid w:val="000E5299"/>
    <w:rsid w:val="000E54EF"/>
    <w:rsid w:val="000E56F1"/>
    <w:rsid w:val="000E6138"/>
    <w:rsid w:val="000E6359"/>
    <w:rsid w:val="000E637A"/>
    <w:rsid w:val="000E6591"/>
    <w:rsid w:val="000E65D6"/>
    <w:rsid w:val="000E687A"/>
    <w:rsid w:val="000E688D"/>
    <w:rsid w:val="000E6A01"/>
    <w:rsid w:val="000E6B71"/>
    <w:rsid w:val="000E6D25"/>
    <w:rsid w:val="000E7855"/>
    <w:rsid w:val="000E7877"/>
    <w:rsid w:val="000E7B2E"/>
    <w:rsid w:val="000E7B96"/>
    <w:rsid w:val="000E7CEE"/>
    <w:rsid w:val="000E7D9A"/>
    <w:rsid w:val="000F024C"/>
    <w:rsid w:val="000F0260"/>
    <w:rsid w:val="000F03D4"/>
    <w:rsid w:val="000F04F8"/>
    <w:rsid w:val="000F0A56"/>
    <w:rsid w:val="000F0B8A"/>
    <w:rsid w:val="000F0E05"/>
    <w:rsid w:val="000F125F"/>
    <w:rsid w:val="000F143E"/>
    <w:rsid w:val="000F17DC"/>
    <w:rsid w:val="000F1A40"/>
    <w:rsid w:val="000F1C15"/>
    <w:rsid w:val="000F1D32"/>
    <w:rsid w:val="000F1F7C"/>
    <w:rsid w:val="000F1F9C"/>
    <w:rsid w:val="000F2515"/>
    <w:rsid w:val="000F2722"/>
    <w:rsid w:val="000F2781"/>
    <w:rsid w:val="000F2DD8"/>
    <w:rsid w:val="000F2EEE"/>
    <w:rsid w:val="000F2F8A"/>
    <w:rsid w:val="000F309F"/>
    <w:rsid w:val="000F32A7"/>
    <w:rsid w:val="000F3301"/>
    <w:rsid w:val="000F330F"/>
    <w:rsid w:val="000F3571"/>
    <w:rsid w:val="000F3613"/>
    <w:rsid w:val="000F3842"/>
    <w:rsid w:val="000F392E"/>
    <w:rsid w:val="000F39B4"/>
    <w:rsid w:val="000F3C97"/>
    <w:rsid w:val="000F3F44"/>
    <w:rsid w:val="000F4059"/>
    <w:rsid w:val="000F43D3"/>
    <w:rsid w:val="000F44C5"/>
    <w:rsid w:val="000F4531"/>
    <w:rsid w:val="000F4962"/>
    <w:rsid w:val="000F4CA7"/>
    <w:rsid w:val="000F4CBF"/>
    <w:rsid w:val="000F4E8C"/>
    <w:rsid w:val="000F5007"/>
    <w:rsid w:val="000F5021"/>
    <w:rsid w:val="000F50A8"/>
    <w:rsid w:val="000F5100"/>
    <w:rsid w:val="000F53B7"/>
    <w:rsid w:val="000F56ED"/>
    <w:rsid w:val="000F5706"/>
    <w:rsid w:val="000F5728"/>
    <w:rsid w:val="000F5793"/>
    <w:rsid w:val="000F5E50"/>
    <w:rsid w:val="000F5EBB"/>
    <w:rsid w:val="000F5FDC"/>
    <w:rsid w:val="000F61CB"/>
    <w:rsid w:val="000F6611"/>
    <w:rsid w:val="000F6A4A"/>
    <w:rsid w:val="000F6B7E"/>
    <w:rsid w:val="000F6D2F"/>
    <w:rsid w:val="000F74CB"/>
    <w:rsid w:val="000F784C"/>
    <w:rsid w:val="000F7BC2"/>
    <w:rsid w:val="000F7C08"/>
    <w:rsid w:val="000F7CBB"/>
    <w:rsid w:val="000F7CDC"/>
    <w:rsid w:val="000F7D7F"/>
    <w:rsid w:val="000F7FAA"/>
    <w:rsid w:val="00100056"/>
    <w:rsid w:val="00100181"/>
    <w:rsid w:val="001002CE"/>
    <w:rsid w:val="00100345"/>
    <w:rsid w:val="00100B6F"/>
    <w:rsid w:val="00100C11"/>
    <w:rsid w:val="00100CBF"/>
    <w:rsid w:val="00100DAE"/>
    <w:rsid w:val="00100FFF"/>
    <w:rsid w:val="001012F0"/>
    <w:rsid w:val="0010144A"/>
    <w:rsid w:val="00101707"/>
    <w:rsid w:val="001018C3"/>
    <w:rsid w:val="00101E32"/>
    <w:rsid w:val="0010207D"/>
    <w:rsid w:val="001020BD"/>
    <w:rsid w:val="001020CA"/>
    <w:rsid w:val="001020DA"/>
    <w:rsid w:val="00102221"/>
    <w:rsid w:val="00102256"/>
    <w:rsid w:val="001026CA"/>
    <w:rsid w:val="0010299A"/>
    <w:rsid w:val="00102A3D"/>
    <w:rsid w:val="001035EE"/>
    <w:rsid w:val="001038C0"/>
    <w:rsid w:val="00103A92"/>
    <w:rsid w:val="00103BE6"/>
    <w:rsid w:val="0010405B"/>
    <w:rsid w:val="00104166"/>
    <w:rsid w:val="001042D9"/>
    <w:rsid w:val="00104659"/>
    <w:rsid w:val="00104931"/>
    <w:rsid w:val="00104964"/>
    <w:rsid w:val="00104B20"/>
    <w:rsid w:val="00105121"/>
    <w:rsid w:val="00105166"/>
    <w:rsid w:val="0010521C"/>
    <w:rsid w:val="00105297"/>
    <w:rsid w:val="0010548B"/>
    <w:rsid w:val="0010559A"/>
    <w:rsid w:val="00105877"/>
    <w:rsid w:val="00105DDD"/>
    <w:rsid w:val="00105E46"/>
    <w:rsid w:val="00106117"/>
    <w:rsid w:val="00106209"/>
    <w:rsid w:val="00106969"/>
    <w:rsid w:val="001070BD"/>
    <w:rsid w:val="001070E9"/>
    <w:rsid w:val="001073CE"/>
    <w:rsid w:val="001076A2"/>
    <w:rsid w:val="00107A69"/>
    <w:rsid w:val="00107A96"/>
    <w:rsid w:val="00107C75"/>
    <w:rsid w:val="00107DC0"/>
    <w:rsid w:val="00107EE7"/>
    <w:rsid w:val="00110375"/>
    <w:rsid w:val="00110379"/>
    <w:rsid w:val="001104C7"/>
    <w:rsid w:val="001104F2"/>
    <w:rsid w:val="00110515"/>
    <w:rsid w:val="00110921"/>
    <w:rsid w:val="00110A7F"/>
    <w:rsid w:val="00110BFC"/>
    <w:rsid w:val="00111331"/>
    <w:rsid w:val="00111658"/>
    <w:rsid w:val="00111786"/>
    <w:rsid w:val="00111866"/>
    <w:rsid w:val="00111AB1"/>
    <w:rsid w:val="00111DE6"/>
    <w:rsid w:val="00112344"/>
    <w:rsid w:val="001126CB"/>
    <w:rsid w:val="0011273B"/>
    <w:rsid w:val="001127D5"/>
    <w:rsid w:val="00112940"/>
    <w:rsid w:val="00112A7C"/>
    <w:rsid w:val="00112D6C"/>
    <w:rsid w:val="001130FB"/>
    <w:rsid w:val="00113315"/>
    <w:rsid w:val="001133EF"/>
    <w:rsid w:val="001134CF"/>
    <w:rsid w:val="001135A3"/>
    <w:rsid w:val="00113D1D"/>
    <w:rsid w:val="00113D5F"/>
    <w:rsid w:val="00113F6C"/>
    <w:rsid w:val="00114141"/>
    <w:rsid w:val="00114188"/>
    <w:rsid w:val="00114417"/>
    <w:rsid w:val="00114982"/>
    <w:rsid w:val="00114D08"/>
    <w:rsid w:val="00114DFF"/>
    <w:rsid w:val="00115029"/>
    <w:rsid w:val="001151BF"/>
    <w:rsid w:val="0011525E"/>
    <w:rsid w:val="00115386"/>
    <w:rsid w:val="00115A59"/>
    <w:rsid w:val="00115C79"/>
    <w:rsid w:val="00115DBD"/>
    <w:rsid w:val="00115F09"/>
    <w:rsid w:val="00115F74"/>
    <w:rsid w:val="001161DC"/>
    <w:rsid w:val="001163E9"/>
    <w:rsid w:val="001166E8"/>
    <w:rsid w:val="00116901"/>
    <w:rsid w:val="00116AFB"/>
    <w:rsid w:val="00116BEF"/>
    <w:rsid w:val="00116D2C"/>
    <w:rsid w:val="0011737D"/>
    <w:rsid w:val="001173C0"/>
    <w:rsid w:val="001173D8"/>
    <w:rsid w:val="00117517"/>
    <w:rsid w:val="0011780F"/>
    <w:rsid w:val="0011783D"/>
    <w:rsid w:val="00117BAA"/>
    <w:rsid w:val="00117E11"/>
    <w:rsid w:val="00120623"/>
    <w:rsid w:val="00120770"/>
    <w:rsid w:val="0012078E"/>
    <w:rsid w:val="00120C90"/>
    <w:rsid w:val="00121002"/>
    <w:rsid w:val="00121213"/>
    <w:rsid w:val="00121806"/>
    <w:rsid w:val="001218D7"/>
    <w:rsid w:val="00121A20"/>
    <w:rsid w:val="00121AF8"/>
    <w:rsid w:val="00121B81"/>
    <w:rsid w:val="00121B94"/>
    <w:rsid w:val="00122026"/>
    <w:rsid w:val="00122470"/>
    <w:rsid w:val="001227B2"/>
    <w:rsid w:val="00122A07"/>
    <w:rsid w:val="00122C0F"/>
    <w:rsid w:val="0012316F"/>
    <w:rsid w:val="00123514"/>
    <w:rsid w:val="00123568"/>
    <w:rsid w:val="001239B4"/>
    <w:rsid w:val="00123B05"/>
    <w:rsid w:val="00123BB5"/>
    <w:rsid w:val="00123CEB"/>
    <w:rsid w:val="00123D02"/>
    <w:rsid w:val="00123FC2"/>
    <w:rsid w:val="00124322"/>
    <w:rsid w:val="001243D0"/>
    <w:rsid w:val="00124432"/>
    <w:rsid w:val="001244DD"/>
    <w:rsid w:val="001245A3"/>
    <w:rsid w:val="0012463F"/>
    <w:rsid w:val="00124776"/>
    <w:rsid w:val="00124787"/>
    <w:rsid w:val="00124A59"/>
    <w:rsid w:val="00124D7E"/>
    <w:rsid w:val="00124DB3"/>
    <w:rsid w:val="00124ED9"/>
    <w:rsid w:val="00124FD2"/>
    <w:rsid w:val="001254AA"/>
    <w:rsid w:val="001255E4"/>
    <w:rsid w:val="00125721"/>
    <w:rsid w:val="0012573D"/>
    <w:rsid w:val="0012573E"/>
    <w:rsid w:val="00125BBF"/>
    <w:rsid w:val="00125EC0"/>
    <w:rsid w:val="00126402"/>
    <w:rsid w:val="001265F7"/>
    <w:rsid w:val="0012662F"/>
    <w:rsid w:val="00126666"/>
    <w:rsid w:val="00126AAA"/>
    <w:rsid w:val="00127175"/>
    <w:rsid w:val="00127244"/>
    <w:rsid w:val="00127339"/>
    <w:rsid w:val="0012738B"/>
    <w:rsid w:val="00127410"/>
    <w:rsid w:val="00127533"/>
    <w:rsid w:val="001276F2"/>
    <w:rsid w:val="001279BD"/>
    <w:rsid w:val="00127D22"/>
    <w:rsid w:val="00127D28"/>
    <w:rsid w:val="00127DBD"/>
    <w:rsid w:val="001300DB"/>
    <w:rsid w:val="00130363"/>
    <w:rsid w:val="001306E4"/>
    <w:rsid w:val="0013071D"/>
    <w:rsid w:val="001307BC"/>
    <w:rsid w:val="00130D22"/>
    <w:rsid w:val="00130FD4"/>
    <w:rsid w:val="001310FF"/>
    <w:rsid w:val="001312FF"/>
    <w:rsid w:val="00131313"/>
    <w:rsid w:val="0013155E"/>
    <w:rsid w:val="0013159A"/>
    <w:rsid w:val="00131733"/>
    <w:rsid w:val="0013183B"/>
    <w:rsid w:val="00131941"/>
    <w:rsid w:val="001319AF"/>
    <w:rsid w:val="00131A79"/>
    <w:rsid w:val="00131C35"/>
    <w:rsid w:val="00131EE6"/>
    <w:rsid w:val="0013247A"/>
    <w:rsid w:val="00132BE8"/>
    <w:rsid w:val="00132F79"/>
    <w:rsid w:val="00132FE4"/>
    <w:rsid w:val="0013384E"/>
    <w:rsid w:val="00133BC4"/>
    <w:rsid w:val="00133C39"/>
    <w:rsid w:val="00133CCB"/>
    <w:rsid w:val="00133DB2"/>
    <w:rsid w:val="00133E69"/>
    <w:rsid w:val="001340FF"/>
    <w:rsid w:val="001347EF"/>
    <w:rsid w:val="00134885"/>
    <w:rsid w:val="0013490F"/>
    <w:rsid w:val="00134A54"/>
    <w:rsid w:val="00134C20"/>
    <w:rsid w:val="00134D88"/>
    <w:rsid w:val="00134EDA"/>
    <w:rsid w:val="00135296"/>
    <w:rsid w:val="001352E3"/>
    <w:rsid w:val="00135891"/>
    <w:rsid w:val="00135C08"/>
    <w:rsid w:val="00136187"/>
    <w:rsid w:val="00136554"/>
    <w:rsid w:val="001367E0"/>
    <w:rsid w:val="0013680E"/>
    <w:rsid w:val="00136E71"/>
    <w:rsid w:val="001371AD"/>
    <w:rsid w:val="0013733B"/>
    <w:rsid w:val="0013742A"/>
    <w:rsid w:val="0013762A"/>
    <w:rsid w:val="0013767F"/>
    <w:rsid w:val="0013775D"/>
    <w:rsid w:val="00137AD4"/>
    <w:rsid w:val="00137B33"/>
    <w:rsid w:val="00137BAB"/>
    <w:rsid w:val="0013E7DC"/>
    <w:rsid w:val="00140046"/>
    <w:rsid w:val="001404C3"/>
    <w:rsid w:val="0014059C"/>
    <w:rsid w:val="0014073C"/>
    <w:rsid w:val="001407C0"/>
    <w:rsid w:val="00140A3C"/>
    <w:rsid w:val="00140A76"/>
    <w:rsid w:val="00140F65"/>
    <w:rsid w:val="00140FB3"/>
    <w:rsid w:val="00140FD7"/>
    <w:rsid w:val="00141082"/>
    <w:rsid w:val="001411D0"/>
    <w:rsid w:val="001411F0"/>
    <w:rsid w:val="00141202"/>
    <w:rsid w:val="00141527"/>
    <w:rsid w:val="0014156D"/>
    <w:rsid w:val="00141586"/>
    <w:rsid w:val="00141837"/>
    <w:rsid w:val="00141A8D"/>
    <w:rsid w:val="00141B3C"/>
    <w:rsid w:val="00141C70"/>
    <w:rsid w:val="00142031"/>
    <w:rsid w:val="00142204"/>
    <w:rsid w:val="00142B1F"/>
    <w:rsid w:val="00142D3C"/>
    <w:rsid w:val="00142E3B"/>
    <w:rsid w:val="001431D6"/>
    <w:rsid w:val="001435E5"/>
    <w:rsid w:val="001436E9"/>
    <w:rsid w:val="00143705"/>
    <w:rsid w:val="00143A9C"/>
    <w:rsid w:val="00143C00"/>
    <w:rsid w:val="00143C3C"/>
    <w:rsid w:val="00143DA9"/>
    <w:rsid w:val="00143E58"/>
    <w:rsid w:val="00143EDD"/>
    <w:rsid w:val="00143F32"/>
    <w:rsid w:val="00143F33"/>
    <w:rsid w:val="00143F9B"/>
    <w:rsid w:val="00143FD2"/>
    <w:rsid w:val="00144168"/>
    <w:rsid w:val="001441B0"/>
    <w:rsid w:val="00144707"/>
    <w:rsid w:val="00144BCA"/>
    <w:rsid w:val="00144CEE"/>
    <w:rsid w:val="00144DA2"/>
    <w:rsid w:val="00144EF5"/>
    <w:rsid w:val="00145040"/>
    <w:rsid w:val="001450C7"/>
    <w:rsid w:val="0014518D"/>
    <w:rsid w:val="00145292"/>
    <w:rsid w:val="00145377"/>
    <w:rsid w:val="0014563D"/>
    <w:rsid w:val="0014595A"/>
    <w:rsid w:val="00145C8F"/>
    <w:rsid w:val="00145FCC"/>
    <w:rsid w:val="001461ED"/>
    <w:rsid w:val="00146284"/>
    <w:rsid w:val="00146365"/>
    <w:rsid w:val="0014668D"/>
    <w:rsid w:val="0014681A"/>
    <w:rsid w:val="00146A2D"/>
    <w:rsid w:val="00146C87"/>
    <w:rsid w:val="00146C98"/>
    <w:rsid w:val="00146E99"/>
    <w:rsid w:val="0014715C"/>
    <w:rsid w:val="001473E5"/>
    <w:rsid w:val="001473FD"/>
    <w:rsid w:val="0014757D"/>
    <w:rsid w:val="00147601"/>
    <w:rsid w:val="00147673"/>
    <w:rsid w:val="00147821"/>
    <w:rsid w:val="0014787F"/>
    <w:rsid w:val="00147901"/>
    <w:rsid w:val="00150183"/>
    <w:rsid w:val="0015025D"/>
    <w:rsid w:val="001507CE"/>
    <w:rsid w:val="00150EF8"/>
    <w:rsid w:val="00151007"/>
    <w:rsid w:val="001512A4"/>
    <w:rsid w:val="00151718"/>
    <w:rsid w:val="001518D2"/>
    <w:rsid w:val="001519D2"/>
    <w:rsid w:val="00151A15"/>
    <w:rsid w:val="00151B17"/>
    <w:rsid w:val="00151CBF"/>
    <w:rsid w:val="00151CE0"/>
    <w:rsid w:val="00151E07"/>
    <w:rsid w:val="00151E35"/>
    <w:rsid w:val="001520B5"/>
    <w:rsid w:val="001520D6"/>
    <w:rsid w:val="00152104"/>
    <w:rsid w:val="00152121"/>
    <w:rsid w:val="0015227A"/>
    <w:rsid w:val="001522A1"/>
    <w:rsid w:val="001523B2"/>
    <w:rsid w:val="001525E7"/>
    <w:rsid w:val="00152B87"/>
    <w:rsid w:val="00152B95"/>
    <w:rsid w:val="00152DAF"/>
    <w:rsid w:val="00152F1E"/>
    <w:rsid w:val="001530C8"/>
    <w:rsid w:val="001531E5"/>
    <w:rsid w:val="001535F3"/>
    <w:rsid w:val="0015367E"/>
    <w:rsid w:val="00153905"/>
    <w:rsid w:val="001539B7"/>
    <w:rsid w:val="00153BC8"/>
    <w:rsid w:val="00153BCB"/>
    <w:rsid w:val="00153C6A"/>
    <w:rsid w:val="00153E72"/>
    <w:rsid w:val="00153EDC"/>
    <w:rsid w:val="001540C3"/>
    <w:rsid w:val="001540F7"/>
    <w:rsid w:val="00154ABD"/>
    <w:rsid w:val="00154DAA"/>
    <w:rsid w:val="00155124"/>
    <w:rsid w:val="00155169"/>
    <w:rsid w:val="001551E0"/>
    <w:rsid w:val="00155246"/>
    <w:rsid w:val="001552E5"/>
    <w:rsid w:val="00155393"/>
    <w:rsid w:val="0015542D"/>
    <w:rsid w:val="00155A7D"/>
    <w:rsid w:val="00155D6F"/>
    <w:rsid w:val="00156044"/>
    <w:rsid w:val="0015618E"/>
    <w:rsid w:val="001563CF"/>
    <w:rsid w:val="00156A2F"/>
    <w:rsid w:val="00156F64"/>
    <w:rsid w:val="00156FBE"/>
    <w:rsid w:val="001570B5"/>
    <w:rsid w:val="00157278"/>
    <w:rsid w:val="00157371"/>
    <w:rsid w:val="001574B4"/>
    <w:rsid w:val="00157667"/>
    <w:rsid w:val="00157BA9"/>
    <w:rsid w:val="00157C21"/>
    <w:rsid w:val="00157CF5"/>
    <w:rsid w:val="00157D92"/>
    <w:rsid w:val="00157EEB"/>
    <w:rsid w:val="00159A2A"/>
    <w:rsid w:val="00160080"/>
    <w:rsid w:val="001602B5"/>
    <w:rsid w:val="0016053D"/>
    <w:rsid w:val="001608B5"/>
    <w:rsid w:val="00161188"/>
    <w:rsid w:val="00161738"/>
    <w:rsid w:val="001618C1"/>
    <w:rsid w:val="0016193E"/>
    <w:rsid w:val="00161ADC"/>
    <w:rsid w:val="00161C5D"/>
    <w:rsid w:val="00161D07"/>
    <w:rsid w:val="00161EBA"/>
    <w:rsid w:val="00161ECC"/>
    <w:rsid w:val="00161F15"/>
    <w:rsid w:val="001622DC"/>
    <w:rsid w:val="00162B2F"/>
    <w:rsid w:val="00162D7D"/>
    <w:rsid w:val="00162DC4"/>
    <w:rsid w:val="00163031"/>
    <w:rsid w:val="001630F3"/>
    <w:rsid w:val="00163188"/>
    <w:rsid w:val="0016323F"/>
    <w:rsid w:val="001635CB"/>
    <w:rsid w:val="00163650"/>
    <w:rsid w:val="001637A9"/>
    <w:rsid w:val="00163ACA"/>
    <w:rsid w:val="00163B2D"/>
    <w:rsid w:val="00163C74"/>
    <w:rsid w:val="00163DA5"/>
    <w:rsid w:val="0016417A"/>
    <w:rsid w:val="0016452B"/>
    <w:rsid w:val="0016472A"/>
    <w:rsid w:val="00164E8D"/>
    <w:rsid w:val="001653E6"/>
    <w:rsid w:val="00165406"/>
    <w:rsid w:val="0016541A"/>
    <w:rsid w:val="00165511"/>
    <w:rsid w:val="00165A89"/>
    <w:rsid w:val="00165BB8"/>
    <w:rsid w:val="00165C39"/>
    <w:rsid w:val="00165ECB"/>
    <w:rsid w:val="0016669A"/>
    <w:rsid w:val="001669A8"/>
    <w:rsid w:val="00166D15"/>
    <w:rsid w:val="00167284"/>
    <w:rsid w:val="00167446"/>
    <w:rsid w:val="00167652"/>
    <w:rsid w:val="001676B0"/>
    <w:rsid w:val="001676BE"/>
    <w:rsid w:val="00167796"/>
    <w:rsid w:val="00167830"/>
    <w:rsid w:val="00167BF6"/>
    <w:rsid w:val="00167E6E"/>
    <w:rsid w:val="00167F22"/>
    <w:rsid w:val="00170050"/>
    <w:rsid w:val="00170341"/>
    <w:rsid w:val="001703DE"/>
    <w:rsid w:val="00170749"/>
    <w:rsid w:val="001707CC"/>
    <w:rsid w:val="00170830"/>
    <w:rsid w:val="00170866"/>
    <w:rsid w:val="00170A05"/>
    <w:rsid w:val="00170AC4"/>
    <w:rsid w:val="00170BD2"/>
    <w:rsid w:val="00170C01"/>
    <w:rsid w:val="00170CB6"/>
    <w:rsid w:val="001710DB"/>
    <w:rsid w:val="001710E5"/>
    <w:rsid w:val="001711DB"/>
    <w:rsid w:val="00171215"/>
    <w:rsid w:val="00171674"/>
    <w:rsid w:val="0017172F"/>
    <w:rsid w:val="0017177F"/>
    <w:rsid w:val="00171998"/>
    <w:rsid w:val="00171A91"/>
    <w:rsid w:val="00171AFE"/>
    <w:rsid w:val="00171E51"/>
    <w:rsid w:val="00172045"/>
    <w:rsid w:val="001720B1"/>
    <w:rsid w:val="00172294"/>
    <w:rsid w:val="00172610"/>
    <w:rsid w:val="00172684"/>
    <w:rsid w:val="0017273D"/>
    <w:rsid w:val="00172BB0"/>
    <w:rsid w:val="00173339"/>
    <w:rsid w:val="001737B0"/>
    <w:rsid w:val="001738F2"/>
    <w:rsid w:val="00173F61"/>
    <w:rsid w:val="00173F84"/>
    <w:rsid w:val="00174307"/>
    <w:rsid w:val="00174373"/>
    <w:rsid w:val="00174697"/>
    <w:rsid w:val="001746AA"/>
    <w:rsid w:val="00174905"/>
    <w:rsid w:val="00174929"/>
    <w:rsid w:val="00174E9D"/>
    <w:rsid w:val="001752D1"/>
    <w:rsid w:val="00175B82"/>
    <w:rsid w:val="00176757"/>
    <w:rsid w:val="00176963"/>
    <w:rsid w:val="00176A3E"/>
    <w:rsid w:val="00176D08"/>
    <w:rsid w:val="00177172"/>
    <w:rsid w:val="001773B6"/>
    <w:rsid w:val="00177810"/>
    <w:rsid w:val="00177A7E"/>
    <w:rsid w:val="00177C2A"/>
    <w:rsid w:val="00177E81"/>
    <w:rsid w:val="00180009"/>
    <w:rsid w:val="00180392"/>
    <w:rsid w:val="00180600"/>
    <w:rsid w:val="00180B3B"/>
    <w:rsid w:val="00180CC7"/>
    <w:rsid w:val="00180F5B"/>
    <w:rsid w:val="00181209"/>
    <w:rsid w:val="001813C5"/>
    <w:rsid w:val="001814E2"/>
    <w:rsid w:val="00181565"/>
    <w:rsid w:val="00181632"/>
    <w:rsid w:val="0018163C"/>
    <w:rsid w:val="001817E4"/>
    <w:rsid w:val="00181A31"/>
    <w:rsid w:val="00181C03"/>
    <w:rsid w:val="00181F04"/>
    <w:rsid w:val="001820BE"/>
    <w:rsid w:val="001822C5"/>
    <w:rsid w:val="001824B6"/>
    <w:rsid w:val="001826E6"/>
    <w:rsid w:val="00182794"/>
    <w:rsid w:val="001827A2"/>
    <w:rsid w:val="0018296E"/>
    <w:rsid w:val="00182ABF"/>
    <w:rsid w:val="00182BE7"/>
    <w:rsid w:val="00182D72"/>
    <w:rsid w:val="00183264"/>
    <w:rsid w:val="00183568"/>
    <w:rsid w:val="00183901"/>
    <w:rsid w:val="00183AE8"/>
    <w:rsid w:val="00183B70"/>
    <w:rsid w:val="00183BD1"/>
    <w:rsid w:val="00183C06"/>
    <w:rsid w:val="00183D4E"/>
    <w:rsid w:val="00183E62"/>
    <w:rsid w:val="00184046"/>
    <w:rsid w:val="00184190"/>
    <w:rsid w:val="001844B7"/>
    <w:rsid w:val="001844BA"/>
    <w:rsid w:val="0018462A"/>
    <w:rsid w:val="00184BCD"/>
    <w:rsid w:val="00184D21"/>
    <w:rsid w:val="00184E67"/>
    <w:rsid w:val="001858BA"/>
    <w:rsid w:val="001859F2"/>
    <w:rsid w:val="0018603A"/>
    <w:rsid w:val="00186171"/>
    <w:rsid w:val="0018626E"/>
    <w:rsid w:val="0018649A"/>
    <w:rsid w:val="0018668C"/>
    <w:rsid w:val="0018674F"/>
    <w:rsid w:val="001867F8"/>
    <w:rsid w:val="00186EB7"/>
    <w:rsid w:val="001870EC"/>
    <w:rsid w:val="00187231"/>
    <w:rsid w:val="0018727E"/>
    <w:rsid w:val="001873AF"/>
    <w:rsid w:val="00187C9D"/>
    <w:rsid w:val="00187E28"/>
    <w:rsid w:val="00187E7D"/>
    <w:rsid w:val="00187F3F"/>
    <w:rsid w:val="001904D8"/>
    <w:rsid w:val="001906B0"/>
    <w:rsid w:val="00190A80"/>
    <w:rsid w:val="00190C05"/>
    <w:rsid w:val="00190F59"/>
    <w:rsid w:val="0019133D"/>
    <w:rsid w:val="001913BC"/>
    <w:rsid w:val="00191606"/>
    <w:rsid w:val="00191611"/>
    <w:rsid w:val="001916BD"/>
    <w:rsid w:val="001917CF"/>
    <w:rsid w:val="0019182D"/>
    <w:rsid w:val="00191965"/>
    <w:rsid w:val="001919FC"/>
    <w:rsid w:val="00191B87"/>
    <w:rsid w:val="00191C96"/>
    <w:rsid w:val="0019202D"/>
    <w:rsid w:val="0019213F"/>
    <w:rsid w:val="00192176"/>
    <w:rsid w:val="001922BD"/>
    <w:rsid w:val="001924A4"/>
    <w:rsid w:val="001925A2"/>
    <w:rsid w:val="001925C4"/>
    <w:rsid w:val="0019268C"/>
    <w:rsid w:val="001926AD"/>
    <w:rsid w:val="00192931"/>
    <w:rsid w:val="00192B0B"/>
    <w:rsid w:val="00192C73"/>
    <w:rsid w:val="00192EBF"/>
    <w:rsid w:val="00193099"/>
    <w:rsid w:val="00193371"/>
    <w:rsid w:val="00193473"/>
    <w:rsid w:val="001936B0"/>
    <w:rsid w:val="001938D6"/>
    <w:rsid w:val="00193AC1"/>
    <w:rsid w:val="00193C21"/>
    <w:rsid w:val="00193D7D"/>
    <w:rsid w:val="00193E54"/>
    <w:rsid w:val="00193F88"/>
    <w:rsid w:val="0019410C"/>
    <w:rsid w:val="001941B6"/>
    <w:rsid w:val="001941FE"/>
    <w:rsid w:val="001945F1"/>
    <w:rsid w:val="00194900"/>
    <w:rsid w:val="00194A04"/>
    <w:rsid w:val="00194A44"/>
    <w:rsid w:val="00194A91"/>
    <w:rsid w:val="00194B49"/>
    <w:rsid w:val="00194F84"/>
    <w:rsid w:val="00195183"/>
    <w:rsid w:val="001956C7"/>
    <w:rsid w:val="001958C9"/>
    <w:rsid w:val="00195A2F"/>
    <w:rsid w:val="00195D12"/>
    <w:rsid w:val="00195ED6"/>
    <w:rsid w:val="00196063"/>
    <w:rsid w:val="00196098"/>
    <w:rsid w:val="001960C4"/>
    <w:rsid w:val="0019619D"/>
    <w:rsid w:val="001961CD"/>
    <w:rsid w:val="001962A5"/>
    <w:rsid w:val="00196327"/>
    <w:rsid w:val="00196428"/>
    <w:rsid w:val="00196514"/>
    <w:rsid w:val="001966FD"/>
    <w:rsid w:val="0019682B"/>
    <w:rsid w:val="00196846"/>
    <w:rsid w:val="00196984"/>
    <w:rsid w:val="001969A6"/>
    <w:rsid w:val="00196CD8"/>
    <w:rsid w:val="00196E38"/>
    <w:rsid w:val="0019728E"/>
    <w:rsid w:val="00197521"/>
    <w:rsid w:val="001976EA"/>
    <w:rsid w:val="001978A1"/>
    <w:rsid w:val="001979EC"/>
    <w:rsid w:val="00197B25"/>
    <w:rsid w:val="00197DC9"/>
    <w:rsid w:val="001A0031"/>
    <w:rsid w:val="001A016B"/>
    <w:rsid w:val="001A0265"/>
    <w:rsid w:val="001A045C"/>
    <w:rsid w:val="001A0532"/>
    <w:rsid w:val="001A07B7"/>
    <w:rsid w:val="001A0DB2"/>
    <w:rsid w:val="001A100F"/>
    <w:rsid w:val="001A1176"/>
    <w:rsid w:val="001A170D"/>
    <w:rsid w:val="001A17F9"/>
    <w:rsid w:val="001A1A55"/>
    <w:rsid w:val="001A1B90"/>
    <w:rsid w:val="001A1BD9"/>
    <w:rsid w:val="001A1C17"/>
    <w:rsid w:val="001A1C50"/>
    <w:rsid w:val="001A1F6C"/>
    <w:rsid w:val="001A228E"/>
    <w:rsid w:val="001A22E5"/>
    <w:rsid w:val="001A24E4"/>
    <w:rsid w:val="001A261B"/>
    <w:rsid w:val="001A26F2"/>
    <w:rsid w:val="001A26F5"/>
    <w:rsid w:val="001A2A61"/>
    <w:rsid w:val="001A2F77"/>
    <w:rsid w:val="001A33AB"/>
    <w:rsid w:val="001A340D"/>
    <w:rsid w:val="001A350E"/>
    <w:rsid w:val="001A3719"/>
    <w:rsid w:val="001A386B"/>
    <w:rsid w:val="001A3C19"/>
    <w:rsid w:val="001A3DCF"/>
    <w:rsid w:val="001A3E8A"/>
    <w:rsid w:val="001A4592"/>
    <w:rsid w:val="001A466B"/>
    <w:rsid w:val="001A4693"/>
    <w:rsid w:val="001A48CE"/>
    <w:rsid w:val="001A4DD3"/>
    <w:rsid w:val="001A4F85"/>
    <w:rsid w:val="001A4FD0"/>
    <w:rsid w:val="001A50B4"/>
    <w:rsid w:val="001A50B6"/>
    <w:rsid w:val="001A544F"/>
    <w:rsid w:val="001A5490"/>
    <w:rsid w:val="001A54AC"/>
    <w:rsid w:val="001A56D6"/>
    <w:rsid w:val="001A5B17"/>
    <w:rsid w:val="001A5BFE"/>
    <w:rsid w:val="001A5C04"/>
    <w:rsid w:val="001A5C7B"/>
    <w:rsid w:val="001A5D0B"/>
    <w:rsid w:val="001A5E2E"/>
    <w:rsid w:val="001A5E80"/>
    <w:rsid w:val="001A5F6E"/>
    <w:rsid w:val="001A6078"/>
    <w:rsid w:val="001A6316"/>
    <w:rsid w:val="001A6323"/>
    <w:rsid w:val="001A6330"/>
    <w:rsid w:val="001A63C9"/>
    <w:rsid w:val="001A6557"/>
    <w:rsid w:val="001A6B2C"/>
    <w:rsid w:val="001A6BB3"/>
    <w:rsid w:val="001A6CFB"/>
    <w:rsid w:val="001A7240"/>
    <w:rsid w:val="001A740E"/>
    <w:rsid w:val="001A743A"/>
    <w:rsid w:val="001A74AD"/>
    <w:rsid w:val="001A74FB"/>
    <w:rsid w:val="001A7F3A"/>
    <w:rsid w:val="001B025E"/>
    <w:rsid w:val="001B0358"/>
    <w:rsid w:val="001B0558"/>
    <w:rsid w:val="001B071D"/>
    <w:rsid w:val="001B085A"/>
    <w:rsid w:val="001B0906"/>
    <w:rsid w:val="001B0940"/>
    <w:rsid w:val="001B0CE2"/>
    <w:rsid w:val="001B128A"/>
    <w:rsid w:val="001B140F"/>
    <w:rsid w:val="001B1656"/>
    <w:rsid w:val="001B1934"/>
    <w:rsid w:val="001B19C2"/>
    <w:rsid w:val="001B1BF8"/>
    <w:rsid w:val="001B23F0"/>
    <w:rsid w:val="001B25A5"/>
    <w:rsid w:val="001B296A"/>
    <w:rsid w:val="001B2AA0"/>
    <w:rsid w:val="001B2AE1"/>
    <w:rsid w:val="001B2BA5"/>
    <w:rsid w:val="001B2BE3"/>
    <w:rsid w:val="001B31E0"/>
    <w:rsid w:val="001B322B"/>
    <w:rsid w:val="001B332B"/>
    <w:rsid w:val="001B333C"/>
    <w:rsid w:val="001B3645"/>
    <w:rsid w:val="001B368E"/>
    <w:rsid w:val="001B3692"/>
    <w:rsid w:val="001B39FB"/>
    <w:rsid w:val="001B3A94"/>
    <w:rsid w:val="001B3D5C"/>
    <w:rsid w:val="001B402D"/>
    <w:rsid w:val="001B43E6"/>
    <w:rsid w:val="001B448C"/>
    <w:rsid w:val="001B44CE"/>
    <w:rsid w:val="001B4574"/>
    <w:rsid w:val="001B45D3"/>
    <w:rsid w:val="001B4676"/>
    <w:rsid w:val="001B489B"/>
    <w:rsid w:val="001B48BA"/>
    <w:rsid w:val="001B4AA5"/>
    <w:rsid w:val="001B4DE6"/>
    <w:rsid w:val="001B4F21"/>
    <w:rsid w:val="001B551A"/>
    <w:rsid w:val="001B55B2"/>
    <w:rsid w:val="001B55D3"/>
    <w:rsid w:val="001B561E"/>
    <w:rsid w:val="001B5A9F"/>
    <w:rsid w:val="001B5C03"/>
    <w:rsid w:val="001B5EA7"/>
    <w:rsid w:val="001B62E6"/>
    <w:rsid w:val="001B6327"/>
    <w:rsid w:val="001B6723"/>
    <w:rsid w:val="001B67F6"/>
    <w:rsid w:val="001B6D92"/>
    <w:rsid w:val="001B6EFC"/>
    <w:rsid w:val="001B6F19"/>
    <w:rsid w:val="001B6F83"/>
    <w:rsid w:val="001B7047"/>
    <w:rsid w:val="001B739E"/>
    <w:rsid w:val="001B7664"/>
    <w:rsid w:val="001B7C25"/>
    <w:rsid w:val="001B7C45"/>
    <w:rsid w:val="001C01D3"/>
    <w:rsid w:val="001C0276"/>
    <w:rsid w:val="001C027A"/>
    <w:rsid w:val="001C0901"/>
    <w:rsid w:val="001C0E83"/>
    <w:rsid w:val="001C0EC0"/>
    <w:rsid w:val="001C0F69"/>
    <w:rsid w:val="001C1A9F"/>
    <w:rsid w:val="001C1D56"/>
    <w:rsid w:val="001C1D9D"/>
    <w:rsid w:val="001C1FEF"/>
    <w:rsid w:val="001C2098"/>
    <w:rsid w:val="001C281D"/>
    <w:rsid w:val="001C2AA4"/>
    <w:rsid w:val="001C2CDF"/>
    <w:rsid w:val="001C30D8"/>
    <w:rsid w:val="001C3114"/>
    <w:rsid w:val="001C3283"/>
    <w:rsid w:val="001C33D6"/>
    <w:rsid w:val="001C347D"/>
    <w:rsid w:val="001C39F7"/>
    <w:rsid w:val="001C3B30"/>
    <w:rsid w:val="001C3D4D"/>
    <w:rsid w:val="001C3D63"/>
    <w:rsid w:val="001C3D90"/>
    <w:rsid w:val="001C4014"/>
    <w:rsid w:val="001C4034"/>
    <w:rsid w:val="001C456C"/>
    <w:rsid w:val="001C458A"/>
    <w:rsid w:val="001C460F"/>
    <w:rsid w:val="001C477D"/>
    <w:rsid w:val="001C487D"/>
    <w:rsid w:val="001C4AE2"/>
    <w:rsid w:val="001C4B21"/>
    <w:rsid w:val="001C4B6F"/>
    <w:rsid w:val="001C4C40"/>
    <w:rsid w:val="001C50EE"/>
    <w:rsid w:val="001C5320"/>
    <w:rsid w:val="001C5A58"/>
    <w:rsid w:val="001C5AC5"/>
    <w:rsid w:val="001C5B35"/>
    <w:rsid w:val="001C5FEB"/>
    <w:rsid w:val="001C6155"/>
    <w:rsid w:val="001C6284"/>
    <w:rsid w:val="001C6635"/>
    <w:rsid w:val="001C7001"/>
    <w:rsid w:val="001C7D47"/>
    <w:rsid w:val="001C7FEB"/>
    <w:rsid w:val="001D0085"/>
    <w:rsid w:val="001D0611"/>
    <w:rsid w:val="001D063C"/>
    <w:rsid w:val="001D0911"/>
    <w:rsid w:val="001D0ACF"/>
    <w:rsid w:val="001D0B06"/>
    <w:rsid w:val="001D0BBD"/>
    <w:rsid w:val="001D0FAC"/>
    <w:rsid w:val="001D0FD4"/>
    <w:rsid w:val="001D124A"/>
    <w:rsid w:val="001D12F5"/>
    <w:rsid w:val="001D17F9"/>
    <w:rsid w:val="001D1856"/>
    <w:rsid w:val="001D18F2"/>
    <w:rsid w:val="001D1CAD"/>
    <w:rsid w:val="001D20DC"/>
    <w:rsid w:val="001D235D"/>
    <w:rsid w:val="001D249A"/>
    <w:rsid w:val="001D2610"/>
    <w:rsid w:val="001D2661"/>
    <w:rsid w:val="001D2924"/>
    <w:rsid w:val="001D2A0F"/>
    <w:rsid w:val="001D2D68"/>
    <w:rsid w:val="001D2DFE"/>
    <w:rsid w:val="001D2E3E"/>
    <w:rsid w:val="001D3227"/>
    <w:rsid w:val="001D3409"/>
    <w:rsid w:val="001D372F"/>
    <w:rsid w:val="001D38CF"/>
    <w:rsid w:val="001D3974"/>
    <w:rsid w:val="001D3AD9"/>
    <w:rsid w:val="001D3C9C"/>
    <w:rsid w:val="001D3DC6"/>
    <w:rsid w:val="001D3ECA"/>
    <w:rsid w:val="001D3F47"/>
    <w:rsid w:val="001D4025"/>
    <w:rsid w:val="001D4159"/>
    <w:rsid w:val="001D43A1"/>
    <w:rsid w:val="001D47F0"/>
    <w:rsid w:val="001D4A43"/>
    <w:rsid w:val="001D4DF9"/>
    <w:rsid w:val="001D5142"/>
    <w:rsid w:val="001D5303"/>
    <w:rsid w:val="001D56F2"/>
    <w:rsid w:val="001D576A"/>
    <w:rsid w:val="001D587C"/>
    <w:rsid w:val="001D5920"/>
    <w:rsid w:val="001D5C6E"/>
    <w:rsid w:val="001D5EED"/>
    <w:rsid w:val="001D6011"/>
    <w:rsid w:val="001D6022"/>
    <w:rsid w:val="001D644C"/>
    <w:rsid w:val="001D66BD"/>
    <w:rsid w:val="001D67B5"/>
    <w:rsid w:val="001D69CA"/>
    <w:rsid w:val="001D6A4B"/>
    <w:rsid w:val="001D6BD6"/>
    <w:rsid w:val="001D6C89"/>
    <w:rsid w:val="001D6CA3"/>
    <w:rsid w:val="001D70E6"/>
    <w:rsid w:val="001D7288"/>
    <w:rsid w:val="001D7868"/>
    <w:rsid w:val="001D7C20"/>
    <w:rsid w:val="001D7CD1"/>
    <w:rsid w:val="001D7F6F"/>
    <w:rsid w:val="001E00F6"/>
    <w:rsid w:val="001E0173"/>
    <w:rsid w:val="001E030A"/>
    <w:rsid w:val="001E070F"/>
    <w:rsid w:val="001E092C"/>
    <w:rsid w:val="001E1592"/>
    <w:rsid w:val="001E17C7"/>
    <w:rsid w:val="001E1930"/>
    <w:rsid w:val="001E1A76"/>
    <w:rsid w:val="001E1C1F"/>
    <w:rsid w:val="001E1C73"/>
    <w:rsid w:val="001E1CB3"/>
    <w:rsid w:val="001E1E15"/>
    <w:rsid w:val="001E1EC5"/>
    <w:rsid w:val="001E200F"/>
    <w:rsid w:val="001E211C"/>
    <w:rsid w:val="001E2235"/>
    <w:rsid w:val="001E230D"/>
    <w:rsid w:val="001E28F0"/>
    <w:rsid w:val="001E2D24"/>
    <w:rsid w:val="001E2DB5"/>
    <w:rsid w:val="001E3114"/>
    <w:rsid w:val="001E31E9"/>
    <w:rsid w:val="001E375D"/>
    <w:rsid w:val="001E3CBB"/>
    <w:rsid w:val="001E3CF1"/>
    <w:rsid w:val="001E3DF5"/>
    <w:rsid w:val="001E3E7F"/>
    <w:rsid w:val="001E41B9"/>
    <w:rsid w:val="001E4333"/>
    <w:rsid w:val="001E4900"/>
    <w:rsid w:val="001E49B6"/>
    <w:rsid w:val="001E4C14"/>
    <w:rsid w:val="001E4CF1"/>
    <w:rsid w:val="001E4E1F"/>
    <w:rsid w:val="001E4EBF"/>
    <w:rsid w:val="001E4FAB"/>
    <w:rsid w:val="001E50E9"/>
    <w:rsid w:val="001E53BF"/>
    <w:rsid w:val="001E56ED"/>
    <w:rsid w:val="001E5850"/>
    <w:rsid w:val="001E5D0E"/>
    <w:rsid w:val="001E618A"/>
    <w:rsid w:val="001E618C"/>
    <w:rsid w:val="001E618F"/>
    <w:rsid w:val="001E6629"/>
    <w:rsid w:val="001E68F2"/>
    <w:rsid w:val="001E6D86"/>
    <w:rsid w:val="001E73A6"/>
    <w:rsid w:val="001E755F"/>
    <w:rsid w:val="001E7E54"/>
    <w:rsid w:val="001F00E1"/>
    <w:rsid w:val="001F01C9"/>
    <w:rsid w:val="001F03C4"/>
    <w:rsid w:val="001F0701"/>
    <w:rsid w:val="001F080F"/>
    <w:rsid w:val="001F0957"/>
    <w:rsid w:val="001F0B3D"/>
    <w:rsid w:val="001F1202"/>
    <w:rsid w:val="001F12B7"/>
    <w:rsid w:val="001F1609"/>
    <w:rsid w:val="001F1746"/>
    <w:rsid w:val="001F1B84"/>
    <w:rsid w:val="001F1C93"/>
    <w:rsid w:val="001F2253"/>
    <w:rsid w:val="001F22D7"/>
    <w:rsid w:val="001F2363"/>
    <w:rsid w:val="001F26F8"/>
    <w:rsid w:val="001F274B"/>
    <w:rsid w:val="001F280E"/>
    <w:rsid w:val="001F28E3"/>
    <w:rsid w:val="001F2955"/>
    <w:rsid w:val="001F2A83"/>
    <w:rsid w:val="001F2B53"/>
    <w:rsid w:val="001F2C31"/>
    <w:rsid w:val="001F2CE5"/>
    <w:rsid w:val="001F30AF"/>
    <w:rsid w:val="001F3262"/>
    <w:rsid w:val="001F339A"/>
    <w:rsid w:val="001F3771"/>
    <w:rsid w:val="001F3950"/>
    <w:rsid w:val="001F3C95"/>
    <w:rsid w:val="001F3EE4"/>
    <w:rsid w:val="001F3F88"/>
    <w:rsid w:val="001F4308"/>
    <w:rsid w:val="001F438D"/>
    <w:rsid w:val="001F4605"/>
    <w:rsid w:val="001F4826"/>
    <w:rsid w:val="001F4A4A"/>
    <w:rsid w:val="001F4AB5"/>
    <w:rsid w:val="001F5165"/>
    <w:rsid w:val="001F5352"/>
    <w:rsid w:val="001F54B1"/>
    <w:rsid w:val="001F5B49"/>
    <w:rsid w:val="001F5C3D"/>
    <w:rsid w:val="001F6106"/>
    <w:rsid w:val="001F61E1"/>
    <w:rsid w:val="001F65A5"/>
    <w:rsid w:val="001F65B0"/>
    <w:rsid w:val="001F67D9"/>
    <w:rsid w:val="001F6B96"/>
    <w:rsid w:val="001F6C67"/>
    <w:rsid w:val="001F7055"/>
    <w:rsid w:val="001F714A"/>
    <w:rsid w:val="001F736A"/>
    <w:rsid w:val="001F73B9"/>
    <w:rsid w:val="001F7428"/>
    <w:rsid w:val="001F772A"/>
    <w:rsid w:val="001F77E7"/>
    <w:rsid w:val="001F780A"/>
    <w:rsid w:val="001F783D"/>
    <w:rsid w:val="001F7A54"/>
    <w:rsid w:val="001F7C33"/>
    <w:rsid w:val="001F7D7F"/>
    <w:rsid w:val="00200233"/>
    <w:rsid w:val="00200330"/>
    <w:rsid w:val="002005FD"/>
    <w:rsid w:val="002009D4"/>
    <w:rsid w:val="00200AEB"/>
    <w:rsid w:val="00200B33"/>
    <w:rsid w:val="00200B9D"/>
    <w:rsid w:val="00200CD6"/>
    <w:rsid w:val="00201007"/>
    <w:rsid w:val="00201058"/>
    <w:rsid w:val="002012BA"/>
    <w:rsid w:val="0020169A"/>
    <w:rsid w:val="002016D3"/>
    <w:rsid w:val="00201825"/>
    <w:rsid w:val="0020187B"/>
    <w:rsid w:val="002018A8"/>
    <w:rsid w:val="00201903"/>
    <w:rsid w:val="00201A1B"/>
    <w:rsid w:val="00201B91"/>
    <w:rsid w:val="00202509"/>
    <w:rsid w:val="00202518"/>
    <w:rsid w:val="0020251A"/>
    <w:rsid w:val="0020268B"/>
    <w:rsid w:val="002028AD"/>
    <w:rsid w:val="00202924"/>
    <w:rsid w:val="00202C1B"/>
    <w:rsid w:val="00202CBC"/>
    <w:rsid w:val="00202E6D"/>
    <w:rsid w:val="00202F9F"/>
    <w:rsid w:val="00203094"/>
    <w:rsid w:val="002030DE"/>
    <w:rsid w:val="002032D8"/>
    <w:rsid w:val="00203751"/>
    <w:rsid w:val="00203763"/>
    <w:rsid w:val="00203883"/>
    <w:rsid w:val="00203B19"/>
    <w:rsid w:val="00203D29"/>
    <w:rsid w:val="00203D90"/>
    <w:rsid w:val="00203E8A"/>
    <w:rsid w:val="00203F1E"/>
    <w:rsid w:val="00203FF6"/>
    <w:rsid w:val="00204771"/>
    <w:rsid w:val="00204899"/>
    <w:rsid w:val="002049EC"/>
    <w:rsid w:val="00204C23"/>
    <w:rsid w:val="00204DC3"/>
    <w:rsid w:val="00204EA2"/>
    <w:rsid w:val="00204FC6"/>
    <w:rsid w:val="002050AE"/>
    <w:rsid w:val="00205167"/>
    <w:rsid w:val="0020526A"/>
    <w:rsid w:val="0020527E"/>
    <w:rsid w:val="0020547A"/>
    <w:rsid w:val="00205660"/>
    <w:rsid w:val="002056C6"/>
    <w:rsid w:val="0020583B"/>
    <w:rsid w:val="00205D13"/>
    <w:rsid w:val="00205DE2"/>
    <w:rsid w:val="00205E1B"/>
    <w:rsid w:val="00205EAC"/>
    <w:rsid w:val="00205F32"/>
    <w:rsid w:val="0020610D"/>
    <w:rsid w:val="00206838"/>
    <w:rsid w:val="00206A19"/>
    <w:rsid w:val="00206A73"/>
    <w:rsid w:val="00206AA9"/>
    <w:rsid w:val="00206ABC"/>
    <w:rsid w:val="00206B22"/>
    <w:rsid w:val="00206BE4"/>
    <w:rsid w:val="002071A9"/>
    <w:rsid w:val="002078AC"/>
    <w:rsid w:val="002078F1"/>
    <w:rsid w:val="002079C9"/>
    <w:rsid w:val="00207C24"/>
    <w:rsid w:val="00207FBD"/>
    <w:rsid w:val="002100D4"/>
    <w:rsid w:val="0021031E"/>
    <w:rsid w:val="0021055A"/>
    <w:rsid w:val="0021069C"/>
    <w:rsid w:val="00210926"/>
    <w:rsid w:val="00210A97"/>
    <w:rsid w:val="00210C03"/>
    <w:rsid w:val="00210DA9"/>
    <w:rsid w:val="00210F46"/>
    <w:rsid w:val="0021102A"/>
    <w:rsid w:val="002111AF"/>
    <w:rsid w:val="002112A4"/>
    <w:rsid w:val="00211457"/>
    <w:rsid w:val="002114E5"/>
    <w:rsid w:val="00211555"/>
    <w:rsid w:val="002116A3"/>
    <w:rsid w:val="002116C7"/>
    <w:rsid w:val="0021172B"/>
    <w:rsid w:val="00211A02"/>
    <w:rsid w:val="00211A8C"/>
    <w:rsid w:val="00211C0E"/>
    <w:rsid w:val="002122BF"/>
    <w:rsid w:val="002125A4"/>
    <w:rsid w:val="0021273F"/>
    <w:rsid w:val="00212806"/>
    <w:rsid w:val="002129A9"/>
    <w:rsid w:val="00212DD0"/>
    <w:rsid w:val="00212E8B"/>
    <w:rsid w:val="00213135"/>
    <w:rsid w:val="0021321B"/>
    <w:rsid w:val="002134F0"/>
    <w:rsid w:val="002135E0"/>
    <w:rsid w:val="0021372E"/>
    <w:rsid w:val="00213CC3"/>
    <w:rsid w:val="00213CD8"/>
    <w:rsid w:val="00213DA5"/>
    <w:rsid w:val="0021407B"/>
    <w:rsid w:val="002140F1"/>
    <w:rsid w:val="0021442E"/>
    <w:rsid w:val="00214637"/>
    <w:rsid w:val="002148FA"/>
    <w:rsid w:val="002149F2"/>
    <w:rsid w:val="00214A0C"/>
    <w:rsid w:val="00214A7A"/>
    <w:rsid w:val="00214C2B"/>
    <w:rsid w:val="00214D68"/>
    <w:rsid w:val="00214E1F"/>
    <w:rsid w:val="00214EE5"/>
    <w:rsid w:val="00215398"/>
    <w:rsid w:val="002155D5"/>
    <w:rsid w:val="002157A9"/>
    <w:rsid w:val="002158B9"/>
    <w:rsid w:val="00215BA2"/>
    <w:rsid w:val="00215BDE"/>
    <w:rsid w:val="00215E62"/>
    <w:rsid w:val="00216065"/>
    <w:rsid w:val="00216197"/>
    <w:rsid w:val="00216561"/>
    <w:rsid w:val="002165C6"/>
    <w:rsid w:val="002165CF"/>
    <w:rsid w:val="00216790"/>
    <w:rsid w:val="002167E7"/>
    <w:rsid w:val="00216A9C"/>
    <w:rsid w:val="00216C4C"/>
    <w:rsid w:val="00217264"/>
    <w:rsid w:val="002172D0"/>
    <w:rsid w:val="00217330"/>
    <w:rsid w:val="00217534"/>
    <w:rsid w:val="00217567"/>
    <w:rsid w:val="0021780E"/>
    <w:rsid w:val="002179B5"/>
    <w:rsid w:val="00217B7F"/>
    <w:rsid w:val="00217CB5"/>
    <w:rsid w:val="00217E57"/>
    <w:rsid w:val="00220059"/>
    <w:rsid w:val="002201B7"/>
    <w:rsid w:val="002201DE"/>
    <w:rsid w:val="00220708"/>
    <w:rsid w:val="00220783"/>
    <w:rsid w:val="00220AC8"/>
    <w:rsid w:val="00220E45"/>
    <w:rsid w:val="00220FD0"/>
    <w:rsid w:val="00220FD1"/>
    <w:rsid w:val="002210DD"/>
    <w:rsid w:val="002211CC"/>
    <w:rsid w:val="0022120D"/>
    <w:rsid w:val="00221340"/>
    <w:rsid w:val="002213A9"/>
    <w:rsid w:val="0022193B"/>
    <w:rsid w:val="00221A5A"/>
    <w:rsid w:val="00221D3E"/>
    <w:rsid w:val="002222E6"/>
    <w:rsid w:val="0022231D"/>
    <w:rsid w:val="00222336"/>
    <w:rsid w:val="002223F6"/>
    <w:rsid w:val="002227EF"/>
    <w:rsid w:val="00222817"/>
    <w:rsid w:val="002228F8"/>
    <w:rsid w:val="00222A8D"/>
    <w:rsid w:val="00223236"/>
    <w:rsid w:val="00223585"/>
    <w:rsid w:val="00223785"/>
    <w:rsid w:val="0022382B"/>
    <w:rsid w:val="00223ADD"/>
    <w:rsid w:val="00223C88"/>
    <w:rsid w:val="00223DF8"/>
    <w:rsid w:val="00223E42"/>
    <w:rsid w:val="00224318"/>
    <w:rsid w:val="00224417"/>
    <w:rsid w:val="00224541"/>
    <w:rsid w:val="002245A5"/>
    <w:rsid w:val="00224A2F"/>
    <w:rsid w:val="00224E3A"/>
    <w:rsid w:val="00224EAD"/>
    <w:rsid w:val="00224F22"/>
    <w:rsid w:val="0022534B"/>
    <w:rsid w:val="00225539"/>
    <w:rsid w:val="0022585C"/>
    <w:rsid w:val="00225AA3"/>
    <w:rsid w:val="00225AD8"/>
    <w:rsid w:val="00225ADB"/>
    <w:rsid w:val="00225AF2"/>
    <w:rsid w:val="00225B66"/>
    <w:rsid w:val="00225E74"/>
    <w:rsid w:val="00226098"/>
    <w:rsid w:val="002261A8"/>
    <w:rsid w:val="00226537"/>
    <w:rsid w:val="00226A9D"/>
    <w:rsid w:val="00226BD6"/>
    <w:rsid w:val="00226D7A"/>
    <w:rsid w:val="00226DF0"/>
    <w:rsid w:val="0022709F"/>
    <w:rsid w:val="00227134"/>
    <w:rsid w:val="00227452"/>
    <w:rsid w:val="002275E5"/>
    <w:rsid w:val="00227973"/>
    <w:rsid w:val="00227B73"/>
    <w:rsid w:val="00227C28"/>
    <w:rsid w:val="00227D98"/>
    <w:rsid w:val="00227EDD"/>
    <w:rsid w:val="00227F02"/>
    <w:rsid w:val="002301AE"/>
    <w:rsid w:val="002304CD"/>
    <w:rsid w:val="00230896"/>
    <w:rsid w:val="00230B92"/>
    <w:rsid w:val="00230B9C"/>
    <w:rsid w:val="0023105F"/>
    <w:rsid w:val="00231198"/>
    <w:rsid w:val="00231563"/>
    <w:rsid w:val="00231BB4"/>
    <w:rsid w:val="00231EED"/>
    <w:rsid w:val="0023212D"/>
    <w:rsid w:val="002322FC"/>
    <w:rsid w:val="002323CD"/>
    <w:rsid w:val="00232468"/>
    <w:rsid w:val="0023260C"/>
    <w:rsid w:val="00232750"/>
    <w:rsid w:val="00232EF4"/>
    <w:rsid w:val="002330FD"/>
    <w:rsid w:val="002333FB"/>
    <w:rsid w:val="0023356A"/>
    <w:rsid w:val="002335EB"/>
    <w:rsid w:val="00233654"/>
    <w:rsid w:val="002336A8"/>
    <w:rsid w:val="0023376D"/>
    <w:rsid w:val="00233908"/>
    <w:rsid w:val="00233FF4"/>
    <w:rsid w:val="002342A8"/>
    <w:rsid w:val="00234498"/>
    <w:rsid w:val="002344A1"/>
    <w:rsid w:val="002347D1"/>
    <w:rsid w:val="00234B93"/>
    <w:rsid w:val="00234E47"/>
    <w:rsid w:val="00234EA8"/>
    <w:rsid w:val="00235645"/>
    <w:rsid w:val="00235775"/>
    <w:rsid w:val="0023579B"/>
    <w:rsid w:val="002358EA"/>
    <w:rsid w:val="00235A0B"/>
    <w:rsid w:val="00235C2D"/>
    <w:rsid w:val="00235F1C"/>
    <w:rsid w:val="00236D0B"/>
    <w:rsid w:val="00236F7E"/>
    <w:rsid w:val="002373D2"/>
    <w:rsid w:val="00237469"/>
    <w:rsid w:val="002374A6"/>
    <w:rsid w:val="002375CA"/>
    <w:rsid w:val="002377E2"/>
    <w:rsid w:val="00237A1B"/>
    <w:rsid w:val="00237D60"/>
    <w:rsid w:val="00237E96"/>
    <w:rsid w:val="00237EBC"/>
    <w:rsid w:val="00237F24"/>
    <w:rsid w:val="0023BD9A"/>
    <w:rsid w:val="00240093"/>
    <w:rsid w:val="002400A8"/>
    <w:rsid w:val="0024018E"/>
    <w:rsid w:val="00240421"/>
    <w:rsid w:val="002405A2"/>
    <w:rsid w:val="00240671"/>
    <w:rsid w:val="00240A4A"/>
    <w:rsid w:val="00240B4F"/>
    <w:rsid w:val="00240E74"/>
    <w:rsid w:val="0024108A"/>
    <w:rsid w:val="002411E9"/>
    <w:rsid w:val="0024133A"/>
    <w:rsid w:val="00241402"/>
    <w:rsid w:val="002417E5"/>
    <w:rsid w:val="00241926"/>
    <w:rsid w:val="00241D01"/>
    <w:rsid w:val="002420A8"/>
    <w:rsid w:val="00242304"/>
    <w:rsid w:val="00242485"/>
    <w:rsid w:val="00242612"/>
    <w:rsid w:val="00242650"/>
    <w:rsid w:val="00242941"/>
    <w:rsid w:val="0024296C"/>
    <w:rsid w:val="002429FB"/>
    <w:rsid w:val="00242B0C"/>
    <w:rsid w:val="00242B4C"/>
    <w:rsid w:val="00242C3D"/>
    <w:rsid w:val="00242C3E"/>
    <w:rsid w:val="0024307F"/>
    <w:rsid w:val="002431E8"/>
    <w:rsid w:val="00243206"/>
    <w:rsid w:val="0024326A"/>
    <w:rsid w:val="002438FA"/>
    <w:rsid w:val="00243910"/>
    <w:rsid w:val="002439FC"/>
    <w:rsid w:val="00243A36"/>
    <w:rsid w:val="00243DD1"/>
    <w:rsid w:val="00243E0B"/>
    <w:rsid w:val="00243EE2"/>
    <w:rsid w:val="002445BF"/>
    <w:rsid w:val="00244661"/>
    <w:rsid w:val="0024466C"/>
    <w:rsid w:val="002446DD"/>
    <w:rsid w:val="0024483F"/>
    <w:rsid w:val="00244D0C"/>
    <w:rsid w:val="00244D5C"/>
    <w:rsid w:val="00244DBA"/>
    <w:rsid w:val="00244DBF"/>
    <w:rsid w:val="00244FA9"/>
    <w:rsid w:val="00244FD5"/>
    <w:rsid w:val="00245067"/>
    <w:rsid w:val="002451E1"/>
    <w:rsid w:val="002453EB"/>
    <w:rsid w:val="00245444"/>
    <w:rsid w:val="0024584F"/>
    <w:rsid w:val="00245CB8"/>
    <w:rsid w:val="00245EFD"/>
    <w:rsid w:val="00246011"/>
    <w:rsid w:val="00246242"/>
    <w:rsid w:val="00246376"/>
    <w:rsid w:val="00246A09"/>
    <w:rsid w:val="00246E67"/>
    <w:rsid w:val="002471DB"/>
    <w:rsid w:val="00247264"/>
    <w:rsid w:val="0024731F"/>
    <w:rsid w:val="0024744B"/>
    <w:rsid w:val="002475FE"/>
    <w:rsid w:val="0024777B"/>
    <w:rsid w:val="00247CB0"/>
    <w:rsid w:val="00250132"/>
    <w:rsid w:val="00250137"/>
    <w:rsid w:val="00250598"/>
    <w:rsid w:val="0025098A"/>
    <w:rsid w:val="00250A70"/>
    <w:rsid w:val="00250A83"/>
    <w:rsid w:val="00250AFB"/>
    <w:rsid w:val="00250C31"/>
    <w:rsid w:val="00250E5A"/>
    <w:rsid w:val="002511D5"/>
    <w:rsid w:val="0025137B"/>
    <w:rsid w:val="0025143A"/>
    <w:rsid w:val="0025144B"/>
    <w:rsid w:val="00251B0B"/>
    <w:rsid w:val="00251E27"/>
    <w:rsid w:val="00251FC3"/>
    <w:rsid w:val="00252092"/>
    <w:rsid w:val="00252332"/>
    <w:rsid w:val="0025238B"/>
    <w:rsid w:val="00252765"/>
    <w:rsid w:val="00252888"/>
    <w:rsid w:val="00252C09"/>
    <w:rsid w:val="00252FC4"/>
    <w:rsid w:val="00253014"/>
    <w:rsid w:val="002531BF"/>
    <w:rsid w:val="00253579"/>
    <w:rsid w:val="002539A2"/>
    <w:rsid w:val="00253AE1"/>
    <w:rsid w:val="00253C3C"/>
    <w:rsid w:val="00253E62"/>
    <w:rsid w:val="00253F69"/>
    <w:rsid w:val="00254015"/>
    <w:rsid w:val="002541FF"/>
    <w:rsid w:val="00254279"/>
    <w:rsid w:val="00254679"/>
    <w:rsid w:val="00254789"/>
    <w:rsid w:val="00254C04"/>
    <w:rsid w:val="002550B0"/>
    <w:rsid w:val="00255235"/>
    <w:rsid w:val="00255303"/>
    <w:rsid w:val="00255657"/>
    <w:rsid w:val="002558FB"/>
    <w:rsid w:val="00255C53"/>
    <w:rsid w:val="00256314"/>
    <w:rsid w:val="002564B5"/>
    <w:rsid w:val="002567D1"/>
    <w:rsid w:val="00256976"/>
    <w:rsid w:val="00256C08"/>
    <w:rsid w:val="00256D11"/>
    <w:rsid w:val="00257476"/>
    <w:rsid w:val="00257CA1"/>
    <w:rsid w:val="00257D41"/>
    <w:rsid w:val="00257D4B"/>
    <w:rsid w:val="00257EFD"/>
    <w:rsid w:val="00257FBA"/>
    <w:rsid w:val="002600AE"/>
    <w:rsid w:val="002609C7"/>
    <w:rsid w:val="00260B49"/>
    <w:rsid w:val="00260C22"/>
    <w:rsid w:val="00260F70"/>
    <w:rsid w:val="00261298"/>
    <w:rsid w:val="00261660"/>
    <w:rsid w:val="00261A48"/>
    <w:rsid w:val="00261C14"/>
    <w:rsid w:val="00261D29"/>
    <w:rsid w:val="00262074"/>
    <w:rsid w:val="0026237C"/>
    <w:rsid w:val="00262475"/>
    <w:rsid w:val="00262D34"/>
    <w:rsid w:val="00262E44"/>
    <w:rsid w:val="0026303E"/>
    <w:rsid w:val="002631BE"/>
    <w:rsid w:val="002631F4"/>
    <w:rsid w:val="00263392"/>
    <w:rsid w:val="00263507"/>
    <w:rsid w:val="00263540"/>
    <w:rsid w:val="00263A24"/>
    <w:rsid w:val="00263E4B"/>
    <w:rsid w:val="00263ED6"/>
    <w:rsid w:val="00263FA3"/>
    <w:rsid w:val="00264273"/>
    <w:rsid w:val="002646BE"/>
    <w:rsid w:val="00264824"/>
    <w:rsid w:val="0026491A"/>
    <w:rsid w:val="00264CDA"/>
    <w:rsid w:val="00264F38"/>
    <w:rsid w:val="0026509C"/>
    <w:rsid w:val="002654EE"/>
    <w:rsid w:val="00265749"/>
    <w:rsid w:val="002659C8"/>
    <w:rsid w:val="00265AF5"/>
    <w:rsid w:val="00265AF7"/>
    <w:rsid w:val="00265CF8"/>
    <w:rsid w:val="00265EB4"/>
    <w:rsid w:val="00265F10"/>
    <w:rsid w:val="002660AD"/>
    <w:rsid w:val="002660EF"/>
    <w:rsid w:val="0026619C"/>
    <w:rsid w:val="002662E3"/>
    <w:rsid w:val="0026653D"/>
    <w:rsid w:val="00266815"/>
    <w:rsid w:val="00266916"/>
    <w:rsid w:val="00266BEC"/>
    <w:rsid w:val="00266C5F"/>
    <w:rsid w:val="00266D72"/>
    <w:rsid w:val="00267100"/>
    <w:rsid w:val="00267459"/>
    <w:rsid w:val="002674B2"/>
    <w:rsid w:val="00267570"/>
    <w:rsid w:val="00267638"/>
    <w:rsid w:val="00267713"/>
    <w:rsid w:val="0026786E"/>
    <w:rsid w:val="00267BAD"/>
    <w:rsid w:val="00267BE1"/>
    <w:rsid w:val="00267DBE"/>
    <w:rsid w:val="00270420"/>
    <w:rsid w:val="0027099C"/>
    <w:rsid w:val="00270B99"/>
    <w:rsid w:val="00270C68"/>
    <w:rsid w:val="00270EAD"/>
    <w:rsid w:val="00271048"/>
    <w:rsid w:val="00271097"/>
    <w:rsid w:val="00271273"/>
    <w:rsid w:val="00271300"/>
    <w:rsid w:val="002716D8"/>
    <w:rsid w:val="00271726"/>
    <w:rsid w:val="0027190A"/>
    <w:rsid w:val="00271AEF"/>
    <w:rsid w:val="00271B72"/>
    <w:rsid w:val="00271E87"/>
    <w:rsid w:val="00271E89"/>
    <w:rsid w:val="00271F14"/>
    <w:rsid w:val="00271FB3"/>
    <w:rsid w:val="0027214D"/>
    <w:rsid w:val="00272769"/>
    <w:rsid w:val="002729E1"/>
    <w:rsid w:val="00272AF9"/>
    <w:rsid w:val="00272F80"/>
    <w:rsid w:val="00273987"/>
    <w:rsid w:val="002739F9"/>
    <w:rsid w:val="00273FAD"/>
    <w:rsid w:val="00273FE1"/>
    <w:rsid w:val="0027419A"/>
    <w:rsid w:val="0027453C"/>
    <w:rsid w:val="00274903"/>
    <w:rsid w:val="00274BBB"/>
    <w:rsid w:val="00274FBD"/>
    <w:rsid w:val="00275112"/>
    <w:rsid w:val="002751CE"/>
    <w:rsid w:val="002752E6"/>
    <w:rsid w:val="002754FC"/>
    <w:rsid w:val="00275945"/>
    <w:rsid w:val="00275A71"/>
    <w:rsid w:val="00275B9B"/>
    <w:rsid w:val="00275C2C"/>
    <w:rsid w:val="00275D43"/>
    <w:rsid w:val="00276616"/>
    <w:rsid w:val="00276899"/>
    <w:rsid w:val="0027699C"/>
    <w:rsid w:val="00276C19"/>
    <w:rsid w:val="00276D6B"/>
    <w:rsid w:val="00277144"/>
    <w:rsid w:val="0027721D"/>
    <w:rsid w:val="002772E8"/>
    <w:rsid w:val="0027736C"/>
    <w:rsid w:val="0027747F"/>
    <w:rsid w:val="00277D02"/>
    <w:rsid w:val="00277DC7"/>
    <w:rsid w:val="0028012E"/>
    <w:rsid w:val="002805AF"/>
    <w:rsid w:val="00280640"/>
    <w:rsid w:val="00280957"/>
    <w:rsid w:val="002809AB"/>
    <w:rsid w:val="00280B34"/>
    <w:rsid w:val="0028117F"/>
    <w:rsid w:val="00281209"/>
    <w:rsid w:val="0028124C"/>
    <w:rsid w:val="002814A5"/>
    <w:rsid w:val="00281670"/>
    <w:rsid w:val="0028168F"/>
    <w:rsid w:val="002817F7"/>
    <w:rsid w:val="002818E4"/>
    <w:rsid w:val="00281A48"/>
    <w:rsid w:val="00281A7E"/>
    <w:rsid w:val="00281DD4"/>
    <w:rsid w:val="00281FE6"/>
    <w:rsid w:val="00282477"/>
    <w:rsid w:val="0028252A"/>
    <w:rsid w:val="00282560"/>
    <w:rsid w:val="002826F1"/>
    <w:rsid w:val="0028271E"/>
    <w:rsid w:val="00282720"/>
    <w:rsid w:val="00282B1A"/>
    <w:rsid w:val="00282C15"/>
    <w:rsid w:val="00282D24"/>
    <w:rsid w:val="00282EC4"/>
    <w:rsid w:val="00282EDF"/>
    <w:rsid w:val="00282F5F"/>
    <w:rsid w:val="0028377C"/>
    <w:rsid w:val="00283A65"/>
    <w:rsid w:val="00283BCF"/>
    <w:rsid w:val="00283C22"/>
    <w:rsid w:val="00283E04"/>
    <w:rsid w:val="00283E0F"/>
    <w:rsid w:val="00283FE3"/>
    <w:rsid w:val="00284064"/>
    <w:rsid w:val="00284160"/>
    <w:rsid w:val="00284851"/>
    <w:rsid w:val="002849F7"/>
    <w:rsid w:val="00284B1E"/>
    <w:rsid w:val="00284CEC"/>
    <w:rsid w:val="0028530D"/>
    <w:rsid w:val="00285352"/>
    <w:rsid w:val="0028545D"/>
    <w:rsid w:val="00285466"/>
    <w:rsid w:val="00285541"/>
    <w:rsid w:val="0028560E"/>
    <w:rsid w:val="0028574A"/>
    <w:rsid w:val="00285795"/>
    <w:rsid w:val="0028598F"/>
    <w:rsid w:val="00285B1F"/>
    <w:rsid w:val="00285C7B"/>
    <w:rsid w:val="00286051"/>
    <w:rsid w:val="0028612A"/>
    <w:rsid w:val="002861AF"/>
    <w:rsid w:val="00286579"/>
    <w:rsid w:val="0028670F"/>
    <w:rsid w:val="00286790"/>
    <w:rsid w:val="00286A7E"/>
    <w:rsid w:val="00286A7F"/>
    <w:rsid w:val="00286BF9"/>
    <w:rsid w:val="00286FDC"/>
    <w:rsid w:val="002870C0"/>
    <w:rsid w:val="002873CD"/>
    <w:rsid w:val="0028772F"/>
    <w:rsid w:val="00287747"/>
    <w:rsid w:val="002877A6"/>
    <w:rsid w:val="0028782B"/>
    <w:rsid w:val="00287924"/>
    <w:rsid w:val="00287D05"/>
    <w:rsid w:val="00287EC4"/>
    <w:rsid w:val="00290138"/>
    <w:rsid w:val="00290293"/>
    <w:rsid w:val="002903AD"/>
    <w:rsid w:val="002906AC"/>
    <w:rsid w:val="00290814"/>
    <w:rsid w:val="00290A71"/>
    <w:rsid w:val="00290E25"/>
    <w:rsid w:val="00290EAD"/>
    <w:rsid w:val="00291420"/>
    <w:rsid w:val="0029142E"/>
    <w:rsid w:val="00291544"/>
    <w:rsid w:val="00291B23"/>
    <w:rsid w:val="00291B88"/>
    <w:rsid w:val="00291BAD"/>
    <w:rsid w:val="00291D49"/>
    <w:rsid w:val="00291E01"/>
    <w:rsid w:val="00291ED4"/>
    <w:rsid w:val="002920D8"/>
    <w:rsid w:val="0029210B"/>
    <w:rsid w:val="002921D6"/>
    <w:rsid w:val="0029224A"/>
    <w:rsid w:val="002925A3"/>
    <w:rsid w:val="002926A5"/>
    <w:rsid w:val="00292717"/>
    <w:rsid w:val="0029279C"/>
    <w:rsid w:val="0029294D"/>
    <w:rsid w:val="00292B59"/>
    <w:rsid w:val="00292D9E"/>
    <w:rsid w:val="00292E45"/>
    <w:rsid w:val="0029306E"/>
    <w:rsid w:val="00293159"/>
    <w:rsid w:val="00293258"/>
    <w:rsid w:val="002936FF"/>
    <w:rsid w:val="00293AC1"/>
    <w:rsid w:val="00293B22"/>
    <w:rsid w:val="00293C30"/>
    <w:rsid w:val="00293E66"/>
    <w:rsid w:val="00294041"/>
    <w:rsid w:val="002941FD"/>
    <w:rsid w:val="002942CC"/>
    <w:rsid w:val="00294318"/>
    <w:rsid w:val="00294372"/>
    <w:rsid w:val="00294629"/>
    <w:rsid w:val="00294669"/>
    <w:rsid w:val="0029481F"/>
    <w:rsid w:val="00294A3A"/>
    <w:rsid w:val="00294C3B"/>
    <w:rsid w:val="00294FCC"/>
    <w:rsid w:val="00295398"/>
    <w:rsid w:val="002954F0"/>
    <w:rsid w:val="0029563B"/>
    <w:rsid w:val="00295A5F"/>
    <w:rsid w:val="00295BA7"/>
    <w:rsid w:val="00296232"/>
    <w:rsid w:val="002963C8"/>
    <w:rsid w:val="00296672"/>
    <w:rsid w:val="00296DBB"/>
    <w:rsid w:val="00297210"/>
    <w:rsid w:val="0029725D"/>
    <w:rsid w:val="0029726B"/>
    <w:rsid w:val="00297348"/>
    <w:rsid w:val="0029751F"/>
    <w:rsid w:val="0029752F"/>
    <w:rsid w:val="002979A5"/>
    <w:rsid w:val="00297F67"/>
    <w:rsid w:val="002A0188"/>
    <w:rsid w:val="002A0257"/>
    <w:rsid w:val="002A0387"/>
    <w:rsid w:val="002A0517"/>
    <w:rsid w:val="002A0549"/>
    <w:rsid w:val="002A06F5"/>
    <w:rsid w:val="002A09EA"/>
    <w:rsid w:val="002A0C15"/>
    <w:rsid w:val="002A113E"/>
    <w:rsid w:val="002A1145"/>
    <w:rsid w:val="002A1292"/>
    <w:rsid w:val="002A1333"/>
    <w:rsid w:val="002A163A"/>
    <w:rsid w:val="002A1851"/>
    <w:rsid w:val="002A1C64"/>
    <w:rsid w:val="002A1D85"/>
    <w:rsid w:val="002A1E15"/>
    <w:rsid w:val="002A1EE9"/>
    <w:rsid w:val="002A276A"/>
    <w:rsid w:val="002A294E"/>
    <w:rsid w:val="002A2BB2"/>
    <w:rsid w:val="002A2D4F"/>
    <w:rsid w:val="002A32DB"/>
    <w:rsid w:val="002A34B7"/>
    <w:rsid w:val="002A3688"/>
    <w:rsid w:val="002A37A5"/>
    <w:rsid w:val="002A3DA9"/>
    <w:rsid w:val="002A4532"/>
    <w:rsid w:val="002A46C6"/>
    <w:rsid w:val="002A479B"/>
    <w:rsid w:val="002A47AE"/>
    <w:rsid w:val="002A4873"/>
    <w:rsid w:val="002A4949"/>
    <w:rsid w:val="002A4AFC"/>
    <w:rsid w:val="002A4AFD"/>
    <w:rsid w:val="002A4E7F"/>
    <w:rsid w:val="002A4EB8"/>
    <w:rsid w:val="002A4F77"/>
    <w:rsid w:val="002A51DA"/>
    <w:rsid w:val="002A532F"/>
    <w:rsid w:val="002A53EE"/>
    <w:rsid w:val="002A5487"/>
    <w:rsid w:val="002A576C"/>
    <w:rsid w:val="002A596B"/>
    <w:rsid w:val="002A59D5"/>
    <w:rsid w:val="002A59E7"/>
    <w:rsid w:val="002A5B12"/>
    <w:rsid w:val="002A5B14"/>
    <w:rsid w:val="002A5BD0"/>
    <w:rsid w:val="002A5C4E"/>
    <w:rsid w:val="002A5E22"/>
    <w:rsid w:val="002A5F94"/>
    <w:rsid w:val="002A6336"/>
    <w:rsid w:val="002A6A88"/>
    <w:rsid w:val="002A6CB7"/>
    <w:rsid w:val="002A6D60"/>
    <w:rsid w:val="002A6E5D"/>
    <w:rsid w:val="002A7174"/>
    <w:rsid w:val="002A747A"/>
    <w:rsid w:val="002A7531"/>
    <w:rsid w:val="002A763A"/>
    <w:rsid w:val="002A76DC"/>
    <w:rsid w:val="002A76F9"/>
    <w:rsid w:val="002A77FD"/>
    <w:rsid w:val="002A7858"/>
    <w:rsid w:val="002A7991"/>
    <w:rsid w:val="002A79D4"/>
    <w:rsid w:val="002A7A4D"/>
    <w:rsid w:val="002B0057"/>
    <w:rsid w:val="002B01B7"/>
    <w:rsid w:val="002B0453"/>
    <w:rsid w:val="002B0499"/>
    <w:rsid w:val="002B058D"/>
    <w:rsid w:val="002B059B"/>
    <w:rsid w:val="002B090F"/>
    <w:rsid w:val="002B09C7"/>
    <w:rsid w:val="002B0DA2"/>
    <w:rsid w:val="002B0EB5"/>
    <w:rsid w:val="002B1241"/>
    <w:rsid w:val="002B141B"/>
    <w:rsid w:val="002B1435"/>
    <w:rsid w:val="002B1503"/>
    <w:rsid w:val="002B1634"/>
    <w:rsid w:val="002B1C42"/>
    <w:rsid w:val="002B1D33"/>
    <w:rsid w:val="002B1D41"/>
    <w:rsid w:val="002B1F24"/>
    <w:rsid w:val="002B1FDC"/>
    <w:rsid w:val="002B22FE"/>
    <w:rsid w:val="002B2690"/>
    <w:rsid w:val="002B27C9"/>
    <w:rsid w:val="002B27D3"/>
    <w:rsid w:val="002B2A2C"/>
    <w:rsid w:val="002B2BD7"/>
    <w:rsid w:val="002B30F0"/>
    <w:rsid w:val="002B3283"/>
    <w:rsid w:val="002B3836"/>
    <w:rsid w:val="002B3967"/>
    <w:rsid w:val="002B3C8C"/>
    <w:rsid w:val="002B3EA4"/>
    <w:rsid w:val="002B3EDE"/>
    <w:rsid w:val="002B4027"/>
    <w:rsid w:val="002B403D"/>
    <w:rsid w:val="002B41E1"/>
    <w:rsid w:val="002B4353"/>
    <w:rsid w:val="002B4703"/>
    <w:rsid w:val="002B48CB"/>
    <w:rsid w:val="002B4C31"/>
    <w:rsid w:val="002B4C93"/>
    <w:rsid w:val="002B4D6A"/>
    <w:rsid w:val="002B4EBA"/>
    <w:rsid w:val="002B5123"/>
    <w:rsid w:val="002B5FAF"/>
    <w:rsid w:val="002B60D3"/>
    <w:rsid w:val="002B613C"/>
    <w:rsid w:val="002B6373"/>
    <w:rsid w:val="002B6439"/>
    <w:rsid w:val="002B6636"/>
    <w:rsid w:val="002B6659"/>
    <w:rsid w:val="002B67E5"/>
    <w:rsid w:val="002B68B2"/>
    <w:rsid w:val="002B6A12"/>
    <w:rsid w:val="002B6C1A"/>
    <w:rsid w:val="002B6F44"/>
    <w:rsid w:val="002B74FA"/>
    <w:rsid w:val="002B777A"/>
    <w:rsid w:val="002B7AA3"/>
    <w:rsid w:val="002B7AAF"/>
    <w:rsid w:val="002B7BF4"/>
    <w:rsid w:val="002B7C80"/>
    <w:rsid w:val="002B7CB7"/>
    <w:rsid w:val="002B7F00"/>
    <w:rsid w:val="002B7F98"/>
    <w:rsid w:val="002C06FB"/>
    <w:rsid w:val="002C0728"/>
    <w:rsid w:val="002C08A0"/>
    <w:rsid w:val="002C08CC"/>
    <w:rsid w:val="002C092B"/>
    <w:rsid w:val="002C0DFD"/>
    <w:rsid w:val="002C14A2"/>
    <w:rsid w:val="002C162B"/>
    <w:rsid w:val="002C193E"/>
    <w:rsid w:val="002C1B9F"/>
    <w:rsid w:val="002C1CF7"/>
    <w:rsid w:val="002C2242"/>
    <w:rsid w:val="002C2457"/>
    <w:rsid w:val="002C2569"/>
    <w:rsid w:val="002C275C"/>
    <w:rsid w:val="002C2809"/>
    <w:rsid w:val="002C285C"/>
    <w:rsid w:val="002C2A44"/>
    <w:rsid w:val="002C2B2E"/>
    <w:rsid w:val="002C2D5D"/>
    <w:rsid w:val="002C3103"/>
    <w:rsid w:val="002C3348"/>
    <w:rsid w:val="002C35CA"/>
    <w:rsid w:val="002C36A0"/>
    <w:rsid w:val="002C36C7"/>
    <w:rsid w:val="002C38A5"/>
    <w:rsid w:val="002C3AF2"/>
    <w:rsid w:val="002C3C1D"/>
    <w:rsid w:val="002C3E3D"/>
    <w:rsid w:val="002C3ED8"/>
    <w:rsid w:val="002C415A"/>
    <w:rsid w:val="002C418D"/>
    <w:rsid w:val="002C41CC"/>
    <w:rsid w:val="002C41F0"/>
    <w:rsid w:val="002C43CC"/>
    <w:rsid w:val="002C4403"/>
    <w:rsid w:val="002C45D0"/>
    <w:rsid w:val="002C4928"/>
    <w:rsid w:val="002C4DF7"/>
    <w:rsid w:val="002C4ED7"/>
    <w:rsid w:val="002C4EEE"/>
    <w:rsid w:val="002C4F46"/>
    <w:rsid w:val="002C4FC8"/>
    <w:rsid w:val="002C4FFB"/>
    <w:rsid w:val="002C5382"/>
    <w:rsid w:val="002C5A4A"/>
    <w:rsid w:val="002C5AAD"/>
    <w:rsid w:val="002C5B0D"/>
    <w:rsid w:val="002C5BC3"/>
    <w:rsid w:val="002C64EA"/>
    <w:rsid w:val="002C657A"/>
    <w:rsid w:val="002C67B1"/>
    <w:rsid w:val="002C67C0"/>
    <w:rsid w:val="002C683C"/>
    <w:rsid w:val="002C68B4"/>
    <w:rsid w:val="002C68CD"/>
    <w:rsid w:val="002C6901"/>
    <w:rsid w:val="002C6996"/>
    <w:rsid w:val="002C6AA6"/>
    <w:rsid w:val="002C6C26"/>
    <w:rsid w:val="002C6DE5"/>
    <w:rsid w:val="002C6EC4"/>
    <w:rsid w:val="002C73F2"/>
    <w:rsid w:val="002C779D"/>
    <w:rsid w:val="002C7BC0"/>
    <w:rsid w:val="002C7C50"/>
    <w:rsid w:val="002C7E18"/>
    <w:rsid w:val="002C7EE5"/>
    <w:rsid w:val="002D002D"/>
    <w:rsid w:val="002D0048"/>
    <w:rsid w:val="002D0124"/>
    <w:rsid w:val="002D0244"/>
    <w:rsid w:val="002D03A8"/>
    <w:rsid w:val="002D0720"/>
    <w:rsid w:val="002D0A00"/>
    <w:rsid w:val="002D0AD6"/>
    <w:rsid w:val="002D0B69"/>
    <w:rsid w:val="002D0BCE"/>
    <w:rsid w:val="002D0EB6"/>
    <w:rsid w:val="002D10F4"/>
    <w:rsid w:val="002D121F"/>
    <w:rsid w:val="002D171C"/>
    <w:rsid w:val="002D17E6"/>
    <w:rsid w:val="002D1844"/>
    <w:rsid w:val="002D18B9"/>
    <w:rsid w:val="002D1A6F"/>
    <w:rsid w:val="002D1BE9"/>
    <w:rsid w:val="002D1D3F"/>
    <w:rsid w:val="002D1E94"/>
    <w:rsid w:val="002D1EDB"/>
    <w:rsid w:val="002D26ED"/>
    <w:rsid w:val="002D29B5"/>
    <w:rsid w:val="002D2AD9"/>
    <w:rsid w:val="002D2B0A"/>
    <w:rsid w:val="002D2C34"/>
    <w:rsid w:val="002D2D99"/>
    <w:rsid w:val="002D2DD3"/>
    <w:rsid w:val="002D2DF3"/>
    <w:rsid w:val="002D2EDC"/>
    <w:rsid w:val="002D2F49"/>
    <w:rsid w:val="002D2FD6"/>
    <w:rsid w:val="002D313D"/>
    <w:rsid w:val="002D31AA"/>
    <w:rsid w:val="002D3262"/>
    <w:rsid w:val="002D3595"/>
    <w:rsid w:val="002D38CD"/>
    <w:rsid w:val="002D3BC8"/>
    <w:rsid w:val="002D3C24"/>
    <w:rsid w:val="002D3E8D"/>
    <w:rsid w:val="002D3EBA"/>
    <w:rsid w:val="002D3ED9"/>
    <w:rsid w:val="002D3F02"/>
    <w:rsid w:val="002D3F6A"/>
    <w:rsid w:val="002D40D4"/>
    <w:rsid w:val="002D4289"/>
    <w:rsid w:val="002D45CE"/>
    <w:rsid w:val="002D4605"/>
    <w:rsid w:val="002D460D"/>
    <w:rsid w:val="002D46D1"/>
    <w:rsid w:val="002D493B"/>
    <w:rsid w:val="002D495E"/>
    <w:rsid w:val="002D4AB3"/>
    <w:rsid w:val="002D4CF4"/>
    <w:rsid w:val="002D5280"/>
    <w:rsid w:val="002D5418"/>
    <w:rsid w:val="002D5464"/>
    <w:rsid w:val="002D576A"/>
    <w:rsid w:val="002D597A"/>
    <w:rsid w:val="002D5A44"/>
    <w:rsid w:val="002D5E20"/>
    <w:rsid w:val="002D6168"/>
    <w:rsid w:val="002D627E"/>
    <w:rsid w:val="002D6602"/>
    <w:rsid w:val="002D6839"/>
    <w:rsid w:val="002D6918"/>
    <w:rsid w:val="002D6BB3"/>
    <w:rsid w:val="002D6BE4"/>
    <w:rsid w:val="002D6CA1"/>
    <w:rsid w:val="002D6DC3"/>
    <w:rsid w:val="002D719A"/>
    <w:rsid w:val="002D73AD"/>
    <w:rsid w:val="002D743F"/>
    <w:rsid w:val="002D7BA6"/>
    <w:rsid w:val="002D7BF0"/>
    <w:rsid w:val="002D7D40"/>
    <w:rsid w:val="002DF18C"/>
    <w:rsid w:val="002E02A5"/>
    <w:rsid w:val="002E0452"/>
    <w:rsid w:val="002E0C0F"/>
    <w:rsid w:val="002E0C21"/>
    <w:rsid w:val="002E0E19"/>
    <w:rsid w:val="002E0FA2"/>
    <w:rsid w:val="002E1D8F"/>
    <w:rsid w:val="002E1F04"/>
    <w:rsid w:val="002E2220"/>
    <w:rsid w:val="002E231F"/>
    <w:rsid w:val="002E2881"/>
    <w:rsid w:val="002E2A51"/>
    <w:rsid w:val="002E2D61"/>
    <w:rsid w:val="002E2DFB"/>
    <w:rsid w:val="002E3008"/>
    <w:rsid w:val="002E3039"/>
    <w:rsid w:val="002E3158"/>
    <w:rsid w:val="002E32F3"/>
    <w:rsid w:val="002E3346"/>
    <w:rsid w:val="002E3381"/>
    <w:rsid w:val="002E33C5"/>
    <w:rsid w:val="002E3874"/>
    <w:rsid w:val="002E3A3F"/>
    <w:rsid w:val="002E3B75"/>
    <w:rsid w:val="002E3E7C"/>
    <w:rsid w:val="002E3F2E"/>
    <w:rsid w:val="002E4196"/>
    <w:rsid w:val="002E45BD"/>
    <w:rsid w:val="002E4737"/>
    <w:rsid w:val="002E47C7"/>
    <w:rsid w:val="002E4804"/>
    <w:rsid w:val="002E494B"/>
    <w:rsid w:val="002E49B7"/>
    <w:rsid w:val="002E4C6B"/>
    <w:rsid w:val="002E4E96"/>
    <w:rsid w:val="002E507E"/>
    <w:rsid w:val="002E5270"/>
    <w:rsid w:val="002E528C"/>
    <w:rsid w:val="002E538B"/>
    <w:rsid w:val="002E55E9"/>
    <w:rsid w:val="002E5791"/>
    <w:rsid w:val="002E5C3E"/>
    <w:rsid w:val="002E5D5D"/>
    <w:rsid w:val="002E61F0"/>
    <w:rsid w:val="002E6249"/>
    <w:rsid w:val="002E6289"/>
    <w:rsid w:val="002E6438"/>
    <w:rsid w:val="002E647F"/>
    <w:rsid w:val="002E65E8"/>
    <w:rsid w:val="002E66F9"/>
    <w:rsid w:val="002E679C"/>
    <w:rsid w:val="002E67B2"/>
    <w:rsid w:val="002E689E"/>
    <w:rsid w:val="002E6993"/>
    <w:rsid w:val="002E6BBC"/>
    <w:rsid w:val="002E6C29"/>
    <w:rsid w:val="002E6E4C"/>
    <w:rsid w:val="002E6F0C"/>
    <w:rsid w:val="002E6F40"/>
    <w:rsid w:val="002E706C"/>
    <w:rsid w:val="002E71D8"/>
    <w:rsid w:val="002E76A0"/>
    <w:rsid w:val="002E782B"/>
    <w:rsid w:val="002E78C5"/>
    <w:rsid w:val="002E7A5A"/>
    <w:rsid w:val="002E7B8D"/>
    <w:rsid w:val="002F02B9"/>
    <w:rsid w:val="002F074A"/>
    <w:rsid w:val="002F0AA1"/>
    <w:rsid w:val="002F0AC1"/>
    <w:rsid w:val="002F0AEA"/>
    <w:rsid w:val="002F14CF"/>
    <w:rsid w:val="002F1594"/>
    <w:rsid w:val="002F17A3"/>
    <w:rsid w:val="002F18C1"/>
    <w:rsid w:val="002F1944"/>
    <w:rsid w:val="002F194D"/>
    <w:rsid w:val="002F1964"/>
    <w:rsid w:val="002F1A67"/>
    <w:rsid w:val="002F1A76"/>
    <w:rsid w:val="002F1B61"/>
    <w:rsid w:val="002F2107"/>
    <w:rsid w:val="002F2594"/>
    <w:rsid w:val="002F2BF4"/>
    <w:rsid w:val="002F2F81"/>
    <w:rsid w:val="002F30AA"/>
    <w:rsid w:val="002F37D7"/>
    <w:rsid w:val="002F39FC"/>
    <w:rsid w:val="002F3A9A"/>
    <w:rsid w:val="002F3B61"/>
    <w:rsid w:val="002F44C6"/>
    <w:rsid w:val="002F465A"/>
    <w:rsid w:val="002F4736"/>
    <w:rsid w:val="002F4813"/>
    <w:rsid w:val="002F4852"/>
    <w:rsid w:val="002F491C"/>
    <w:rsid w:val="002F4BE8"/>
    <w:rsid w:val="002F4D39"/>
    <w:rsid w:val="002F4D53"/>
    <w:rsid w:val="002F500D"/>
    <w:rsid w:val="002F5040"/>
    <w:rsid w:val="002F54CD"/>
    <w:rsid w:val="002F5666"/>
    <w:rsid w:val="002F5682"/>
    <w:rsid w:val="002F58CF"/>
    <w:rsid w:val="002F58E9"/>
    <w:rsid w:val="002F5A41"/>
    <w:rsid w:val="002F5BD7"/>
    <w:rsid w:val="002F5C9A"/>
    <w:rsid w:val="002F5DE4"/>
    <w:rsid w:val="002F6032"/>
    <w:rsid w:val="002F645E"/>
    <w:rsid w:val="002F6BED"/>
    <w:rsid w:val="002F6EB7"/>
    <w:rsid w:val="002F7279"/>
    <w:rsid w:val="002F73B1"/>
    <w:rsid w:val="002F750D"/>
    <w:rsid w:val="002F7517"/>
    <w:rsid w:val="002F780A"/>
    <w:rsid w:val="002F7C53"/>
    <w:rsid w:val="00300229"/>
    <w:rsid w:val="00300323"/>
    <w:rsid w:val="00300372"/>
    <w:rsid w:val="0030048C"/>
    <w:rsid w:val="00300C0D"/>
    <w:rsid w:val="003012B0"/>
    <w:rsid w:val="0030131A"/>
    <w:rsid w:val="00301357"/>
    <w:rsid w:val="003016D3"/>
    <w:rsid w:val="00301EC5"/>
    <w:rsid w:val="00302023"/>
    <w:rsid w:val="00302077"/>
    <w:rsid w:val="00302146"/>
    <w:rsid w:val="003022FE"/>
    <w:rsid w:val="00302307"/>
    <w:rsid w:val="00302308"/>
    <w:rsid w:val="00302446"/>
    <w:rsid w:val="003028A9"/>
    <w:rsid w:val="00302A93"/>
    <w:rsid w:val="00302B6A"/>
    <w:rsid w:val="00302CF3"/>
    <w:rsid w:val="00302EF6"/>
    <w:rsid w:val="003036E1"/>
    <w:rsid w:val="00303CD5"/>
    <w:rsid w:val="00303FBC"/>
    <w:rsid w:val="00304098"/>
    <w:rsid w:val="00304208"/>
    <w:rsid w:val="0030437F"/>
    <w:rsid w:val="0030447E"/>
    <w:rsid w:val="00304510"/>
    <w:rsid w:val="0030470F"/>
    <w:rsid w:val="00304E25"/>
    <w:rsid w:val="00305070"/>
    <w:rsid w:val="00305260"/>
    <w:rsid w:val="0030539F"/>
    <w:rsid w:val="00305771"/>
    <w:rsid w:val="0030599D"/>
    <w:rsid w:val="00305A2E"/>
    <w:rsid w:val="00305CEC"/>
    <w:rsid w:val="00305D5B"/>
    <w:rsid w:val="00305F35"/>
    <w:rsid w:val="003064DE"/>
    <w:rsid w:val="003066CA"/>
    <w:rsid w:val="00306969"/>
    <w:rsid w:val="0030697A"/>
    <w:rsid w:val="003069AB"/>
    <w:rsid w:val="00306D20"/>
    <w:rsid w:val="00306DFF"/>
    <w:rsid w:val="00306E16"/>
    <w:rsid w:val="00306F61"/>
    <w:rsid w:val="00307418"/>
    <w:rsid w:val="003077D4"/>
    <w:rsid w:val="0030793E"/>
    <w:rsid w:val="00307B79"/>
    <w:rsid w:val="00307E73"/>
    <w:rsid w:val="00307F0A"/>
    <w:rsid w:val="003100F9"/>
    <w:rsid w:val="0031021B"/>
    <w:rsid w:val="0031074C"/>
    <w:rsid w:val="0031082B"/>
    <w:rsid w:val="00310E31"/>
    <w:rsid w:val="00310F32"/>
    <w:rsid w:val="00310F36"/>
    <w:rsid w:val="00310F70"/>
    <w:rsid w:val="0031100F"/>
    <w:rsid w:val="003112BE"/>
    <w:rsid w:val="00311327"/>
    <w:rsid w:val="003113B8"/>
    <w:rsid w:val="003113ED"/>
    <w:rsid w:val="00311892"/>
    <w:rsid w:val="003119D7"/>
    <w:rsid w:val="00311F4C"/>
    <w:rsid w:val="00311F5F"/>
    <w:rsid w:val="0031224C"/>
    <w:rsid w:val="00312D9C"/>
    <w:rsid w:val="00312FE8"/>
    <w:rsid w:val="00313078"/>
    <w:rsid w:val="00313413"/>
    <w:rsid w:val="00313650"/>
    <w:rsid w:val="00313873"/>
    <w:rsid w:val="00313961"/>
    <w:rsid w:val="003139B2"/>
    <w:rsid w:val="00313B00"/>
    <w:rsid w:val="00313C7D"/>
    <w:rsid w:val="00313CAD"/>
    <w:rsid w:val="003140D4"/>
    <w:rsid w:val="00314105"/>
    <w:rsid w:val="003141D2"/>
    <w:rsid w:val="00314280"/>
    <w:rsid w:val="003143FB"/>
    <w:rsid w:val="00314422"/>
    <w:rsid w:val="00314643"/>
    <w:rsid w:val="00314647"/>
    <w:rsid w:val="0031471C"/>
    <w:rsid w:val="00314BC2"/>
    <w:rsid w:val="00314D17"/>
    <w:rsid w:val="00314EA5"/>
    <w:rsid w:val="003156F6"/>
    <w:rsid w:val="00315818"/>
    <w:rsid w:val="00315AB8"/>
    <w:rsid w:val="00315E07"/>
    <w:rsid w:val="00315E93"/>
    <w:rsid w:val="00316065"/>
    <w:rsid w:val="00316228"/>
    <w:rsid w:val="003163D1"/>
    <w:rsid w:val="003163FF"/>
    <w:rsid w:val="00316708"/>
    <w:rsid w:val="00316A9A"/>
    <w:rsid w:val="00316C0E"/>
    <w:rsid w:val="00316E10"/>
    <w:rsid w:val="00317223"/>
    <w:rsid w:val="00317438"/>
    <w:rsid w:val="00317507"/>
    <w:rsid w:val="003176C7"/>
    <w:rsid w:val="00317BCE"/>
    <w:rsid w:val="00317EED"/>
    <w:rsid w:val="00317FF6"/>
    <w:rsid w:val="00320082"/>
    <w:rsid w:val="0032016A"/>
    <w:rsid w:val="00320513"/>
    <w:rsid w:val="003205B3"/>
    <w:rsid w:val="00320783"/>
    <w:rsid w:val="0032081C"/>
    <w:rsid w:val="0032081D"/>
    <w:rsid w:val="00320AA9"/>
    <w:rsid w:val="00320CF5"/>
    <w:rsid w:val="003214CE"/>
    <w:rsid w:val="00321993"/>
    <w:rsid w:val="00321A87"/>
    <w:rsid w:val="00321C03"/>
    <w:rsid w:val="00322529"/>
    <w:rsid w:val="003225B7"/>
    <w:rsid w:val="003227CF"/>
    <w:rsid w:val="003229CA"/>
    <w:rsid w:val="00322A87"/>
    <w:rsid w:val="00322C75"/>
    <w:rsid w:val="00322DA3"/>
    <w:rsid w:val="00322F94"/>
    <w:rsid w:val="0032321F"/>
    <w:rsid w:val="003232F9"/>
    <w:rsid w:val="00323875"/>
    <w:rsid w:val="00323C68"/>
    <w:rsid w:val="00323E94"/>
    <w:rsid w:val="00323EC8"/>
    <w:rsid w:val="00323F06"/>
    <w:rsid w:val="00323FED"/>
    <w:rsid w:val="0032447B"/>
    <w:rsid w:val="00324851"/>
    <w:rsid w:val="00324ECA"/>
    <w:rsid w:val="00325053"/>
    <w:rsid w:val="00325224"/>
    <w:rsid w:val="00325241"/>
    <w:rsid w:val="003253C4"/>
    <w:rsid w:val="00325476"/>
    <w:rsid w:val="00325539"/>
    <w:rsid w:val="00326179"/>
    <w:rsid w:val="003263EE"/>
    <w:rsid w:val="0032652D"/>
    <w:rsid w:val="003266B7"/>
    <w:rsid w:val="00326EF8"/>
    <w:rsid w:val="00327215"/>
    <w:rsid w:val="00327493"/>
    <w:rsid w:val="00327883"/>
    <w:rsid w:val="00327B39"/>
    <w:rsid w:val="00327BF1"/>
    <w:rsid w:val="00327C04"/>
    <w:rsid w:val="00327D71"/>
    <w:rsid w:val="00330371"/>
    <w:rsid w:val="00330439"/>
    <w:rsid w:val="00330D6D"/>
    <w:rsid w:val="003314D5"/>
    <w:rsid w:val="00331509"/>
    <w:rsid w:val="00331719"/>
    <w:rsid w:val="003318DA"/>
    <w:rsid w:val="00331B94"/>
    <w:rsid w:val="00331DD2"/>
    <w:rsid w:val="00331DE1"/>
    <w:rsid w:val="00331F05"/>
    <w:rsid w:val="00332220"/>
    <w:rsid w:val="00332662"/>
    <w:rsid w:val="00332756"/>
    <w:rsid w:val="00332978"/>
    <w:rsid w:val="00332B9A"/>
    <w:rsid w:val="00332DF3"/>
    <w:rsid w:val="00332EE1"/>
    <w:rsid w:val="0033320E"/>
    <w:rsid w:val="00333AD8"/>
    <w:rsid w:val="00333BF1"/>
    <w:rsid w:val="00333D36"/>
    <w:rsid w:val="00333EA9"/>
    <w:rsid w:val="003340C6"/>
    <w:rsid w:val="003340E1"/>
    <w:rsid w:val="00334195"/>
    <w:rsid w:val="0033440D"/>
    <w:rsid w:val="00334422"/>
    <w:rsid w:val="003344C9"/>
    <w:rsid w:val="00334589"/>
    <w:rsid w:val="00334A1C"/>
    <w:rsid w:val="00334A71"/>
    <w:rsid w:val="00334AB2"/>
    <w:rsid w:val="00334B33"/>
    <w:rsid w:val="00334F9E"/>
    <w:rsid w:val="003350B9"/>
    <w:rsid w:val="003352F8"/>
    <w:rsid w:val="00335986"/>
    <w:rsid w:val="00335A2D"/>
    <w:rsid w:val="00335A7C"/>
    <w:rsid w:val="00335BD7"/>
    <w:rsid w:val="0033615A"/>
    <w:rsid w:val="00336167"/>
    <w:rsid w:val="00336237"/>
    <w:rsid w:val="003366F3"/>
    <w:rsid w:val="003366F5"/>
    <w:rsid w:val="00336C89"/>
    <w:rsid w:val="00336D41"/>
    <w:rsid w:val="00337345"/>
    <w:rsid w:val="0033736E"/>
    <w:rsid w:val="003373C7"/>
    <w:rsid w:val="00337B09"/>
    <w:rsid w:val="00337B88"/>
    <w:rsid w:val="00337C42"/>
    <w:rsid w:val="00340042"/>
    <w:rsid w:val="0034033D"/>
    <w:rsid w:val="00340467"/>
    <w:rsid w:val="00340592"/>
    <w:rsid w:val="003405C7"/>
    <w:rsid w:val="003406B3"/>
    <w:rsid w:val="003408EF"/>
    <w:rsid w:val="00340CB6"/>
    <w:rsid w:val="00340D5C"/>
    <w:rsid w:val="00340F26"/>
    <w:rsid w:val="00340F78"/>
    <w:rsid w:val="00340FAC"/>
    <w:rsid w:val="0034147C"/>
    <w:rsid w:val="003414CA"/>
    <w:rsid w:val="003414E6"/>
    <w:rsid w:val="00341AF6"/>
    <w:rsid w:val="00341C18"/>
    <w:rsid w:val="00341E57"/>
    <w:rsid w:val="00342168"/>
    <w:rsid w:val="00342181"/>
    <w:rsid w:val="00342503"/>
    <w:rsid w:val="00342761"/>
    <w:rsid w:val="003429D9"/>
    <w:rsid w:val="00342C3A"/>
    <w:rsid w:val="00342D2E"/>
    <w:rsid w:val="00342ED2"/>
    <w:rsid w:val="00342F06"/>
    <w:rsid w:val="00342F35"/>
    <w:rsid w:val="00342F40"/>
    <w:rsid w:val="00343014"/>
    <w:rsid w:val="003430D3"/>
    <w:rsid w:val="00343339"/>
    <w:rsid w:val="003436EA"/>
    <w:rsid w:val="003439FD"/>
    <w:rsid w:val="00343AF2"/>
    <w:rsid w:val="00343B05"/>
    <w:rsid w:val="00343B75"/>
    <w:rsid w:val="00343CC0"/>
    <w:rsid w:val="00343E91"/>
    <w:rsid w:val="00343F54"/>
    <w:rsid w:val="00344081"/>
    <w:rsid w:val="00344115"/>
    <w:rsid w:val="00345128"/>
    <w:rsid w:val="003451B6"/>
    <w:rsid w:val="003459C3"/>
    <w:rsid w:val="00345BF6"/>
    <w:rsid w:val="00345C68"/>
    <w:rsid w:val="00345DF7"/>
    <w:rsid w:val="00345E92"/>
    <w:rsid w:val="00346486"/>
    <w:rsid w:val="00346509"/>
    <w:rsid w:val="0034662E"/>
    <w:rsid w:val="003467EF"/>
    <w:rsid w:val="003469E5"/>
    <w:rsid w:val="00346B14"/>
    <w:rsid w:val="00346C60"/>
    <w:rsid w:val="00346C92"/>
    <w:rsid w:val="00346DE3"/>
    <w:rsid w:val="00346F3A"/>
    <w:rsid w:val="00347075"/>
    <w:rsid w:val="003470A3"/>
    <w:rsid w:val="00347283"/>
    <w:rsid w:val="00347B28"/>
    <w:rsid w:val="00347BB2"/>
    <w:rsid w:val="00347E11"/>
    <w:rsid w:val="00347EB4"/>
    <w:rsid w:val="003501E2"/>
    <w:rsid w:val="00350277"/>
    <w:rsid w:val="0035064E"/>
    <w:rsid w:val="003506C0"/>
    <w:rsid w:val="0035085E"/>
    <w:rsid w:val="00350879"/>
    <w:rsid w:val="003508AA"/>
    <w:rsid w:val="00350AF6"/>
    <w:rsid w:val="00350D94"/>
    <w:rsid w:val="00350ED1"/>
    <w:rsid w:val="003511BB"/>
    <w:rsid w:val="00351639"/>
    <w:rsid w:val="0035174E"/>
    <w:rsid w:val="00351779"/>
    <w:rsid w:val="003518B6"/>
    <w:rsid w:val="00351CC2"/>
    <w:rsid w:val="00351E94"/>
    <w:rsid w:val="00351F1B"/>
    <w:rsid w:val="00352051"/>
    <w:rsid w:val="003522D4"/>
    <w:rsid w:val="00352584"/>
    <w:rsid w:val="0035262C"/>
    <w:rsid w:val="003526F5"/>
    <w:rsid w:val="003527B3"/>
    <w:rsid w:val="003528AC"/>
    <w:rsid w:val="00352A59"/>
    <w:rsid w:val="00352B7A"/>
    <w:rsid w:val="00352BE6"/>
    <w:rsid w:val="00352C1B"/>
    <w:rsid w:val="00352D2A"/>
    <w:rsid w:val="00352D66"/>
    <w:rsid w:val="00352D74"/>
    <w:rsid w:val="00352E0C"/>
    <w:rsid w:val="00352F94"/>
    <w:rsid w:val="00353057"/>
    <w:rsid w:val="0035305B"/>
    <w:rsid w:val="00353332"/>
    <w:rsid w:val="00353715"/>
    <w:rsid w:val="00353880"/>
    <w:rsid w:val="003539BA"/>
    <w:rsid w:val="00353C99"/>
    <w:rsid w:val="00353DEB"/>
    <w:rsid w:val="00354010"/>
    <w:rsid w:val="00354023"/>
    <w:rsid w:val="003544CF"/>
    <w:rsid w:val="003549A7"/>
    <w:rsid w:val="003549C2"/>
    <w:rsid w:val="00354B16"/>
    <w:rsid w:val="00354CF9"/>
    <w:rsid w:val="00354E95"/>
    <w:rsid w:val="00354FEA"/>
    <w:rsid w:val="003550F9"/>
    <w:rsid w:val="0035514E"/>
    <w:rsid w:val="00355163"/>
    <w:rsid w:val="00355201"/>
    <w:rsid w:val="0035543D"/>
    <w:rsid w:val="00355799"/>
    <w:rsid w:val="00355979"/>
    <w:rsid w:val="003559A3"/>
    <w:rsid w:val="003559ED"/>
    <w:rsid w:val="00355A0C"/>
    <w:rsid w:val="00355C36"/>
    <w:rsid w:val="00355E45"/>
    <w:rsid w:val="0035644B"/>
    <w:rsid w:val="0035659B"/>
    <w:rsid w:val="0035678B"/>
    <w:rsid w:val="00356B15"/>
    <w:rsid w:val="00356C32"/>
    <w:rsid w:val="00356F06"/>
    <w:rsid w:val="00356F58"/>
    <w:rsid w:val="00356F65"/>
    <w:rsid w:val="0035709B"/>
    <w:rsid w:val="00357292"/>
    <w:rsid w:val="00357582"/>
    <w:rsid w:val="00357735"/>
    <w:rsid w:val="0035797F"/>
    <w:rsid w:val="00357C11"/>
    <w:rsid w:val="00357CEC"/>
    <w:rsid w:val="00357E78"/>
    <w:rsid w:val="00360037"/>
    <w:rsid w:val="00360118"/>
    <w:rsid w:val="0036018F"/>
    <w:rsid w:val="003601B3"/>
    <w:rsid w:val="00360225"/>
    <w:rsid w:val="00360383"/>
    <w:rsid w:val="0036038A"/>
    <w:rsid w:val="003603FF"/>
    <w:rsid w:val="00360711"/>
    <w:rsid w:val="00360803"/>
    <w:rsid w:val="00360961"/>
    <w:rsid w:val="00360D8F"/>
    <w:rsid w:val="00360E2A"/>
    <w:rsid w:val="00360FB9"/>
    <w:rsid w:val="00361531"/>
    <w:rsid w:val="0036184B"/>
    <w:rsid w:val="00361D6E"/>
    <w:rsid w:val="00361ED5"/>
    <w:rsid w:val="00362193"/>
    <w:rsid w:val="00362206"/>
    <w:rsid w:val="003629FD"/>
    <w:rsid w:val="00362A1E"/>
    <w:rsid w:val="00362BC3"/>
    <w:rsid w:val="00362C36"/>
    <w:rsid w:val="00362CE0"/>
    <w:rsid w:val="00362D04"/>
    <w:rsid w:val="00362FC0"/>
    <w:rsid w:val="003634CF"/>
    <w:rsid w:val="003634FF"/>
    <w:rsid w:val="0036353B"/>
    <w:rsid w:val="00363974"/>
    <w:rsid w:val="00363BE9"/>
    <w:rsid w:val="00363C8D"/>
    <w:rsid w:val="00363F56"/>
    <w:rsid w:val="00363F9B"/>
    <w:rsid w:val="00364417"/>
    <w:rsid w:val="00364800"/>
    <w:rsid w:val="003649C6"/>
    <w:rsid w:val="00364C56"/>
    <w:rsid w:val="00364E2E"/>
    <w:rsid w:val="003650DA"/>
    <w:rsid w:val="003650FD"/>
    <w:rsid w:val="003652B2"/>
    <w:rsid w:val="003652E4"/>
    <w:rsid w:val="00365418"/>
    <w:rsid w:val="0036570B"/>
    <w:rsid w:val="0036596A"/>
    <w:rsid w:val="00365B6B"/>
    <w:rsid w:val="00365F0C"/>
    <w:rsid w:val="00366054"/>
    <w:rsid w:val="00366718"/>
    <w:rsid w:val="003669CA"/>
    <w:rsid w:val="00366EFA"/>
    <w:rsid w:val="00366FB2"/>
    <w:rsid w:val="00367253"/>
    <w:rsid w:val="003676FC"/>
    <w:rsid w:val="003679CA"/>
    <w:rsid w:val="00367C6E"/>
    <w:rsid w:val="00367DA5"/>
    <w:rsid w:val="003701C8"/>
    <w:rsid w:val="00370265"/>
    <w:rsid w:val="003702C7"/>
    <w:rsid w:val="003705F6"/>
    <w:rsid w:val="0037067C"/>
    <w:rsid w:val="00370684"/>
    <w:rsid w:val="0037092E"/>
    <w:rsid w:val="00370AD8"/>
    <w:rsid w:val="00371001"/>
    <w:rsid w:val="0037101E"/>
    <w:rsid w:val="003710B5"/>
    <w:rsid w:val="003710F0"/>
    <w:rsid w:val="0037143E"/>
    <w:rsid w:val="003716B0"/>
    <w:rsid w:val="003717B5"/>
    <w:rsid w:val="003719BB"/>
    <w:rsid w:val="00371A7E"/>
    <w:rsid w:val="00371B0F"/>
    <w:rsid w:val="00371DDD"/>
    <w:rsid w:val="00371DF7"/>
    <w:rsid w:val="00372209"/>
    <w:rsid w:val="00372354"/>
    <w:rsid w:val="003723E9"/>
    <w:rsid w:val="00372429"/>
    <w:rsid w:val="00372478"/>
    <w:rsid w:val="00372516"/>
    <w:rsid w:val="0037272F"/>
    <w:rsid w:val="003728C6"/>
    <w:rsid w:val="00372940"/>
    <w:rsid w:val="00372B3B"/>
    <w:rsid w:val="00372C48"/>
    <w:rsid w:val="00372EC9"/>
    <w:rsid w:val="00372F6D"/>
    <w:rsid w:val="00373051"/>
    <w:rsid w:val="003731A7"/>
    <w:rsid w:val="0037320A"/>
    <w:rsid w:val="003733B0"/>
    <w:rsid w:val="00373463"/>
    <w:rsid w:val="0037357D"/>
    <w:rsid w:val="00373834"/>
    <w:rsid w:val="00373940"/>
    <w:rsid w:val="003739AA"/>
    <w:rsid w:val="00373ACD"/>
    <w:rsid w:val="00373B1D"/>
    <w:rsid w:val="00374074"/>
    <w:rsid w:val="00374372"/>
    <w:rsid w:val="00374800"/>
    <w:rsid w:val="00374A52"/>
    <w:rsid w:val="00374C04"/>
    <w:rsid w:val="00374DFC"/>
    <w:rsid w:val="0037539E"/>
    <w:rsid w:val="003754D1"/>
    <w:rsid w:val="00375D1B"/>
    <w:rsid w:val="003762F7"/>
    <w:rsid w:val="00376352"/>
    <w:rsid w:val="003764F7"/>
    <w:rsid w:val="00376949"/>
    <w:rsid w:val="00376BE6"/>
    <w:rsid w:val="0037718E"/>
    <w:rsid w:val="00377265"/>
    <w:rsid w:val="003772F9"/>
    <w:rsid w:val="00377364"/>
    <w:rsid w:val="003773F1"/>
    <w:rsid w:val="00377442"/>
    <w:rsid w:val="003774CC"/>
    <w:rsid w:val="003775C1"/>
    <w:rsid w:val="003777E7"/>
    <w:rsid w:val="00377971"/>
    <w:rsid w:val="00377A9B"/>
    <w:rsid w:val="00377AE9"/>
    <w:rsid w:val="00377B25"/>
    <w:rsid w:val="00377B27"/>
    <w:rsid w:val="00377C16"/>
    <w:rsid w:val="00377C52"/>
    <w:rsid w:val="00377C7E"/>
    <w:rsid w:val="00377F0C"/>
    <w:rsid w:val="00380159"/>
    <w:rsid w:val="0038021D"/>
    <w:rsid w:val="003804C6"/>
    <w:rsid w:val="00380648"/>
    <w:rsid w:val="0038068D"/>
    <w:rsid w:val="0038078A"/>
    <w:rsid w:val="003807E3"/>
    <w:rsid w:val="00380885"/>
    <w:rsid w:val="00380ABC"/>
    <w:rsid w:val="00380ADF"/>
    <w:rsid w:val="00380BED"/>
    <w:rsid w:val="00381271"/>
    <w:rsid w:val="0038133F"/>
    <w:rsid w:val="003813DB"/>
    <w:rsid w:val="003814F3"/>
    <w:rsid w:val="0038163D"/>
    <w:rsid w:val="00381733"/>
    <w:rsid w:val="0038186F"/>
    <w:rsid w:val="003819D1"/>
    <w:rsid w:val="00381AF2"/>
    <w:rsid w:val="00381B92"/>
    <w:rsid w:val="00381DCA"/>
    <w:rsid w:val="00381DE0"/>
    <w:rsid w:val="00381ED4"/>
    <w:rsid w:val="0038211D"/>
    <w:rsid w:val="0038223B"/>
    <w:rsid w:val="00382253"/>
    <w:rsid w:val="003824A0"/>
    <w:rsid w:val="003828AE"/>
    <w:rsid w:val="00382B23"/>
    <w:rsid w:val="00382C62"/>
    <w:rsid w:val="00383000"/>
    <w:rsid w:val="00383126"/>
    <w:rsid w:val="00383223"/>
    <w:rsid w:val="003832D5"/>
    <w:rsid w:val="00383540"/>
    <w:rsid w:val="00383592"/>
    <w:rsid w:val="00383A32"/>
    <w:rsid w:val="00383F14"/>
    <w:rsid w:val="00384253"/>
    <w:rsid w:val="003842F7"/>
    <w:rsid w:val="00384571"/>
    <w:rsid w:val="0038466D"/>
    <w:rsid w:val="00384A83"/>
    <w:rsid w:val="00384B15"/>
    <w:rsid w:val="00384E00"/>
    <w:rsid w:val="00385029"/>
    <w:rsid w:val="003850FF"/>
    <w:rsid w:val="003857C5"/>
    <w:rsid w:val="00385868"/>
    <w:rsid w:val="00385B85"/>
    <w:rsid w:val="00385E6E"/>
    <w:rsid w:val="00385E81"/>
    <w:rsid w:val="00386437"/>
    <w:rsid w:val="003864CD"/>
    <w:rsid w:val="00386594"/>
    <w:rsid w:val="003866A3"/>
    <w:rsid w:val="00386972"/>
    <w:rsid w:val="00386A7C"/>
    <w:rsid w:val="00386CD8"/>
    <w:rsid w:val="00386E09"/>
    <w:rsid w:val="00386FE3"/>
    <w:rsid w:val="003871AE"/>
    <w:rsid w:val="00387A46"/>
    <w:rsid w:val="00387BB8"/>
    <w:rsid w:val="00387E92"/>
    <w:rsid w:val="003905A0"/>
    <w:rsid w:val="0039060F"/>
    <w:rsid w:val="003909E9"/>
    <w:rsid w:val="00390B0D"/>
    <w:rsid w:val="00390EBE"/>
    <w:rsid w:val="003912AF"/>
    <w:rsid w:val="0039134E"/>
    <w:rsid w:val="00391409"/>
    <w:rsid w:val="0039146F"/>
    <w:rsid w:val="003917CF"/>
    <w:rsid w:val="00391C31"/>
    <w:rsid w:val="00391E62"/>
    <w:rsid w:val="0039201B"/>
    <w:rsid w:val="003923AB"/>
    <w:rsid w:val="0039241F"/>
    <w:rsid w:val="003926F1"/>
    <w:rsid w:val="00392798"/>
    <w:rsid w:val="00392852"/>
    <w:rsid w:val="003928AC"/>
    <w:rsid w:val="00392996"/>
    <w:rsid w:val="003929CD"/>
    <w:rsid w:val="00392A79"/>
    <w:rsid w:val="00392D58"/>
    <w:rsid w:val="0039347F"/>
    <w:rsid w:val="0039368F"/>
    <w:rsid w:val="00393B22"/>
    <w:rsid w:val="00393CE6"/>
    <w:rsid w:val="0039411A"/>
    <w:rsid w:val="0039420E"/>
    <w:rsid w:val="00394265"/>
    <w:rsid w:val="0039426C"/>
    <w:rsid w:val="0039434F"/>
    <w:rsid w:val="0039435C"/>
    <w:rsid w:val="003943DD"/>
    <w:rsid w:val="00394505"/>
    <w:rsid w:val="003945F1"/>
    <w:rsid w:val="003946FF"/>
    <w:rsid w:val="0039471E"/>
    <w:rsid w:val="00394739"/>
    <w:rsid w:val="00394D82"/>
    <w:rsid w:val="003950C4"/>
    <w:rsid w:val="00395357"/>
    <w:rsid w:val="00395417"/>
    <w:rsid w:val="00395447"/>
    <w:rsid w:val="003954F0"/>
    <w:rsid w:val="0039579D"/>
    <w:rsid w:val="00395920"/>
    <w:rsid w:val="003959EF"/>
    <w:rsid w:val="00396157"/>
    <w:rsid w:val="003962F5"/>
    <w:rsid w:val="003963E2"/>
    <w:rsid w:val="0039673D"/>
    <w:rsid w:val="00396951"/>
    <w:rsid w:val="003969E5"/>
    <w:rsid w:val="00396BED"/>
    <w:rsid w:val="00396F3F"/>
    <w:rsid w:val="003976B2"/>
    <w:rsid w:val="00397775"/>
    <w:rsid w:val="0039779E"/>
    <w:rsid w:val="00397ACF"/>
    <w:rsid w:val="00397AF9"/>
    <w:rsid w:val="00397B9A"/>
    <w:rsid w:val="00397D75"/>
    <w:rsid w:val="00397E3D"/>
    <w:rsid w:val="00397E41"/>
    <w:rsid w:val="003A0063"/>
    <w:rsid w:val="003A01EF"/>
    <w:rsid w:val="003A080C"/>
    <w:rsid w:val="003A093F"/>
    <w:rsid w:val="003A0EBD"/>
    <w:rsid w:val="003A0EFF"/>
    <w:rsid w:val="003A0F9E"/>
    <w:rsid w:val="003A0FDD"/>
    <w:rsid w:val="003A102C"/>
    <w:rsid w:val="003A11C9"/>
    <w:rsid w:val="003A11E7"/>
    <w:rsid w:val="003A13CE"/>
    <w:rsid w:val="003A13FD"/>
    <w:rsid w:val="003A190B"/>
    <w:rsid w:val="003A1B54"/>
    <w:rsid w:val="003A1CF3"/>
    <w:rsid w:val="003A2029"/>
    <w:rsid w:val="003A2546"/>
    <w:rsid w:val="003A258F"/>
    <w:rsid w:val="003A269D"/>
    <w:rsid w:val="003A27CA"/>
    <w:rsid w:val="003A27FD"/>
    <w:rsid w:val="003A2D5C"/>
    <w:rsid w:val="003A2E2B"/>
    <w:rsid w:val="003A2E9A"/>
    <w:rsid w:val="003A3208"/>
    <w:rsid w:val="003A348C"/>
    <w:rsid w:val="003A34FE"/>
    <w:rsid w:val="003A35AD"/>
    <w:rsid w:val="003A389F"/>
    <w:rsid w:val="003A3929"/>
    <w:rsid w:val="003A3A92"/>
    <w:rsid w:val="003A4087"/>
    <w:rsid w:val="003A42D5"/>
    <w:rsid w:val="003A4547"/>
    <w:rsid w:val="003A48A9"/>
    <w:rsid w:val="003A4A5E"/>
    <w:rsid w:val="003A4C1F"/>
    <w:rsid w:val="003A4EA4"/>
    <w:rsid w:val="003A4EDD"/>
    <w:rsid w:val="003A5377"/>
    <w:rsid w:val="003A5673"/>
    <w:rsid w:val="003A568C"/>
    <w:rsid w:val="003A57AB"/>
    <w:rsid w:val="003A5A3B"/>
    <w:rsid w:val="003A5D81"/>
    <w:rsid w:val="003A602D"/>
    <w:rsid w:val="003A6106"/>
    <w:rsid w:val="003A6320"/>
    <w:rsid w:val="003A641B"/>
    <w:rsid w:val="003A68D1"/>
    <w:rsid w:val="003A69AD"/>
    <w:rsid w:val="003A70E1"/>
    <w:rsid w:val="003A74D7"/>
    <w:rsid w:val="003A77AA"/>
    <w:rsid w:val="003A7A78"/>
    <w:rsid w:val="003A7B1F"/>
    <w:rsid w:val="003A7DAC"/>
    <w:rsid w:val="003B01A2"/>
    <w:rsid w:val="003B027E"/>
    <w:rsid w:val="003B02EB"/>
    <w:rsid w:val="003B08F0"/>
    <w:rsid w:val="003B0D7D"/>
    <w:rsid w:val="003B0FAF"/>
    <w:rsid w:val="003B101B"/>
    <w:rsid w:val="003B1104"/>
    <w:rsid w:val="003B118D"/>
    <w:rsid w:val="003B11DF"/>
    <w:rsid w:val="003B11F7"/>
    <w:rsid w:val="003B1C4E"/>
    <w:rsid w:val="003B1D42"/>
    <w:rsid w:val="003B1F83"/>
    <w:rsid w:val="003B22BD"/>
    <w:rsid w:val="003B23E4"/>
    <w:rsid w:val="003B2533"/>
    <w:rsid w:val="003B2774"/>
    <w:rsid w:val="003B2860"/>
    <w:rsid w:val="003B2BCF"/>
    <w:rsid w:val="003B2ECE"/>
    <w:rsid w:val="003B2FD9"/>
    <w:rsid w:val="003B301E"/>
    <w:rsid w:val="003B3262"/>
    <w:rsid w:val="003B32A9"/>
    <w:rsid w:val="003B32DE"/>
    <w:rsid w:val="003B341B"/>
    <w:rsid w:val="003B357D"/>
    <w:rsid w:val="003B35AC"/>
    <w:rsid w:val="003B3842"/>
    <w:rsid w:val="003B3AD2"/>
    <w:rsid w:val="003B3B48"/>
    <w:rsid w:val="003B3C1A"/>
    <w:rsid w:val="003B3FAE"/>
    <w:rsid w:val="003B3FED"/>
    <w:rsid w:val="003B4021"/>
    <w:rsid w:val="003B4166"/>
    <w:rsid w:val="003B44C1"/>
    <w:rsid w:val="003B465E"/>
    <w:rsid w:val="003B4664"/>
    <w:rsid w:val="003B4BC2"/>
    <w:rsid w:val="003B502C"/>
    <w:rsid w:val="003B52AC"/>
    <w:rsid w:val="003B5575"/>
    <w:rsid w:val="003B5585"/>
    <w:rsid w:val="003B5907"/>
    <w:rsid w:val="003B5978"/>
    <w:rsid w:val="003B5B0A"/>
    <w:rsid w:val="003B5C12"/>
    <w:rsid w:val="003B5C39"/>
    <w:rsid w:val="003B6000"/>
    <w:rsid w:val="003B605A"/>
    <w:rsid w:val="003B616A"/>
    <w:rsid w:val="003B6216"/>
    <w:rsid w:val="003B66D2"/>
    <w:rsid w:val="003B6712"/>
    <w:rsid w:val="003B682D"/>
    <w:rsid w:val="003B6E16"/>
    <w:rsid w:val="003B70A6"/>
    <w:rsid w:val="003B747E"/>
    <w:rsid w:val="003B7616"/>
    <w:rsid w:val="003B788A"/>
    <w:rsid w:val="003B7C7D"/>
    <w:rsid w:val="003B7E20"/>
    <w:rsid w:val="003B7F94"/>
    <w:rsid w:val="003C00B2"/>
    <w:rsid w:val="003C00E3"/>
    <w:rsid w:val="003C023E"/>
    <w:rsid w:val="003C0461"/>
    <w:rsid w:val="003C0698"/>
    <w:rsid w:val="003C0B14"/>
    <w:rsid w:val="003C0C80"/>
    <w:rsid w:val="003C0D49"/>
    <w:rsid w:val="003C0E24"/>
    <w:rsid w:val="003C0FE8"/>
    <w:rsid w:val="003C1044"/>
    <w:rsid w:val="003C1101"/>
    <w:rsid w:val="003C11F8"/>
    <w:rsid w:val="003C1390"/>
    <w:rsid w:val="003C1565"/>
    <w:rsid w:val="003C1620"/>
    <w:rsid w:val="003C1765"/>
    <w:rsid w:val="003C17A3"/>
    <w:rsid w:val="003C1A19"/>
    <w:rsid w:val="003C1EDE"/>
    <w:rsid w:val="003C215F"/>
    <w:rsid w:val="003C2393"/>
    <w:rsid w:val="003C23B3"/>
    <w:rsid w:val="003C26A7"/>
    <w:rsid w:val="003C2AB2"/>
    <w:rsid w:val="003C2B10"/>
    <w:rsid w:val="003C2BBA"/>
    <w:rsid w:val="003C2BC1"/>
    <w:rsid w:val="003C2BE5"/>
    <w:rsid w:val="003C3112"/>
    <w:rsid w:val="003C31CE"/>
    <w:rsid w:val="003C333F"/>
    <w:rsid w:val="003C3A75"/>
    <w:rsid w:val="003C3D09"/>
    <w:rsid w:val="003C3D38"/>
    <w:rsid w:val="003C3D5D"/>
    <w:rsid w:val="003C3E4D"/>
    <w:rsid w:val="003C43FD"/>
    <w:rsid w:val="003C451E"/>
    <w:rsid w:val="003C45F0"/>
    <w:rsid w:val="003C4699"/>
    <w:rsid w:val="003C46FE"/>
    <w:rsid w:val="003C478F"/>
    <w:rsid w:val="003C482A"/>
    <w:rsid w:val="003C49B4"/>
    <w:rsid w:val="003C4B33"/>
    <w:rsid w:val="003C4B38"/>
    <w:rsid w:val="003C4E42"/>
    <w:rsid w:val="003C584C"/>
    <w:rsid w:val="003C5EFC"/>
    <w:rsid w:val="003C609D"/>
    <w:rsid w:val="003C6105"/>
    <w:rsid w:val="003C6115"/>
    <w:rsid w:val="003C627A"/>
    <w:rsid w:val="003C62AC"/>
    <w:rsid w:val="003C640A"/>
    <w:rsid w:val="003C6418"/>
    <w:rsid w:val="003C6496"/>
    <w:rsid w:val="003C6A28"/>
    <w:rsid w:val="003C6C14"/>
    <w:rsid w:val="003C74FE"/>
    <w:rsid w:val="003C7518"/>
    <w:rsid w:val="003C76E5"/>
    <w:rsid w:val="003C7965"/>
    <w:rsid w:val="003C797F"/>
    <w:rsid w:val="003C7B13"/>
    <w:rsid w:val="003C7B20"/>
    <w:rsid w:val="003C7D72"/>
    <w:rsid w:val="003CF65E"/>
    <w:rsid w:val="003D06B8"/>
    <w:rsid w:val="003D092B"/>
    <w:rsid w:val="003D0B0D"/>
    <w:rsid w:val="003D0D3C"/>
    <w:rsid w:val="003D0E04"/>
    <w:rsid w:val="003D0E10"/>
    <w:rsid w:val="003D0FBE"/>
    <w:rsid w:val="003D1192"/>
    <w:rsid w:val="003D131A"/>
    <w:rsid w:val="003D1583"/>
    <w:rsid w:val="003D16D6"/>
    <w:rsid w:val="003D17CC"/>
    <w:rsid w:val="003D1870"/>
    <w:rsid w:val="003D1D22"/>
    <w:rsid w:val="003D1EF3"/>
    <w:rsid w:val="003D201B"/>
    <w:rsid w:val="003D20E7"/>
    <w:rsid w:val="003D21F8"/>
    <w:rsid w:val="003D222E"/>
    <w:rsid w:val="003D224B"/>
    <w:rsid w:val="003D22DA"/>
    <w:rsid w:val="003D2617"/>
    <w:rsid w:val="003D28BD"/>
    <w:rsid w:val="003D291A"/>
    <w:rsid w:val="003D2C27"/>
    <w:rsid w:val="003D2F80"/>
    <w:rsid w:val="003D3061"/>
    <w:rsid w:val="003D30D5"/>
    <w:rsid w:val="003D31A6"/>
    <w:rsid w:val="003D37AB"/>
    <w:rsid w:val="003D3A56"/>
    <w:rsid w:val="003D3B1F"/>
    <w:rsid w:val="003D3BFB"/>
    <w:rsid w:val="003D3F25"/>
    <w:rsid w:val="003D3F6B"/>
    <w:rsid w:val="003D42EC"/>
    <w:rsid w:val="003D4B96"/>
    <w:rsid w:val="003D4D3F"/>
    <w:rsid w:val="003D4E2E"/>
    <w:rsid w:val="003D5134"/>
    <w:rsid w:val="003D5207"/>
    <w:rsid w:val="003D549F"/>
    <w:rsid w:val="003D55D7"/>
    <w:rsid w:val="003D573B"/>
    <w:rsid w:val="003D5860"/>
    <w:rsid w:val="003D5AF4"/>
    <w:rsid w:val="003D5D5A"/>
    <w:rsid w:val="003D6011"/>
    <w:rsid w:val="003D60CD"/>
    <w:rsid w:val="003D6259"/>
    <w:rsid w:val="003D62DE"/>
    <w:rsid w:val="003D64DB"/>
    <w:rsid w:val="003D6696"/>
    <w:rsid w:val="003D6AF8"/>
    <w:rsid w:val="003D6E21"/>
    <w:rsid w:val="003D6E9A"/>
    <w:rsid w:val="003D7970"/>
    <w:rsid w:val="003D79C5"/>
    <w:rsid w:val="003D7D66"/>
    <w:rsid w:val="003E03C5"/>
    <w:rsid w:val="003E040E"/>
    <w:rsid w:val="003E0647"/>
    <w:rsid w:val="003E0848"/>
    <w:rsid w:val="003E0BC9"/>
    <w:rsid w:val="003E0C43"/>
    <w:rsid w:val="003E1371"/>
    <w:rsid w:val="003E1373"/>
    <w:rsid w:val="003E13A6"/>
    <w:rsid w:val="003E1510"/>
    <w:rsid w:val="003E1847"/>
    <w:rsid w:val="003E189C"/>
    <w:rsid w:val="003E257D"/>
    <w:rsid w:val="003E2619"/>
    <w:rsid w:val="003E2B2C"/>
    <w:rsid w:val="003E2CAC"/>
    <w:rsid w:val="003E2CB5"/>
    <w:rsid w:val="003E2DEC"/>
    <w:rsid w:val="003E32C1"/>
    <w:rsid w:val="003E3B48"/>
    <w:rsid w:val="003E3D5E"/>
    <w:rsid w:val="003E3E4B"/>
    <w:rsid w:val="003E3FFC"/>
    <w:rsid w:val="003E413A"/>
    <w:rsid w:val="003E4268"/>
    <w:rsid w:val="003E4311"/>
    <w:rsid w:val="003E45C1"/>
    <w:rsid w:val="003E4698"/>
    <w:rsid w:val="003E47B4"/>
    <w:rsid w:val="003E48BA"/>
    <w:rsid w:val="003E4A67"/>
    <w:rsid w:val="003E4A97"/>
    <w:rsid w:val="003E4AC2"/>
    <w:rsid w:val="003E4DA7"/>
    <w:rsid w:val="003E4DD8"/>
    <w:rsid w:val="003E4FD5"/>
    <w:rsid w:val="003E5065"/>
    <w:rsid w:val="003E5121"/>
    <w:rsid w:val="003E524E"/>
    <w:rsid w:val="003E5274"/>
    <w:rsid w:val="003E543E"/>
    <w:rsid w:val="003E54B7"/>
    <w:rsid w:val="003E56AD"/>
    <w:rsid w:val="003E5900"/>
    <w:rsid w:val="003E5CBF"/>
    <w:rsid w:val="003E5CE7"/>
    <w:rsid w:val="003E5D1A"/>
    <w:rsid w:val="003E5D6F"/>
    <w:rsid w:val="003E60E2"/>
    <w:rsid w:val="003E6C84"/>
    <w:rsid w:val="003E6F63"/>
    <w:rsid w:val="003E70B0"/>
    <w:rsid w:val="003E715E"/>
    <w:rsid w:val="003E71BA"/>
    <w:rsid w:val="003E7242"/>
    <w:rsid w:val="003E742E"/>
    <w:rsid w:val="003E791A"/>
    <w:rsid w:val="003E7A53"/>
    <w:rsid w:val="003E7ACE"/>
    <w:rsid w:val="003E7B42"/>
    <w:rsid w:val="003E7BB6"/>
    <w:rsid w:val="003F02A5"/>
    <w:rsid w:val="003F03B7"/>
    <w:rsid w:val="003F0566"/>
    <w:rsid w:val="003F0603"/>
    <w:rsid w:val="003F06B8"/>
    <w:rsid w:val="003F0704"/>
    <w:rsid w:val="003F072A"/>
    <w:rsid w:val="003F0784"/>
    <w:rsid w:val="003F0894"/>
    <w:rsid w:val="003F096B"/>
    <w:rsid w:val="003F0A27"/>
    <w:rsid w:val="003F0FF6"/>
    <w:rsid w:val="003F10AD"/>
    <w:rsid w:val="003F1633"/>
    <w:rsid w:val="003F1639"/>
    <w:rsid w:val="003F1785"/>
    <w:rsid w:val="003F1A19"/>
    <w:rsid w:val="003F1B33"/>
    <w:rsid w:val="003F1D9B"/>
    <w:rsid w:val="003F2144"/>
    <w:rsid w:val="003F22F6"/>
    <w:rsid w:val="003F2424"/>
    <w:rsid w:val="003F25BC"/>
    <w:rsid w:val="003F261D"/>
    <w:rsid w:val="003F2740"/>
    <w:rsid w:val="003F29F7"/>
    <w:rsid w:val="003F2D53"/>
    <w:rsid w:val="003F2FA6"/>
    <w:rsid w:val="003F3100"/>
    <w:rsid w:val="003F32F4"/>
    <w:rsid w:val="003F3769"/>
    <w:rsid w:val="003F389A"/>
    <w:rsid w:val="003F4100"/>
    <w:rsid w:val="003F4378"/>
    <w:rsid w:val="003F4509"/>
    <w:rsid w:val="003F4743"/>
    <w:rsid w:val="003F4788"/>
    <w:rsid w:val="003F4B5A"/>
    <w:rsid w:val="003F4BC5"/>
    <w:rsid w:val="003F4D43"/>
    <w:rsid w:val="003F4D9A"/>
    <w:rsid w:val="003F4E6C"/>
    <w:rsid w:val="003F4F7C"/>
    <w:rsid w:val="003F5058"/>
    <w:rsid w:val="003F5101"/>
    <w:rsid w:val="003F538A"/>
    <w:rsid w:val="003F54A1"/>
    <w:rsid w:val="003F564B"/>
    <w:rsid w:val="003F5902"/>
    <w:rsid w:val="003F5A54"/>
    <w:rsid w:val="003F5BD4"/>
    <w:rsid w:val="003F5C28"/>
    <w:rsid w:val="003F613A"/>
    <w:rsid w:val="003F6286"/>
    <w:rsid w:val="003F635F"/>
    <w:rsid w:val="003F63EC"/>
    <w:rsid w:val="003F657E"/>
    <w:rsid w:val="003F6CAC"/>
    <w:rsid w:val="003F6DFF"/>
    <w:rsid w:val="003F6F55"/>
    <w:rsid w:val="003F6FED"/>
    <w:rsid w:val="003F7463"/>
    <w:rsid w:val="003F74AD"/>
    <w:rsid w:val="003F7B24"/>
    <w:rsid w:val="003F7E74"/>
    <w:rsid w:val="003F7F6A"/>
    <w:rsid w:val="0040003E"/>
    <w:rsid w:val="00400150"/>
    <w:rsid w:val="004006B7"/>
    <w:rsid w:val="004009B8"/>
    <w:rsid w:val="00400FB3"/>
    <w:rsid w:val="0040100A"/>
    <w:rsid w:val="0040104A"/>
    <w:rsid w:val="00401118"/>
    <w:rsid w:val="0040116D"/>
    <w:rsid w:val="0040150C"/>
    <w:rsid w:val="00401873"/>
    <w:rsid w:val="00401E9A"/>
    <w:rsid w:val="004021F3"/>
    <w:rsid w:val="00402291"/>
    <w:rsid w:val="004025CF"/>
    <w:rsid w:val="004025E3"/>
    <w:rsid w:val="004029D6"/>
    <w:rsid w:val="00402ADD"/>
    <w:rsid w:val="00402B49"/>
    <w:rsid w:val="00402CD7"/>
    <w:rsid w:val="00402E08"/>
    <w:rsid w:val="0040303F"/>
    <w:rsid w:val="004030F5"/>
    <w:rsid w:val="00403142"/>
    <w:rsid w:val="00403200"/>
    <w:rsid w:val="00403313"/>
    <w:rsid w:val="00403CD6"/>
    <w:rsid w:val="00403CFF"/>
    <w:rsid w:val="00403E5A"/>
    <w:rsid w:val="00404187"/>
    <w:rsid w:val="004043D5"/>
    <w:rsid w:val="00404564"/>
    <w:rsid w:val="004045F6"/>
    <w:rsid w:val="0040482F"/>
    <w:rsid w:val="00404861"/>
    <w:rsid w:val="00404975"/>
    <w:rsid w:val="00404A30"/>
    <w:rsid w:val="00404B2E"/>
    <w:rsid w:val="00405461"/>
    <w:rsid w:val="0040556F"/>
    <w:rsid w:val="00405698"/>
    <w:rsid w:val="00405796"/>
    <w:rsid w:val="00405797"/>
    <w:rsid w:val="00405A5F"/>
    <w:rsid w:val="00405B5B"/>
    <w:rsid w:val="00405D7D"/>
    <w:rsid w:val="00405E7F"/>
    <w:rsid w:val="004060C6"/>
    <w:rsid w:val="00406708"/>
    <w:rsid w:val="00406D83"/>
    <w:rsid w:val="00406E72"/>
    <w:rsid w:val="004072C5"/>
    <w:rsid w:val="004072F9"/>
    <w:rsid w:val="004074FD"/>
    <w:rsid w:val="00407712"/>
    <w:rsid w:val="00407A11"/>
    <w:rsid w:val="00407FCD"/>
    <w:rsid w:val="004100E7"/>
    <w:rsid w:val="0041088F"/>
    <w:rsid w:val="00410A90"/>
    <w:rsid w:val="00410BC0"/>
    <w:rsid w:val="00410DCB"/>
    <w:rsid w:val="00410E2E"/>
    <w:rsid w:val="00410E76"/>
    <w:rsid w:val="00410E8C"/>
    <w:rsid w:val="004113BA"/>
    <w:rsid w:val="00411449"/>
    <w:rsid w:val="00411AD2"/>
    <w:rsid w:val="00411B5C"/>
    <w:rsid w:val="00411E4E"/>
    <w:rsid w:val="00411E67"/>
    <w:rsid w:val="00412526"/>
    <w:rsid w:val="00412792"/>
    <w:rsid w:val="00412BAC"/>
    <w:rsid w:val="00412CF8"/>
    <w:rsid w:val="00412D2C"/>
    <w:rsid w:val="00413059"/>
    <w:rsid w:val="00413074"/>
    <w:rsid w:val="0041329B"/>
    <w:rsid w:val="00413458"/>
    <w:rsid w:val="004136FD"/>
    <w:rsid w:val="0041373C"/>
    <w:rsid w:val="004138BC"/>
    <w:rsid w:val="00413B42"/>
    <w:rsid w:val="00413C77"/>
    <w:rsid w:val="00413E9B"/>
    <w:rsid w:val="0041443E"/>
    <w:rsid w:val="00414542"/>
    <w:rsid w:val="00414790"/>
    <w:rsid w:val="004147D5"/>
    <w:rsid w:val="00414A21"/>
    <w:rsid w:val="00414C71"/>
    <w:rsid w:val="00414DA5"/>
    <w:rsid w:val="00414FA8"/>
    <w:rsid w:val="0041505A"/>
    <w:rsid w:val="00415240"/>
    <w:rsid w:val="004154E0"/>
    <w:rsid w:val="00415745"/>
    <w:rsid w:val="004157F0"/>
    <w:rsid w:val="00415860"/>
    <w:rsid w:val="00415A3D"/>
    <w:rsid w:val="00415AEC"/>
    <w:rsid w:val="00415C02"/>
    <w:rsid w:val="00415C8D"/>
    <w:rsid w:val="00415F57"/>
    <w:rsid w:val="004161B5"/>
    <w:rsid w:val="00416273"/>
    <w:rsid w:val="00416319"/>
    <w:rsid w:val="004163B0"/>
    <w:rsid w:val="0041657E"/>
    <w:rsid w:val="00416662"/>
    <w:rsid w:val="00416806"/>
    <w:rsid w:val="00416BF2"/>
    <w:rsid w:val="00416C1E"/>
    <w:rsid w:val="00416C26"/>
    <w:rsid w:val="00416D88"/>
    <w:rsid w:val="00416EBF"/>
    <w:rsid w:val="00416F69"/>
    <w:rsid w:val="00416FAB"/>
    <w:rsid w:val="00416FBE"/>
    <w:rsid w:val="0041713F"/>
    <w:rsid w:val="004172AC"/>
    <w:rsid w:val="00417534"/>
    <w:rsid w:val="00417594"/>
    <w:rsid w:val="00417AC1"/>
    <w:rsid w:val="00417B16"/>
    <w:rsid w:val="00417B4D"/>
    <w:rsid w:val="00417CED"/>
    <w:rsid w:val="00417CF9"/>
    <w:rsid w:val="00417D42"/>
    <w:rsid w:val="00417DAD"/>
    <w:rsid w:val="00417E40"/>
    <w:rsid w:val="00417E7F"/>
    <w:rsid w:val="00420071"/>
    <w:rsid w:val="00420299"/>
    <w:rsid w:val="004203A9"/>
    <w:rsid w:val="004204B6"/>
    <w:rsid w:val="00420511"/>
    <w:rsid w:val="0042089E"/>
    <w:rsid w:val="0042097D"/>
    <w:rsid w:val="004209D7"/>
    <w:rsid w:val="00420A1D"/>
    <w:rsid w:val="00420A2C"/>
    <w:rsid w:val="00420C44"/>
    <w:rsid w:val="00420C8D"/>
    <w:rsid w:val="00420CF8"/>
    <w:rsid w:val="00420D48"/>
    <w:rsid w:val="00420D67"/>
    <w:rsid w:val="00420E33"/>
    <w:rsid w:val="0042126E"/>
    <w:rsid w:val="0042133D"/>
    <w:rsid w:val="004213F7"/>
    <w:rsid w:val="004216A4"/>
    <w:rsid w:val="00421998"/>
    <w:rsid w:val="00421A5B"/>
    <w:rsid w:val="00421BE5"/>
    <w:rsid w:val="00421BE8"/>
    <w:rsid w:val="00421E35"/>
    <w:rsid w:val="00422AB2"/>
    <w:rsid w:val="00422C40"/>
    <w:rsid w:val="00422C5F"/>
    <w:rsid w:val="00422CC8"/>
    <w:rsid w:val="00422D27"/>
    <w:rsid w:val="00422F31"/>
    <w:rsid w:val="00422F92"/>
    <w:rsid w:val="0042318C"/>
    <w:rsid w:val="00423238"/>
    <w:rsid w:val="0042326B"/>
    <w:rsid w:val="00423793"/>
    <w:rsid w:val="00423C7A"/>
    <w:rsid w:val="00423F1B"/>
    <w:rsid w:val="00424024"/>
    <w:rsid w:val="00424193"/>
    <w:rsid w:val="0042424B"/>
    <w:rsid w:val="0042425C"/>
    <w:rsid w:val="00424546"/>
    <w:rsid w:val="004245BF"/>
    <w:rsid w:val="00424721"/>
    <w:rsid w:val="004247BA"/>
    <w:rsid w:val="004247D1"/>
    <w:rsid w:val="00424BEA"/>
    <w:rsid w:val="00424ED0"/>
    <w:rsid w:val="00424F96"/>
    <w:rsid w:val="0042526C"/>
    <w:rsid w:val="00425491"/>
    <w:rsid w:val="004255A7"/>
    <w:rsid w:val="00425651"/>
    <w:rsid w:val="00425841"/>
    <w:rsid w:val="00425851"/>
    <w:rsid w:val="00425B77"/>
    <w:rsid w:val="004262B9"/>
    <w:rsid w:val="0042631C"/>
    <w:rsid w:val="004267B3"/>
    <w:rsid w:val="004269DB"/>
    <w:rsid w:val="00426A45"/>
    <w:rsid w:val="00426F3F"/>
    <w:rsid w:val="00426F69"/>
    <w:rsid w:val="00426FD3"/>
    <w:rsid w:val="00427079"/>
    <w:rsid w:val="004272A0"/>
    <w:rsid w:val="0042755D"/>
    <w:rsid w:val="00427AD5"/>
    <w:rsid w:val="00427B44"/>
    <w:rsid w:val="00427EB4"/>
    <w:rsid w:val="00427FC9"/>
    <w:rsid w:val="004300AD"/>
    <w:rsid w:val="00430199"/>
    <w:rsid w:val="00430348"/>
    <w:rsid w:val="00430417"/>
    <w:rsid w:val="004306D8"/>
    <w:rsid w:val="00430849"/>
    <w:rsid w:val="004309BE"/>
    <w:rsid w:val="00430C0A"/>
    <w:rsid w:val="00430F44"/>
    <w:rsid w:val="00431098"/>
    <w:rsid w:val="004310AB"/>
    <w:rsid w:val="0043118A"/>
    <w:rsid w:val="00431400"/>
    <w:rsid w:val="00431A39"/>
    <w:rsid w:val="00431AB2"/>
    <w:rsid w:val="00431CA9"/>
    <w:rsid w:val="00431F48"/>
    <w:rsid w:val="00432055"/>
    <w:rsid w:val="00432156"/>
    <w:rsid w:val="00432274"/>
    <w:rsid w:val="00432449"/>
    <w:rsid w:val="004329C4"/>
    <w:rsid w:val="00432D3D"/>
    <w:rsid w:val="00432DFE"/>
    <w:rsid w:val="00432E8C"/>
    <w:rsid w:val="004331AB"/>
    <w:rsid w:val="00433228"/>
    <w:rsid w:val="0043344D"/>
    <w:rsid w:val="00433788"/>
    <w:rsid w:val="0043397C"/>
    <w:rsid w:val="00433992"/>
    <w:rsid w:val="00433B4B"/>
    <w:rsid w:val="00433C2E"/>
    <w:rsid w:val="00433D25"/>
    <w:rsid w:val="00433E8F"/>
    <w:rsid w:val="004340BD"/>
    <w:rsid w:val="004343A4"/>
    <w:rsid w:val="004346ED"/>
    <w:rsid w:val="00434A3B"/>
    <w:rsid w:val="00434A8E"/>
    <w:rsid w:val="00434B2C"/>
    <w:rsid w:val="00434BD1"/>
    <w:rsid w:val="00434D89"/>
    <w:rsid w:val="004351D8"/>
    <w:rsid w:val="004354F1"/>
    <w:rsid w:val="004356CA"/>
    <w:rsid w:val="004356D6"/>
    <w:rsid w:val="0043575C"/>
    <w:rsid w:val="004358D8"/>
    <w:rsid w:val="004359FD"/>
    <w:rsid w:val="00435AF6"/>
    <w:rsid w:val="00435B48"/>
    <w:rsid w:val="00435C6B"/>
    <w:rsid w:val="00435E2B"/>
    <w:rsid w:val="00435FBB"/>
    <w:rsid w:val="00435FD5"/>
    <w:rsid w:val="00436059"/>
    <w:rsid w:val="004360D2"/>
    <w:rsid w:val="00436106"/>
    <w:rsid w:val="00436307"/>
    <w:rsid w:val="00436609"/>
    <w:rsid w:val="004367C3"/>
    <w:rsid w:val="004367D6"/>
    <w:rsid w:val="004369D7"/>
    <w:rsid w:val="00436C1B"/>
    <w:rsid w:val="00436E6F"/>
    <w:rsid w:val="00437015"/>
    <w:rsid w:val="004373A0"/>
    <w:rsid w:val="00437680"/>
    <w:rsid w:val="004376BA"/>
    <w:rsid w:val="00437756"/>
    <w:rsid w:val="0043776E"/>
    <w:rsid w:val="00437884"/>
    <w:rsid w:val="004378A8"/>
    <w:rsid w:val="004378B8"/>
    <w:rsid w:val="00437A53"/>
    <w:rsid w:val="00437C6C"/>
    <w:rsid w:val="00437DC7"/>
    <w:rsid w:val="00437E2F"/>
    <w:rsid w:val="00437F23"/>
    <w:rsid w:val="00438EB7"/>
    <w:rsid w:val="0044023D"/>
    <w:rsid w:val="004403D5"/>
    <w:rsid w:val="00440578"/>
    <w:rsid w:val="0044073A"/>
    <w:rsid w:val="00440821"/>
    <w:rsid w:val="004408FC"/>
    <w:rsid w:val="00440987"/>
    <w:rsid w:val="00440B43"/>
    <w:rsid w:val="00440E79"/>
    <w:rsid w:val="004413E9"/>
    <w:rsid w:val="00441753"/>
    <w:rsid w:val="004418C9"/>
    <w:rsid w:val="00441913"/>
    <w:rsid w:val="004419DA"/>
    <w:rsid w:val="004419F7"/>
    <w:rsid w:val="00441C5C"/>
    <w:rsid w:val="00441D3E"/>
    <w:rsid w:val="00441EE1"/>
    <w:rsid w:val="00441EFF"/>
    <w:rsid w:val="00441F36"/>
    <w:rsid w:val="00442230"/>
    <w:rsid w:val="004427A7"/>
    <w:rsid w:val="00442985"/>
    <w:rsid w:val="00442AFE"/>
    <w:rsid w:val="00442F42"/>
    <w:rsid w:val="004430E5"/>
    <w:rsid w:val="004435CC"/>
    <w:rsid w:val="00443BC8"/>
    <w:rsid w:val="00443D78"/>
    <w:rsid w:val="00443DA7"/>
    <w:rsid w:val="00443E16"/>
    <w:rsid w:val="0044404A"/>
    <w:rsid w:val="00444054"/>
    <w:rsid w:val="00444237"/>
    <w:rsid w:val="004443E1"/>
    <w:rsid w:val="004444D4"/>
    <w:rsid w:val="004444F0"/>
    <w:rsid w:val="0044450F"/>
    <w:rsid w:val="00444543"/>
    <w:rsid w:val="00444881"/>
    <w:rsid w:val="00444CAA"/>
    <w:rsid w:val="00444D0A"/>
    <w:rsid w:val="00444DE0"/>
    <w:rsid w:val="0044501F"/>
    <w:rsid w:val="0044511E"/>
    <w:rsid w:val="004453D3"/>
    <w:rsid w:val="004453E3"/>
    <w:rsid w:val="004454AA"/>
    <w:rsid w:val="00445516"/>
    <w:rsid w:val="004455AC"/>
    <w:rsid w:val="00445807"/>
    <w:rsid w:val="004458B5"/>
    <w:rsid w:val="004461D2"/>
    <w:rsid w:val="004463E7"/>
    <w:rsid w:val="0044664E"/>
    <w:rsid w:val="0044668B"/>
    <w:rsid w:val="004467F8"/>
    <w:rsid w:val="00446AF5"/>
    <w:rsid w:val="00446E70"/>
    <w:rsid w:val="00447395"/>
    <w:rsid w:val="004476FD"/>
    <w:rsid w:val="00447A99"/>
    <w:rsid w:val="00447CE0"/>
    <w:rsid w:val="00447CF2"/>
    <w:rsid w:val="00447F2E"/>
    <w:rsid w:val="00447FC3"/>
    <w:rsid w:val="00450158"/>
    <w:rsid w:val="0045032A"/>
    <w:rsid w:val="0045073A"/>
    <w:rsid w:val="0045084B"/>
    <w:rsid w:val="00450A15"/>
    <w:rsid w:val="00450BAD"/>
    <w:rsid w:val="00450BC8"/>
    <w:rsid w:val="00450BD0"/>
    <w:rsid w:val="00450E05"/>
    <w:rsid w:val="00450F95"/>
    <w:rsid w:val="00451245"/>
    <w:rsid w:val="0045134C"/>
    <w:rsid w:val="004513AE"/>
    <w:rsid w:val="00451774"/>
    <w:rsid w:val="0045177C"/>
    <w:rsid w:val="004518EC"/>
    <w:rsid w:val="00451A3F"/>
    <w:rsid w:val="00451DB2"/>
    <w:rsid w:val="00451F6A"/>
    <w:rsid w:val="0045271F"/>
    <w:rsid w:val="00452A2A"/>
    <w:rsid w:val="00452A47"/>
    <w:rsid w:val="00452A60"/>
    <w:rsid w:val="00452D6E"/>
    <w:rsid w:val="00452EBB"/>
    <w:rsid w:val="00452F68"/>
    <w:rsid w:val="00453055"/>
    <w:rsid w:val="004531C4"/>
    <w:rsid w:val="00453231"/>
    <w:rsid w:val="0045329A"/>
    <w:rsid w:val="004533EE"/>
    <w:rsid w:val="00453683"/>
    <w:rsid w:val="004537EF"/>
    <w:rsid w:val="00453901"/>
    <w:rsid w:val="00453BBD"/>
    <w:rsid w:val="00453CA2"/>
    <w:rsid w:val="00453E87"/>
    <w:rsid w:val="00453F69"/>
    <w:rsid w:val="004541C9"/>
    <w:rsid w:val="00454908"/>
    <w:rsid w:val="004549F9"/>
    <w:rsid w:val="00454A84"/>
    <w:rsid w:val="00455524"/>
    <w:rsid w:val="00455B32"/>
    <w:rsid w:val="00455B8B"/>
    <w:rsid w:val="00455CBD"/>
    <w:rsid w:val="0045622F"/>
    <w:rsid w:val="004562A0"/>
    <w:rsid w:val="00456535"/>
    <w:rsid w:val="00456721"/>
    <w:rsid w:val="00456974"/>
    <w:rsid w:val="00456983"/>
    <w:rsid w:val="00456B72"/>
    <w:rsid w:val="00456C29"/>
    <w:rsid w:val="004570EB"/>
    <w:rsid w:val="00457237"/>
    <w:rsid w:val="0045723F"/>
    <w:rsid w:val="004573DC"/>
    <w:rsid w:val="00457557"/>
    <w:rsid w:val="00457738"/>
    <w:rsid w:val="004579B7"/>
    <w:rsid w:val="00457C24"/>
    <w:rsid w:val="00457DA3"/>
    <w:rsid w:val="00457E33"/>
    <w:rsid w:val="00457F53"/>
    <w:rsid w:val="0046001A"/>
    <w:rsid w:val="00460113"/>
    <w:rsid w:val="004603C6"/>
    <w:rsid w:val="00460691"/>
    <w:rsid w:val="004607EC"/>
    <w:rsid w:val="004608E8"/>
    <w:rsid w:val="00460BBB"/>
    <w:rsid w:val="00460FA9"/>
    <w:rsid w:val="004610E8"/>
    <w:rsid w:val="004611AC"/>
    <w:rsid w:val="00461440"/>
    <w:rsid w:val="00461482"/>
    <w:rsid w:val="004617BD"/>
    <w:rsid w:val="004619D4"/>
    <w:rsid w:val="00461A08"/>
    <w:rsid w:val="00461AB4"/>
    <w:rsid w:val="00461D39"/>
    <w:rsid w:val="00461D78"/>
    <w:rsid w:val="00461DE8"/>
    <w:rsid w:val="00461DF1"/>
    <w:rsid w:val="00461F66"/>
    <w:rsid w:val="0046211D"/>
    <w:rsid w:val="0046217D"/>
    <w:rsid w:val="00462568"/>
    <w:rsid w:val="00462737"/>
    <w:rsid w:val="004628BC"/>
    <w:rsid w:val="00462907"/>
    <w:rsid w:val="00462970"/>
    <w:rsid w:val="00462BA9"/>
    <w:rsid w:val="00462CB9"/>
    <w:rsid w:val="00462F60"/>
    <w:rsid w:val="0046323F"/>
    <w:rsid w:val="004632E2"/>
    <w:rsid w:val="004637A0"/>
    <w:rsid w:val="004637C2"/>
    <w:rsid w:val="00463836"/>
    <w:rsid w:val="00463A2E"/>
    <w:rsid w:val="00463BB4"/>
    <w:rsid w:val="00463D20"/>
    <w:rsid w:val="00463D96"/>
    <w:rsid w:val="00463EA3"/>
    <w:rsid w:val="00463EC9"/>
    <w:rsid w:val="00463FA5"/>
    <w:rsid w:val="0046441C"/>
    <w:rsid w:val="0046462B"/>
    <w:rsid w:val="0046472C"/>
    <w:rsid w:val="00464943"/>
    <w:rsid w:val="004649A2"/>
    <w:rsid w:val="00464A86"/>
    <w:rsid w:val="00464D8D"/>
    <w:rsid w:val="00464FF5"/>
    <w:rsid w:val="0046556E"/>
    <w:rsid w:val="00465648"/>
    <w:rsid w:val="00465AF3"/>
    <w:rsid w:val="00465B2E"/>
    <w:rsid w:val="00465D31"/>
    <w:rsid w:val="00465DBC"/>
    <w:rsid w:val="00465E7C"/>
    <w:rsid w:val="00465EB9"/>
    <w:rsid w:val="0046618D"/>
    <w:rsid w:val="00466243"/>
    <w:rsid w:val="004662AE"/>
    <w:rsid w:val="00466336"/>
    <w:rsid w:val="0046640F"/>
    <w:rsid w:val="00466840"/>
    <w:rsid w:val="0046689B"/>
    <w:rsid w:val="00466B02"/>
    <w:rsid w:val="00466C04"/>
    <w:rsid w:val="00466DF6"/>
    <w:rsid w:val="00466FFF"/>
    <w:rsid w:val="00467076"/>
    <w:rsid w:val="004670CD"/>
    <w:rsid w:val="004671E7"/>
    <w:rsid w:val="0046729A"/>
    <w:rsid w:val="004674BA"/>
    <w:rsid w:val="00467584"/>
    <w:rsid w:val="004675C9"/>
    <w:rsid w:val="004675E9"/>
    <w:rsid w:val="0046766C"/>
    <w:rsid w:val="00467814"/>
    <w:rsid w:val="00467954"/>
    <w:rsid w:val="00467B61"/>
    <w:rsid w:val="00467BBC"/>
    <w:rsid w:val="00467C74"/>
    <w:rsid w:val="0047016C"/>
    <w:rsid w:val="00470701"/>
    <w:rsid w:val="004708C6"/>
    <w:rsid w:val="00470D8F"/>
    <w:rsid w:val="0047117C"/>
    <w:rsid w:val="004711C0"/>
    <w:rsid w:val="0047140B"/>
    <w:rsid w:val="00471458"/>
    <w:rsid w:val="00471498"/>
    <w:rsid w:val="00471943"/>
    <w:rsid w:val="00471A9E"/>
    <w:rsid w:val="00471FC3"/>
    <w:rsid w:val="00472201"/>
    <w:rsid w:val="00472290"/>
    <w:rsid w:val="004722B5"/>
    <w:rsid w:val="00472657"/>
    <w:rsid w:val="004727BD"/>
    <w:rsid w:val="0047290D"/>
    <w:rsid w:val="00472A39"/>
    <w:rsid w:val="00472A6F"/>
    <w:rsid w:val="00472A7F"/>
    <w:rsid w:val="00472AF6"/>
    <w:rsid w:val="00472BEB"/>
    <w:rsid w:val="00472C40"/>
    <w:rsid w:val="00472CFB"/>
    <w:rsid w:val="00472F6A"/>
    <w:rsid w:val="0047327A"/>
    <w:rsid w:val="004735F8"/>
    <w:rsid w:val="00473678"/>
    <w:rsid w:val="00473E75"/>
    <w:rsid w:val="00473EDE"/>
    <w:rsid w:val="00473F33"/>
    <w:rsid w:val="00473FE0"/>
    <w:rsid w:val="0047401C"/>
    <w:rsid w:val="00474237"/>
    <w:rsid w:val="0047426D"/>
    <w:rsid w:val="004742A6"/>
    <w:rsid w:val="004744D4"/>
    <w:rsid w:val="00474509"/>
    <w:rsid w:val="004746A9"/>
    <w:rsid w:val="004746DE"/>
    <w:rsid w:val="00474B6A"/>
    <w:rsid w:val="00474C2D"/>
    <w:rsid w:val="00474C66"/>
    <w:rsid w:val="00474D59"/>
    <w:rsid w:val="00474D6A"/>
    <w:rsid w:val="00474F23"/>
    <w:rsid w:val="00475143"/>
    <w:rsid w:val="004752FA"/>
    <w:rsid w:val="00475314"/>
    <w:rsid w:val="0047532F"/>
    <w:rsid w:val="004754D1"/>
    <w:rsid w:val="004757E1"/>
    <w:rsid w:val="00475FAA"/>
    <w:rsid w:val="00476404"/>
    <w:rsid w:val="00476520"/>
    <w:rsid w:val="00476643"/>
    <w:rsid w:val="0047683E"/>
    <w:rsid w:val="0047698F"/>
    <w:rsid w:val="00476A6D"/>
    <w:rsid w:val="00476A91"/>
    <w:rsid w:val="00476BF2"/>
    <w:rsid w:val="00476C19"/>
    <w:rsid w:val="00476CC3"/>
    <w:rsid w:val="00476DFB"/>
    <w:rsid w:val="004770DD"/>
    <w:rsid w:val="004772FE"/>
    <w:rsid w:val="0047741E"/>
    <w:rsid w:val="0047746E"/>
    <w:rsid w:val="0047747E"/>
    <w:rsid w:val="00477624"/>
    <w:rsid w:val="00477853"/>
    <w:rsid w:val="00477878"/>
    <w:rsid w:val="00477AC9"/>
    <w:rsid w:val="00477AF9"/>
    <w:rsid w:val="00477BCF"/>
    <w:rsid w:val="00477BEF"/>
    <w:rsid w:val="00477D5F"/>
    <w:rsid w:val="0047811A"/>
    <w:rsid w:val="004803D5"/>
    <w:rsid w:val="004805D2"/>
    <w:rsid w:val="00480694"/>
    <w:rsid w:val="00480706"/>
    <w:rsid w:val="00480739"/>
    <w:rsid w:val="00480914"/>
    <w:rsid w:val="00480B0C"/>
    <w:rsid w:val="00480B58"/>
    <w:rsid w:val="00480C49"/>
    <w:rsid w:val="00480C67"/>
    <w:rsid w:val="00480F79"/>
    <w:rsid w:val="00481495"/>
    <w:rsid w:val="00481A48"/>
    <w:rsid w:val="00481AA1"/>
    <w:rsid w:val="00481D99"/>
    <w:rsid w:val="00481EE9"/>
    <w:rsid w:val="00481F22"/>
    <w:rsid w:val="00482160"/>
    <w:rsid w:val="00482205"/>
    <w:rsid w:val="0048236B"/>
    <w:rsid w:val="004823AC"/>
    <w:rsid w:val="004824DE"/>
    <w:rsid w:val="0048256B"/>
    <w:rsid w:val="0048264B"/>
    <w:rsid w:val="0048269E"/>
    <w:rsid w:val="00482EF3"/>
    <w:rsid w:val="00482F81"/>
    <w:rsid w:val="004832DC"/>
    <w:rsid w:val="00483444"/>
    <w:rsid w:val="0048357E"/>
    <w:rsid w:val="00483714"/>
    <w:rsid w:val="00483743"/>
    <w:rsid w:val="004837B3"/>
    <w:rsid w:val="004837BE"/>
    <w:rsid w:val="0048387D"/>
    <w:rsid w:val="00483B26"/>
    <w:rsid w:val="00483B62"/>
    <w:rsid w:val="00483CAD"/>
    <w:rsid w:val="00483D0C"/>
    <w:rsid w:val="00483E96"/>
    <w:rsid w:val="00484053"/>
    <w:rsid w:val="0048407B"/>
    <w:rsid w:val="0048427D"/>
    <w:rsid w:val="00484357"/>
    <w:rsid w:val="004843C2"/>
    <w:rsid w:val="00484456"/>
    <w:rsid w:val="00484499"/>
    <w:rsid w:val="004846BD"/>
    <w:rsid w:val="00484AA6"/>
    <w:rsid w:val="00484C4E"/>
    <w:rsid w:val="00484D49"/>
    <w:rsid w:val="00484E3E"/>
    <w:rsid w:val="004852E2"/>
    <w:rsid w:val="00485A86"/>
    <w:rsid w:val="00485AA3"/>
    <w:rsid w:val="00485C25"/>
    <w:rsid w:val="00486579"/>
    <w:rsid w:val="004866B8"/>
    <w:rsid w:val="00486AF8"/>
    <w:rsid w:val="00486BBA"/>
    <w:rsid w:val="00486C81"/>
    <w:rsid w:val="00486CF8"/>
    <w:rsid w:val="004873BF"/>
    <w:rsid w:val="00487D8B"/>
    <w:rsid w:val="00487E44"/>
    <w:rsid w:val="00487FCA"/>
    <w:rsid w:val="00490033"/>
    <w:rsid w:val="00490135"/>
    <w:rsid w:val="004901F2"/>
    <w:rsid w:val="00490290"/>
    <w:rsid w:val="004903F9"/>
    <w:rsid w:val="00490749"/>
    <w:rsid w:val="00490A1D"/>
    <w:rsid w:val="00490B5E"/>
    <w:rsid w:val="00490C5F"/>
    <w:rsid w:val="00490CEF"/>
    <w:rsid w:val="00490F03"/>
    <w:rsid w:val="00490FCE"/>
    <w:rsid w:val="00491047"/>
    <w:rsid w:val="00491181"/>
    <w:rsid w:val="00491334"/>
    <w:rsid w:val="0049159D"/>
    <w:rsid w:val="004918AF"/>
    <w:rsid w:val="004919F5"/>
    <w:rsid w:val="00491EA9"/>
    <w:rsid w:val="004921D6"/>
    <w:rsid w:val="0049228A"/>
    <w:rsid w:val="004922AF"/>
    <w:rsid w:val="0049242D"/>
    <w:rsid w:val="00492757"/>
    <w:rsid w:val="00492960"/>
    <w:rsid w:val="00492C2F"/>
    <w:rsid w:val="00492ED6"/>
    <w:rsid w:val="0049326D"/>
    <w:rsid w:val="004935B2"/>
    <w:rsid w:val="00493B86"/>
    <w:rsid w:val="00493EBE"/>
    <w:rsid w:val="00493F67"/>
    <w:rsid w:val="00494433"/>
    <w:rsid w:val="00494463"/>
    <w:rsid w:val="00494589"/>
    <w:rsid w:val="00494754"/>
    <w:rsid w:val="0049489A"/>
    <w:rsid w:val="00494BC4"/>
    <w:rsid w:val="00494C5A"/>
    <w:rsid w:val="00494D6B"/>
    <w:rsid w:val="00494D87"/>
    <w:rsid w:val="00494DE3"/>
    <w:rsid w:val="00494EB7"/>
    <w:rsid w:val="00495137"/>
    <w:rsid w:val="00495164"/>
    <w:rsid w:val="00495393"/>
    <w:rsid w:val="004954E0"/>
    <w:rsid w:val="00495561"/>
    <w:rsid w:val="004955D0"/>
    <w:rsid w:val="004956D3"/>
    <w:rsid w:val="0049573C"/>
    <w:rsid w:val="00495751"/>
    <w:rsid w:val="00495791"/>
    <w:rsid w:val="00495A84"/>
    <w:rsid w:val="00495C21"/>
    <w:rsid w:val="00495CD7"/>
    <w:rsid w:val="00495EC9"/>
    <w:rsid w:val="004960C6"/>
    <w:rsid w:val="004966D4"/>
    <w:rsid w:val="00496726"/>
    <w:rsid w:val="00496736"/>
    <w:rsid w:val="004967AD"/>
    <w:rsid w:val="004969D1"/>
    <w:rsid w:val="004970AC"/>
    <w:rsid w:val="0049727C"/>
    <w:rsid w:val="00497405"/>
    <w:rsid w:val="00497484"/>
    <w:rsid w:val="004975D4"/>
    <w:rsid w:val="0049760C"/>
    <w:rsid w:val="0049770C"/>
    <w:rsid w:val="004977CA"/>
    <w:rsid w:val="00497CB3"/>
    <w:rsid w:val="00497EC9"/>
    <w:rsid w:val="004A044B"/>
    <w:rsid w:val="004A06D7"/>
    <w:rsid w:val="004A0704"/>
    <w:rsid w:val="004A0AD9"/>
    <w:rsid w:val="004A0B48"/>
    <w:rsid w:val="004A0EAB"/>
    <w:rsid w:val="004A0F11"/>
    <w:rsid w:val="004A1155"/>
    <w:rsid w:val="004A174D"/>
    <w:rsid w:val="004A1997"/>
    <w:rsid w:val="004A1ADB"/>
    <w:rsid w:val="004A1D0E"/>
    <w:rsid w:val="004A20CC"/>
    <w:rsid w:val="004A2168"/>
    <w:rsid w:val="004A21CC"/>
    <w:rsid w:val="004A2388"/>
    <w:rsid w:val="004A2A32"/>
    <w:rsid w:val="004A2B15"/>
    <w:rsid w:val="004A3150"/>
    <w:rsid w:val="004A32BE"/>
    <w:rsid w:val="004A3ED3"/>
    <w:rsid w:val="004A411D"/>
    <w:rsid w:val="004A4242"/>
    <w:rsid w:val="004A42EA"/>
    <w:rsid w:val="004A450C"/>
    <w:rsid w:val="004A46D1"/>
    <w:rsid w:val="004A46EA"/>
    <w:rsid w:val="004A49D7"/>
    <w:rsid w:val="004A4CCD"/>
    <w:rsid w:val="004A4EFC"/>
    <w:rsid w:val="004A4FE9"/>
    <w:rsid w:val="004A5197"/>
    <w:rsid w:val="004A5233"/>
    <w:rsid w:val="004A5350"/>
    <w:rsid w:val="004A54E0"/>
    <w:rsid w:val="004A5786"/>
    <w:rsid w:val="004A5811"/>
    <w:rsid w:val="004A5B9A"/>
    <w:rsid w:val="004A5C40"/>
    <w:rsid w:val="004A5C60"/>
    <w:rsid w:val="004A61C5"/>
    <w:rsid w:val="004A66DE"/>
    <w:rsid w:val="004A69AA"/>
    <w:rsid w:val="004A6A01"/>
    <w:rsid w:val="004A6AFB"/>
    <w:rsid w:val="004A6D4B"/>
    <w:rsid w:val="004A6FE9"/>
    <w:rsid w:val="004A791E"/>
    <w:rsid w:val="004B01F6"/>
    <w:rsid w:val="004B029F"/>
    <w:rsid w:val="004B0570"/>
    <w:rsid w:val="004B0721"/>
    <w:rsid w:val="004B0A10"/>
    <w:rsid w:val="004B0CCD"/>
    <w:rsid w:val="004B0CDE"/>
    <w:rsid w:val="004B1167"/>
    <w:rsid w:val="004B123F"/>
    <w:rsid w:val="004B1252"/>
    <w:rsid w:val="004B1343"/>
    <w:rsid w:val="004B16FE"/>
    <w:rsid w:val="004B1765"/>
    <w:rsid w:val="004B1C15"/>
    <w:rsid w:val="004B1C23"/>
    <w:rsid w:val="004B1CD1"/>
    <w:rsid w:val="004B2039"/>
    <w:rsid w:val="004B225D"/>
    <w:rsid w:val="004B2431"/>
    <w:rsid w:val="004B281E"/>
    <w:rsid w:val="004B2A93"/>
    <w:rsid w:val="004B2B42"/>
    <w:rsid w:val="004B2B65"/>
    <w:rsid w:val="004B31B9"/>
    <w:rsid w:val="004B321B"/>
    <w:rsid w:val="004B335F"/>
    <w:rsid w:val="004B353B"/>
    <w:rsid w:val="004B3592"/>
    <w:rsid w:val="004B35B8"/>
    <w:rsid w:val="004B3747"/>
    <w:rsid w:val="004B3844"/>
    <w:rsid w:val="004B3E0B"/>
    <w:rsid w:val="004B3E9A"/>
    <w:rsid w:val="004B4010"/>
    <w:rsid w:val="004B4022"/>
    <w:rsid w:val="004B413F"/>
    <w:rsid w:val="004B417B"/>
    <w:rsid w:val="004B4294"/>
    <w:rsid w:val="004B4402"/>
    <w:rsid w:val="004B4493"/>
    <w:rsid w:val="004B44EB"/>
    <w:rsid w:val="004B45AC"/>
    <w:rsid w:val="004B46C9"/>
    <w:rsid w:val="004B4F4D"/>
    <w:rsid w:val="004B501D"/>
    <w:rsid w:val="004B50B0"/>
    <w:rsid w:val="004B5496"/>
    <w:rsid w:val="004B5744"/>
    <w:rsid w:val="004B5838"/>
    <w:rsid w:val="004B58CD"/>
    <w:rsid w:val="004B5939"/>
    <w:rsid w:val="004B5B21"/>
    <w:rsid w:val="004B5D6F"/>
    <w:rsid w:val="004B6043"/>
    <w:rsid w:val="004B617B"/>
    <w:rsid w:val="004B62AD"/>
    <w:rsid w:val="004B65F7"/>
    <w:rsid w:val="004B6644"/>
    <w:rsid w:val="004B66B3"/>
    <w:rsid w:val="004B6792"/>
    <w:rsid w:val="004B6A48"/>
    <w:rsid w:val="004B6AF8"/>
    <w:rsid w:val="004B6F73"/>
    <w:rsid w:val="004B6F89"/>
    <w:rsid w:val="004B7118"/>
    <w:rsid w:val="004B73F7"/>
    <w:rsid w:val="004B76C7"/>
    <w:rsid w:val="004B78F5"/>
    <w:rsid w:val="004B7C29"/>
    <w:rsid w:val="004C0192"/>
    <w:rsid w:val="004C0257"/>
    <w:rsid w:val="004C0412"/>
    <w:rsid w:val="004C043F"/>
    <w:rsid w:val="004C055E"/>
    <w:rsid w:val="004C088E"/>
    <w:rsid w:val="004C0C89"/>
    <w:rsid w:val="004C0E6F"/>
    <w:rsid w:val="004C0EED"/>
    <w:rsid w:val="004C0F74"/>
    <w:rsid w:val="004C11B6"/>
    <w:rsid w:val="004C122D"/>
    <w:rsid w:val="004C14D6"/>
    <w:rsid w:val="004C1683"/>
    <w:rsid w:val="004C176D"/>
    <w:rsid w:val="004C1773"/>
    <w:rsid w:val="004C17E2"/>
    <w:rsid w:val="004C1C97"/>
    <w:rsid w:val="004C1E11"/>
    <w:rsid w:val="004C1F42"/>
    <w:rsid w:val="004C21B0"/>
    <w:rsid w:val="004C23DC"/>
    <w:rsid w:val="004C2518"/>
    <w:rsid w:val="004C2576"/>
    <w:rsid w:val="004C264B"/>
    <w:rsid w:val="004C28F6"/>
    <w:rsid w:val="004C29AC"/>
    <w:rsid w:val="004C2A1F"/>
    <w:rsid w:val="004C2A8A"/>
    <w:rsid w:val="004C2B23"/>
    <w:rsid w:val="004C31E3"/>
    <w:rsid w:val="004C345C"/>
    <w:rsid w:val="004C3698"/>
    <w:rsid w:val="004C38EE"/>
    <w:rsid w:val="004C39E7"/>
    <w:rsid w:val="004C3B6F"/>
    <w:rsid w:val="004C3B7E"/>
    <w:rsid w:val="004C3BA0"/>
    <w:rsid w:val="004C3BEF"/>
    <w:rsid w:val="004C3D1E"/>
    <w:rsid w:val="004C3FEE"/>
    <w:rsid w:val="004C4559"/>
    <w:rsid w:val="004C4813"/>
    <w:rsid w:val="004C488C"/>
    <w:rsid w:val="004C4A4C"/>
    <w:rsid w:val="004C4A9D"/>
    <w:rsid w:val="004C4C9D"/>
    <w:rsid w:val="004C4F2A"/>
    <w:rsid w:val="004C4F3F"/>
    <w:rsid w:val="004C51C4"/>
    <w:rsid w:val="004C5245"/>
    <w:rsid w:val="004C533A"/>
    <w:rsid w:val="004C535F"/>
    <w:rsid w:val="004C56E8"/>
    <w:rsid w:val="004C5808"/>
    <w:rsid w:val="004C5888"/>
    <w:rsid w:val="004C5A8C"/>
    <w:rsid w:val="004C5D55"/>
    <w:rsid w:val="004C610F"/>
    <w:rsid w:val="004C62E9"/>
    <w:rsid w:val="004C63FB"/>
    <w:rsid w:val="004C651B"/>
    <w:rsid w:val="004C69F4"/>
    <w:rsid w:val="004C6C1E"/>
    <w:rsid w:val="004C6C23"/>
    <w:rsid w:val="004C6C92"/>
    <w:rsid w:val="004C6D5D"/>
    <w:rsid w:val="004C6F17"/>
    <w:rsid w:val="004C7429"/>
    <w:rsid w:val="004C758B"/>
    <w:rsid w:val="004C7641"/>
    <w:rsid w:val="004C764B"/>
    <w:rsid w:val="004C76B5"/>
    <w:rsid w:val="004C7887"/>
    <w:rsid w:val="004C7DD3"/>
    <w:rsid w:val="004C7F8B"/>
    <w:rsid w:val="004D0182"/>
    <w:rsid w:val="004D022B"/>
    <w:rsid w:val="004D02C5"/>
    <w:rsid w:val="004D03D5"/>
    <w:rsid w:val="004D062C"/>
    <w:rsid w:val="004D09B8"/>
    <w:rsid w:val="004D0A1F"/>
    <w:rsid w:val="004D0AED"/>
    <w:rsid w:val="004D0B7F"/>
    <w:rsid w:val="004D0B82"/>
    <w:rsid w:val="004D0DC6"/>
    <w:rsid w:val="004D13DA"/>
    <w:rsid w:val="004D17D0"/>
    <w:rsid w:val="004D1802"/>
    <w:rsid w:val="004D1B7D"/>
    <w:rsid w:val="004D1CEE"/>
    <w:rsid w:val="004D1EDC"/>
    <w:rsid w:val="004D1F1A"/>
    <w:rsid w:val="004D1F99"/>
    <w:rsid w:val="004D240C"/>
    <w:rsid w:val="004D2738"/>
    <w:rsid w:val="004D2905"/>
    <w:rsid w:val="004D2974"/>
    <w:rsid w:val="004D29EC"/>
    <w:rsid w:val="004D2DCF"/>
    <w:rsid w:val="004D3677"/>
    <w:rsid w:val="004D38E5"/>
    <w:rsid w:val="004D3959"/>
    <w:rsid w:val="004D3E5F"/>
    <w:rsid w:val="004D3F49"/>
    <w:rsid w:val="004D3F98"/>
    <w:rsid w:val="004D422E"/>
    <w:rsid w:val="004D427D"/>
    <w:rsid w:val="004D47BC"/>
    <w:rsid w:val="004D47D3"/>
    <w:rsid w:val="004D51EE"/>
    <w:rsid w:val="004D52F2"/>
    <w:rsid w:val="004D5539"/>
    <w:rsid w:val="004D57C3"/>
    <w:rsid w:val="004D5A64"/>
    <w:rsid w:val="004D5C28"/>
    <w:rsid w:val="004D61AC"/>
    <w:rsid w:val="004D6371"/>
    <w:rsid w:val="004D642D"/>
    <w:rsid w:val="004D642E"/>
    <w:rsid w:val="004D64A2"/>
    <w:rsid w:val="004D65A6"/>
    <w:rsid w:val="004D663C"/>
    <w:rsid w:val="004D6671"/>
    <w:rsid w:val="004D6856"/>
    <w:rsid w:val="004D6A81"/>
    <w:rsid w:val="004D6D5D"/>
    <w:rsid w:val="004D6EA2"/>
    <w:rsid w:val="004D6F85"/>
    <w:rsid w:val="004D7178"/>
    <w:rsid w:val="004D71DB"/>
    <w:rsid w:val="004D7266"/>
    <w:rsid w:val="004D72BE"/>
    <w:rsid w:val="004D733C"/>
    <w:rsid w:val="004D74CF"/>
    <w:rsid w:val="004D7532"/>
    <w:rsid w:val="004D7643"/>
    <w:rsid w:val="004D7913"/>
    <w:rsid w:val="004D7EC7"/>
    <w:rsid w:val="004D7F60"/>
    <w:rsid w:val="004E00D3"/>
    <w:rsid w:val="004E02E9"/>
    <w:rsid w:val="004E04FA"/>
    <w:rsid w:val="004E05C0"/>
    <w:rsid w:val="004E0B7D"/>
    <w:rsid w:val="004E0D12"/>
    <w:rsid w:val="004E138A"/>
    <w:rsid w:val="004E161B"/>
    <w:rsid w:val="004E188A"/>
    <w:rsid w:val="004E1C64"/>
    <w:rsid w:val="004E214C"/>
    <w:rsid w:val="004E2243"/>
    <w:rsid w:val="004E2512"/>
    <w:rsid w:val="004E26CA"/>
    <w:rsid w:val="004E27C4"/>
    <w:rsid w:val="004E2935"/>
    <w:rsid w:val="004E2AC0"/>
    <w:rsid w:val="004E2DF8"/>
    <w:rsid w:val="004E30FF"/>
    <w:rsid w:val="004E3211"/>
    <w:rsid w:val="004E3226"/>
    <w:rsid w:val="004E3426"/>
    <w:rsid w:val="004E35A1"/>
    <w:rsid w:val="004E3855"/>
    <w:rsid w:val="004E38FE"/>
    <w:rsid w:val="004E39A7"/>
    <w:rsid w:val="004E3A87"/>
    <w:rsid w:val="004E3AD8"/>
    <w:rsid w:val="004E3B30"/>
    <w:rsid w:val="004E3B46"/>
    <w:rsid w:val="004E3BB4"/>
    <w:rsid w:val="004E3DC4"/>
    <w:rsid w:val="004E3FF7"/>
    <w:rsid w:val="004E42FA"/>
    <w:rsid w:val="004E448B"/>
    <w:rsid w:val="004E454E"/>
    <w:rsid w:val="004E45BC"/>
    <w:rsid w:val="004E47E9"/>
    <w:rsid w:val="004E4C42"/>
    <w:rsid w:val="004E4E52"/>
    <w:rsid w:val="004E5162"/>
    <w:rsid w:val="004E5231"/>
    <w:rsid w:val="004E538F"/>
    <w:rsid w:val="004E601F"/>
    <w:rsid w:val="004E6415"/>
    <w:rsid w:val="004E64E3"/>
    <w:rsid w:val="004E651C"/>
    <w:rsid w:val="004E6559"/>
    <w:rsid w:val="004E69C0"/>
    <w:rsid w:val="004E6D76"/>
    <w:rsid w:val="004E716B"/>
    <w:rsid w:val="004E7267"/>
    <w:rsid w:val="004E7561"/>
    <w:rsid w:val="004E769C"/>
    <w:rsid w:val="004E77FF"/>
    <w:rsid w:val="004E7B6C"/>
    <w:rsid w:val="004E7CE2"/>
    <w:rsid w:val="004E7D11"/>
    <w:rsid w:val="004F0049"/>
    <w:rsid w:val="004F014F"/>
    <w:rsid w:val="004F02AD"/>
    <w:rsid w:val="004F03BA"/>
    <w:rsid w:val="004F041B"/>
    <w:rsid w:val="004F0633"/>
    <w:rsid w:val="004F06AC"/>
    <w:rsid w:val="004F089E"/>
    <w:rsid w:val="004F0907"/>
    <w:rsid w:val="004F0982"/>
    <w:rsid w:val="004F09FD"/>
    <w:rsid w:val="004F0A47"/>
    <w:rsid w:val="004F0A90"/>
    <w:rsid w:val="004F0A94"/>
    <w:rsid w:val="004F0ABB"/>
    <w:rsid w:val="004F0B91"/>
    <w:rsid w:val="004F0EEA"/>
    <w:rsid w:val="004F0F80"/>
    <w:rsid w:val="004F0F9A"/>
    <w:rsid w:val="004F114F"/>
    <w:rsid w:val="004F11CF"/>
    <w:rsid w:val="004F12F4"/>
    <w:rsid w:val="004F1488"/>
    <w:rsid w:val="004F175A"/>
    <w:rsid w:val="004F1772"/>
    <w:rsid w:val="004F1A58"/>
    <w:rsid w:val="004F1A85"/>
    <w:rsid w:val="004F1BC2"/>
    <w:rsid w:val="004F1D28"/>
    <w:rsid w:val="004F1DDD"/>
    <w:rsid w:val="004F1E42"/>
    <w:rsid w:val="004F1E5E"/>
    <w:rsid w:val="004F1EAC"/>
    <w:rsid w:val="004F2209"/>
    <w:rsid w:val="004F23E7"/>
    <w:rsid w:val="004F2594"/>
    <w:rsid w:val="004F27FE"/>
    <w:rsid w:val="004F2B53"/>
    <w:rsid w:val="004F2C12"/>
    <w:rsid w:val="004F3171"/>
    <w:rsid w:val="004F3217"/>
    <w:rsid w:val="004F3226"/>
    <w:rsid w:val="004F3234"/>
    <w:rsid w:val="004F3254"/>
    <w:rsid w:val="004F416C"/>
    <w:rsid w:val="004F4188"/>
    <w:rsid w:val="004F4205"/>
    <w:rsid w:val="004F4A5B"/>
    <w:rsid w:val="004F4BFD"/>
    <w:rsid w:val="004F4EC7"/>
    <w:rsid w:val="004F50DD"/>
    <w:rsid w:val="004F51FD"/>
    <w:rsid w:val="004F52A2"/>
    <w:rsid w:val="004F5D1C"/>
    <w:rsid w:val="004F5E1B"/>
    <w:rsid w:val="004F5EBB"/>
    <w:rsid w:val="004F5EFB"/>
    <w:rsid w:val="004F6090"/>
    <w:rsid w:val="004F626D"/>
    <w:rsid w:val="004F64C8"/>
    <w:rsid w:val="004F66A6"/>
    <w:rsid w:val="004F66FC"/>
    <w:rsid w:val="004F6A88"/>
    <w:rsid w:val="004F6C68"/>
    <w:rsid w:val="004F6D4B"/>
    <w:rsid w:val="004F6F0D"/>
    <w:rsid w:val="004F6FE8"/>
    <w:rsid w:val="004F705D"/>
    <w:rsid w:val="004F716C"/>
    <w:rsid w:val="004F741F"/>
    <w:rsid w:val="004F75F7"/>
    <w:rsid w:val="004F7632"/>
    <w:rsid w:val="004F7693"/>
    <w:rsid w:val="004F76C2"/>
    <w:rsid w:val="004F7C36"/>
    <w:rsid w:val="004F7FCA"/>
    <w:rsid w:val="00500194"/>
    <w:rsid w:val="00500479"/>
    <w:rsid w:val="00500526"/>
    <w:rsid w:val="0050074D"/>
    <w:rsid w:val="00500885"/>
    <w:rsid w:val="00500B0B"/>
    <w:rsid w:val="005015DA"/>
    <w:rsid w:val="0050167D"/>
    <w:rsid w:val="00501684"/>
    <w:rsid w:val="0050175C"/>
    <w:rsid w:val="00501830"/>
    <w:rsid w:val="00501A15"/>
    <w:rsid w:val="00501A87"/>
    <w:rsid w:val="00501CB3"/>
    <w:rsid w:val="00502327"/>
    <w:rsid w:val="00502383"/>
    <w:rsid w:val="005025DD"/>
    <w:rsid w:val="005025E4"/>
    <w:rsid w:val="00502C2B"/>
    <w:rsid w:val="00502DBC"/>
    <w:rsid w:val="00503178"/>
    <w:rsid w:val="005038AA"/>
    <w:rsid w:val="00503C80"/>
    <w:rsid w:val="00503E41"/>
    <w:rsid w:val="00504218"/>
    <w:rsid w:val="005046A2"/>
    <w:rsid w:val="00504A84"/>
    <w:rsid w:val="00504D78"/>
    <w:rsid w:val="00504F09"/>
    <w:rsid w:val="0050537D"/>
    <w:rsid w:val="00505439"/>
    <w:rsid w:val="00505A54"/>
    <w:rsid w:val="00505A79"/>
    <w:rsid w:val="0050612B"/>
    <w:rsid w:val="005061FD"/>
    <w:rsid w:val="005065BA"/>
    <w:rsid w:val="005067D8"/>
    <w:rsid w:val="005068A3"/>
    <w:rsid w:val="005068D6"/>
    <w:rsid w:val="00506AF6"/>
    <w:rsid w:val="00506C09"/>
    <w:rsid w:val="00506D11"/>
    <w:rsid w:val="00506EC7"/>
    <w:rsid w:val="00507005"/>
    <w:rsid w:val="00507310"/>
    <w:rsid w:val="005074D2"/>
    <w:rsid w:val="00507555"/>
    <w:rsid w:val="005079EF"/>
    <w:rsid w:val="0051005D"/>
    <w:rsid w:val="00510228"/>
    <w:rsid w:val="00510317"/>
    <w:rsid w:val="0051051B"/>
    <w:rsid w:val="00510ABC"/>
    <w:rsid w:val="00510F30"/>
    <w:rsid w:val="0051141B"/>
    <w:rsid w:val="005116A3"/>
    <w:rsid w:val="00511712"/>
    <w:rsid w:val="00511883"/>
    <w:rsid w:val="00511C69"/>
    <w:rsid w:val="00511E44"/>
    <w:rsid w:val="00511ED7"/>
    <w:rsid w:val="00511FF8"/>
    <w:rsid w:val="005123D9"/>
    <w:rsid w:val="0051249E"/>
    <w:rsid w:val="005124C8"/>
    <w:rsid w:val="00512807"/>
    <w:rsid w:val="00512B03"/>
    <w:rsid w:val="00512C92"/>
    <w:rsid w:val="00512EDE"/>
    <w:rsid w:val="00512FFB"/>
    <w:rsid w:val="0051314E"/>
    <w:rsid w:val="00513478"/>
    <w:rsid w:val="005134E6"/>
    <w:rsid w:val="0051384A"/>
    <w:rsid w:val="00513B63"/>
    <w:rsid w:val="00513D11"/>
    <w:rsid w:val="00513D50"/>
    <w:rsid w:val="00513D5D"/>
    <w:rsid w:val="00513DEA"/>
    <w:rsid w:val="00513EA0"/>
    <w:rsid w:val="005140F2"/>
    <w:rsid w:val="005141EA"/>
    <w:rsid w:val="005147B6"/>
    <w:rsid w:val="00514A15"/>
    <w:rsid w:val="00514A90"/>
    <w:rsid w:val="00514B2D"/>
    <w:rsid w:val="00514B35"/>
    <w:rsid w:val="00514C34"/>
    <w:rsid w:val="00514DEE"/>
    <w:rsid w:val="00514E87"/>
    <w:rsid w:val="005150BC"/>
    <w:rsid w:val="005150C8"/>
    <w:rsid w:val="005150DA"/>
    <w:rsid w:val="005150E3"/>
    <w:rsid w:val="005150F7"/>
    <w:rsid w:val="00515642"/>
    <w:rsid w:val="00515B04"/>
    <w:rsid w:val="00515CA2"/>
    <w:rsid w:val="00515FCB"/>
    <w:rsid w:val="005162F3"/>
    <w:rsid w:val="00516841"/>
    <w:rsid w:val="0051686B"/>
    <w:rsid w:val="00516B33"/>
    <w:rsid w:val="00516D0F"/>
    <w:rsid w:val="0051715E"/>
    <w:rsid w:val="005171A4"/>
    <w:rsid w:val="005171E1"/>
    <w:rsid w:val="005178B0"/>
    <w:rsid w:val="00517A54"/>
    <w:rsid w:val="00517AF6"/>
    <w:rsid w:val="00517CF6"/>
    <w:rsid w:val="00517E9D"/>
    <w:rsid w:val="00517F64"/>
    <w:rsid w:val="00517FFC"/>
    <w:rsid w:val="005200F2"/>
    <w:rsid w:val="005201E9"/>
    <w:rsid w:val="0052098D"/>
    <w:rsid w:val="00520C5A"/>
    <w:rsid w:val="00520CDF"/>
    <w:rsid w:val="00520CF7"/>
    <w:rsid w:val="00520FBF"/>
    <w:rsid w:val="00521064"/>
    <w:rsid w:val="00521485"/>
    <w:rsid w:val="005214B9"/>
    <w:rsid w:val="005214E8"/>
    <w:rsid w:val="00521580"/>
    <w:rsid w:val="00521EF0"/>
    <w:rsid w:val="00521F78"/>
    <w:rsid w:val="0052232E"/>
    <w:rsid w:val="005228C7"/>
    <w:rsid w:val="00522928"/>
    <w:rsid w:val="005229D3"/>
    <w:rsid w:val="00522C62"/>
    <w:rsid w:val="00522FD8"/>
    <w:rsid w:val="0052320F"/>
    <w:rsid w:val="005233C0"/>
    <w:rsid w:val="00523471"/>
    <w:rsid w:val="005234E3"/>
    <w:rsid w:val="005234F2"/>
    <w:rsid w:val="00523579"/>
    <w:rsid w:val="005235C3"/>
    <w:rsid w:val="005237F0"/>
    <w:rsid w:val="0052382B"/>
    <w:rsid w:val="00523C3D"/>
    <w:rsid w:val="00523CFF"/>
    <w:rsid w:val="00523F31"/>
    <w:rsid w:val="00523F65"/>
    <w:rsid w:val="005240B8"/>
    <w:rsid w:val="005240D6"/>
    <w:rsid w:val="005240E3"/>
    <w:rsid w:val="00524324"/>
    <w:rsid w:val="00524583"/>
    <w:rsid w:val="00524AFC"/>
    <w:rsid w:val="00524B0E"/>
    <w:rsid w:val="00525042"/>
    <w:rsid w:val="0052520B"/>
    <w:rsid w:val="00525272"/>
    <w:rsid w:val="00525895"/>
    <w:rsid w:val="00525AA8"/>
    <w:rsid w:val="00525CDC"/>
    <w:rsid w:val="00525DE6"/>
    <w:rsid w:val="00525E2C"/>
    <w:rsid w:val="005263F0"/>
    <w:rsid w:val="00526443"/>
    <w:rsid w:val="00526664"/>
    <w:rsid w:val="0052674A"/>
    <w:rsid w:val="0052677B"/>
    <w:rsid w:val="005268B4"/>
    <w:rsid w:val="00526A03"/>
    <w:rsid w:val="00526C8D"/>
    <w:rsid w:val="00526D16"/>
    <w:rsid w:val="00526FD0"/>
    <w:rsid w:val="005270C3"/>
    <w:rsid w:val="00527AA9"/>
    <w:rsid w:val="0053015B"/>
    <w:rsid w:val="0053042C"/>
    <w:rsid w:val="00530623"/>
    <w:rsid w:val="00530700"/>
    <w:rsid w:val="00530811"/>
    <w:rsid w:val="00530A07"/>
    <w:rsid w:val="00530A74"/>
    <w:rsid w:val="00530B1B"/>
    <w:rsid w:val="00530C61"/>
    <w:rsid w:val="00530E9E"/>
    <w:rsid w:val="005312AE"/>
    <w:rsid w:val="00531570"/>
    <w:rsid w:val="0053173F"/>
    <w:rsid w:val="00531855"/>
    <w:rsid w:val="00531C36"/>
    <w:rsid w:val="00531EEA"/>
    <w:rsid w:val="00531F37"/>
    <w:rsid w:val="00532461"/>
    <w:rsid w:val="0053247A"/>
    <w:rsid w:val="005325BE"/>
    <w:rsid w:val="005328DD"/>
    <w:rsid w:val="00532F8E"/>
    <w:rsid w:val="00533067"/>
    <w:rsid w:val="0053314C"/>
    <w:rsid w:val="0053315D"/>
    <w:rsid w:val="00533251"/>
    <w:rsid w:val="00533CAC"/>
    <w:rsid w:val="00533CDF"/>
    <w:rsid w:val="00533DFF"/>
    <w:rsid w:val="00533F36"/>
    <w:rsid w:val="00534294"/>
    <w:rsid w:val="005342FB"/>
    <w:rsid w:val="00534639"/>
    <w:rsid w:val="00534858"/>
    <w:rsid w:val="00534B01"/>
    <w:rsid w:val="00534D90"/>
    <w:rsid w:val="00534F87"/>
    <w:rsid w:val="00535066"/>
    <w:rsid w:val="0053523B"/>
    <w:rsid w:val="0053537E"/>
    <w:rsid w:val="00535463"/>
    <w:rsid w:val="005354AD"/>
    <w:rsid w:val="005355CB"/>
    <w:rsid w:val="00535698"/>
    <w:rsid w:val="0053581A"/>
    <w:rsid w:val="00535A9E"/>
    <w:rsid w:val="00536030"/>
    <w:rsid w:val="0053620C"/>
    <w:rsid w:val="00536408"/>
    <w:rsid w:val="00536683"/>
    <w:rsid w:val="0053676C"/>
    <w:rsid w:val="00536788"/>
    <w:rsid w:val="00536792"/>
    <w:rsid w:val="0053680E"/>
    <w:rsid w:val="00536B64"/>
    <w:rsid w:val="00536BC2"/>
    <w:rsid w:val="00536BDB"/>
    <w:rsid w:val="00536F16"/>
    <w:rsid w:val="005378B2"/>
    <w:rsid w:val="005379CB"/>
    <w:rsid w:val="00537B44"/>
    <w:rsid w:val="00537BE7"/>
    <w:rsid w:val="00537C3A"/>
    <w:rsid w:val="00537E88"/>
    <w:rsid w:val="0054009E"/>
    <w:rsid w:val="005401FC"/>
    <w:rsid w:val="00540394"/>
    <w:rsid w:val="005405BA"/>
    <w:rsid w:val="00540E93"/>
    <w:rsid w:val="00540F22"/>
    <w:rsid w:val="00541237"/>
    <w:rsid w:val="0054123D"/>
    <w:rsid w:val="0054127C"/>
    <w:rsid w:val="0054133A"/>
    <w:rsid w:val="00541826"/>
    <w:rsid w:val="00541ACA"/>
    <w:rsid w:val="00541F17"/>
    <w:rsid w:val="005420E5"/>
    <w:rsid w:val="00542170"/>
    <w:rsid w:val="0054233E"/>
    <w:rsid w:val="0054265F"/>
    <w:rsid w:val="00542E4F"/>
    <w:rsid w:val="005431DF"/>
    <w:rsid w:val="00543296"/>
    <w:rsid w:val="005432D8"/>
    <w:rsid w:val="00543366"/>
    <w:rsid w:val="0054353C"/>
    <w:rsid w:val="005437B3"/>
    <w:rsid w:val="00543A14"/>
    <w:rsid w:val="00543A29"/>
    <w:rsid w:val="00543BA0"/>
    <w:rsid w:val="00543E8C"/>
    <w:rsid w:val="00543F17"/>
    <w:rsid w:val="00544099"/>
    <w:rsid w:val="0054416B"/>
    <w:rsid w:val="005443F6"/>
    <w:rsid w:val="00544546"/>
    <w:rsid w:val="005445B6"/>
    <w:rsid w:val="005447D0"/>
    <w:rsid w:val="00544C69"/>
    <w:rsid w:val="00544CD9"/>
    <w:rsid w:val="00544D6C"/>
    <w:rsid w:val="00544DD3"/>
    <w:rsid w:val="00544FEC"/>
    <w:rsid w:val="00545101"/>
    <w:rsid w:val="00545160"/>
    <w:rsid w:val="0054517D"/>
    <w:rsid w:val="005451A5"/>
    <w:rsid w:val="0054537C"/>
    <w:rsid w:val="00545624"/>
    <w:rsid w:val="00545AC0"/>
    <w:rsid w:val="00545BE5"/>
    <w:rsid w:val="00545CE1"/>
    <w:rsid w:val="00546391"/>
    <w:rsid w:val="00546680"/>
    <w:rsid w:val="005467AB"/>
    <w:rsid w:val="00547195"/>
    <w:rsid w:val="005473DC"/>
    <w:rsid w:val="00547666"/>
    <w:rsid w:val="005476F7"/>
    <w:rsid w:val="00547A1B"/>
    <w:rsid w:val="00547FC5"/>
    <w:rsid w:val="005500D7"/>
    <w:rsid w:val="00550352"/>
    <w:rsid w:val="0055055E"/>
    <w:rsid w:val="00550610"/>
    <w:rsid w:val="005507B2"/>
    <w:rsid w:val="0055084E"/>
    <w:rsid w:val="00550CD5"/>
    <w:rsid w:val="00550D47"/>
    <w:rsid w:val="00550E02"/>
    <w:rsid w:val="0055106F"/>
    <w:rsid w:val="0055122E"/>
    <w:rsid w:val="005514FD"/>
    <w:rsid w:val="00551597"/>
    <w:rsid w:val="005515CA"/>
    <w:rsid w:val="00551670"/>
    <w:rsid w:val="005516C1"/>
    <w:rsid w:val="0055186D"/>
    <w:rsid w:val="00551A40"/>
    <w:rsid w:val="00551E16"/>
    <w:rsid w:val="00552018"/>
    <w:rsid w:val="00552189"/>
    <w:rsid w:val="00552596"/>
    <w:rsid w:val="005527C4"/>
    <w:rsid w:val="005527C9"/>
    <w:rsid w:val="0055288D"/>
    <w:rsid w:val="00552912"/>
    <w:rsid w:val="00552AA3"/>
    <w:rsid w:val="00552B0D"/>
    <w:rsid w:val="00552CBD"/>
    <w:rsid w:val="00552D16"/>
    <w:rsid w:val="00552D55"/>
    <w:rsid w:val="00552E6E"/>
    <w:rsid w:val="00552E74"/>
    <w:rsid w:val="0055308A"/>
    <w:rsid w:val="00553102"/>
    <w:rsid w:val="0055317D"/>
    <w:rsid w:val="005535D8"/>
    <w:rsid w:val="005536E3"/>
    <w:rsid w:val="00553CFC"/>
    <w:rsid w:val="00553E15"/>
    <w:rsid w:val="0055405E"/>
    <w:rsid w:val="00554230"/>
    <w:rsid w:val="0055433C"/>
    <w:rsid w:val="00554419"/>
    <w:rsid w:val="005544B9"/>
    <w:rsid w:val="005548D1"/>
    <w:rsid w:val="00554AB2"/>
    <w:rsid w:val="00554BB9"/>
    <w:rsid w:val="00554DD3"/>
    <w:rsid w:val="00555233"/>
    <w:rsid w:val="0055538F"/>
    <w:rsid w:val="00555772"/>
    <w:rsid w:val="005557B7"/>
    <w:rsid w:val="00555A9D"/>
    <w:rsid w:val="00555B9B"/>
    <w:rsid w:val="00555FF9"/>
    <w:rsid w:val="00556170"/>
    <w:rsid w:val="00556172"/>
    <w:rsid w:val="00556190"/>
    <w:rsid w:val="00556287"/>
    <w:rsid w:val="00556457"/>
    <w:rsid w:val="00556489"/>
    <w:rsid w:val="00556BFC"/>
    <w:rsid w:val="00556C67"/>
    <w:rsid w:val="00556C8A"/>
    <w:rsid w:val="005572BD"/>
    <w:rsid w:val="00557376"/>
    <w:rsid w:val="00557395"/>
    <w:rsid w:val="005573EB"/>
    <w:rsid w:val="00557546"/>
    <w:rsid w:val="00557583"/>
    <w:rsid w:val="005576AF"/>
    <w:rsid w:val="005579B3"/>
    <w:rsid w:val="00557AC5"/>
    <w:rsid w:val="00557C0E"/>
    <w:rsid w:val="00557DC7"/>
    <w:rsid w:val="00557F57"/>
    <w:rsid w:val="00560109"/>
    <w:rsid w:val="0056047C"/>
    <w:rsid w:val="005606C8"/>
    <w:rsid w:val="0056087F"/>
    <w:rsid w:val="00560D36"/>
    <w:rsid w:val="00560EC4"/>
    <w:rsid w:val="00561467"/>
    <w:rsid w:val="00561509"/>
    <w:rsid w:val="00561604"/>
    <w:rsid w:val="00561A00"/>
    <w:rsid w:val="00561C18"/>
    <w:rsid w:val="00561C5D"/>
    <w:rsid w:val="00561C95"/>
    <w:rsid w:val="00561DD3"/>
    <w:rsid w:val="005621BA"/>
    <w:rsid w:val="00562310"/>
    <w:rsid w:val="0056235F"/>
    <w:rsid w:val="00562476"/>
    <w:rsid w:val="00562719"/>
    <w:rsid w:val="005628B9"/>
    <w:rsid w:val="00562AA7"/>
    <w:rsid w:val="00562BB0"/>
    <w:rsid w:val="00562C51"/>
    <w:rsid w:val="00562D07"/>
    <w:rsid w:val="00563178"/>
    <w:rsid w:val="0056321F"/>
    <w:rsid w:val="00563267"/>
    <w:rsid w:val="0056368D"/>
    <w:rsid w:val="005636C1"/>
    <w:rsid w:val="00563968"/>
    <w:rsid w:val="00563BAB"/>
    <w:rsid w:val="00563BB7"/>
    <w:rsid w:val="00563D1A"/>
    <w:rsid w:val="00563E49"/>
    <w:rsid w:val="00563E65"/>
    <w:rsid w:val="00563F36"/>
    <w:rsid w:val="0056407D"/>
    <w:rsid w:val="005640C0"/>
    <w:rsid w:val="0056419B"/>
    <w:rsid w:val="005641E5"/>
    <w:rsid w:val="0056434C"/>
    <w:rsid w:val="00564B09"/>
    <w:rsid w:val="00564B41"/>
    <w:rsid w:val="00564CEB"/>
    <w:rsid w:val="00564E65"/>
    <w:rsid w:val="00564FA1"/>
    <w:rsid w:val="0056506C"/>
    <w:rsid w:val="0056524E"/>
    <w:rsid w:val="005652F2"/>
    <w:rsid w:val="00565450"/>
    <w:rsid w:val="00565529"/>
    <w:rsid w:val="005655E0"/>
    <w:rsid w:val="00565798"/>
    <w:rsid w:val="00565C1A"/>
    <w:rsid w:val="00565C26"/>
    <w:rsid w:val="00565C39"/>
    <w:rsid w:val="00565FC2"/>
    <w:rsid w:val="00565FF3"/>
    <w:rsid w:val="0056662F"/>
    <w:rsid w:val="00566A2A"/>
    <w:rsid w:val="00566A61"/>
    <w:rsid w:val="00566C2A"/>
    <w:rsid w:val="00566CC4"/>
    <w:rsid w:val="00567110"/>
    <w:rsid w:val="00567223"/>
    <w:rsid w:val="00567378"/>
    <w:rsid w:val="0056739F"/>
    <w:rsid w:val="00567508"/>
    <w:rsid w:val="005677B9"/>
    <w:rsid w:val="00567B76"/>
    <w:rsid w:val="00567F58"/>
    <w:rsid w:val="00570150"/>
    <w:rsid w:val="00570661"/>
    <w:rsid w:val="00570869"/>
    <w:rsid w:val="00570957"/>
    <w:rsid w:val="005709ED"/>
    <w:rsid w:val="00570BBA"/>
    <w:rsid w:val="00570F0E"/>
    <w:rsid w:val="0057119B"/>
    <w:rsid w:val="00571222"/>
    <w:rsid w:val="005713CB"/>
    <w:rsid w:val="005716E8"/>
    <w:rsid w:val="00571762"/>
    <w:rsid w:val="005718A8"/>
    <w:rsid w:val="00571A03"/>
    <w:rsid w:val="00571E11"/>
    <w:rsid w:val="00572134"/>
    <w:rsid w:val="0057214F"/>
    <w:rsid w:val="00572266"/>
    <w:rsid w:val="005727EE"/>
    <w:rsid w:val="00572B24"/>
    <w:rsid w:val="00572B3F"/>
    <w:rsid w:val="00572C4A"/>
    <w:rsid w:val="00572D3B"/>
    <w:rsid w:val="00572ED2"/>
    <w:rsid w:val="00573125"/>
    <w:rsid w:val="0057312D"/>
    <w:rsid w:val="005731B8"/>
    <w:rsid w:val="00573239"/>
    <w:rsid w:val="00573788"/>
    <w:rsid w:val="005738BE"/>
    <w:rsid w:val="00573E91"/>
    <w:rsid w:val="00574972"/>
    <w:rsid w:val="00574A74"/>
    <w:rsid w:val="00574C06"/>
    <w:rsid w:val="00575141"/>
    <w:rsid w:val="005760BF"/>
    <w:rsid w:val="005767D1"/>
    <w:rsid w:val="00576A06"/>
    <w:rsid w:val="00576B17"/>
    <w:rsid w:val="00576D69"/>
    <w:rsid w:val="00576E10"/>
    <w:rsid w:val="00576E83"/>
    <w:rsid w:val="00576E9E"/>
    <w:rsid w:val="0057719F"/>
    <w:rsid w:val="005771F3"/>
    <w:rsid w:val="005772A2"/>
    <w:rsid w:val="005776DB"/>
    <w:rsid w:val="0057783C"/>
    <w:rsid w:val="00577890"/>
    <w:rsid w:val="00577DBA"/>
    <w:rsid w:val="00577E65"/>
    <w:rsid w:val="0058026D"/>
    <w:rsid w:val="0058031F"/>
    <w:rsid w:val="005807AE"/>
    <w:rsid w:val="005807D7"/>
    <w:rsid w:val="00580B99"/>
    <w:rsid w:val="00580DED"/>
    <w:rsid w:val="00580E7D"/>
    <w:rsid w:val="00580F62"/>
    <w:rsid w:val="00581099"/>
    <w:rsid w:val="005810BA"/>
    <w:rsid w:val="00581166"/>
    <w:rsid w:val="00581300"/>
    <w:rsid w:val="0058134D"/>
    <w:rsid w:val="00581619"/>
    <w:rsid w:val="005819B4"/>
    <w:rsid w:val="00581A1A"/>
    <w:rsid w:val="00581A79"/>
    <w:rsid w:val="00581B3C"/>
    <w:rsid w:val="00581B4F"/>
    <w:rsid w:val="00581C37"/>
    <w:rsid w:val="00581C80"/>
    <w:rsid w:val="00581D00"/>
    <w:rsid w:val="00581D76"/>
    <w:rsid w:val="00581EA0"/>
    <w:rsid w:val="00581FE0"/>
    <w:rsid w:val="00582243"/>
    <w:rsid w:val="0058225E"/>
    <w:rsid w:val="0058255C"/>
    <w:rsid w:val="005827E9"/>
    <w:rsid w:val="0058289F"/>
    <w:rsid w:val="00582930"/>
    <w:rsid w:val="005829B4"/>
    <w:rsid w:val="00582A2F"/>
    <w:rsid w:val="00582B70"/>
    <w:rsid w:val="00583099"/>
    <w:rsid w:val="00583349"/>
    <w:rsid w:val="005835F7"/>
    <w:rsid w:val="00583708"/>
    <w:rsid w:val="005837EB"/>
    <w:rsid w:val="0058385A"/>
    <w:rsid w:val="00583B7E"/>
    <w:rsid w:val="00583CD3"/>
    <w:rsid w:val="00583D48"/>
    <w:rsid w:val="00583F47"/>
    <w:rsid w:val="00583F5D"/>
    <w:rsid w:val="005840BF"/>
    <w:rsid w:val="00584205"/>
    <w:rsid w:val="005849F2"/>
    <w:rsid w:val="00584A59"/>
    <w:rsid w:val="00584A84"/>
    <w:rsid w:val="00584AF1"/>
    <w:rsid w:val="00584B4C"/>
    <w:rsid w:val="00584C24"/>
    <w:rsid w:val="00584F3F"/>
    <w:rsid w:val="005851B7"/>
    <w:rsid w:val="0058534A"/>
    <w:rsid w:val="00585733"/>
    <w:rsid w:val="005858CB"/>
    <w:rsid w:val="00585A8F"/>
    <w:rsid w:val="00585FCA"/>
    <w:rsid w:val="0058648A"/>
    <w:rsid w:val="005864CE"/>
    <w:rsid w:val="00586580"/>
    <w:rsid w:val="00586724"/>
    <w:rsid w:val="005867CF"/>
    <w:rsid w:val="00586895"/>
    <w:rsid w:val="00586934"/>
    <w:rsid w:val="00586C3A"/>
    <w:rsid w:val="00586F23"/>
    <w:rsid w:val="0058710F"/>
    <w:rsid w:val="005871DF"/>
    <w:rsid w:val="005872DB"/>
    <w:rsid w:val="005874F7"/>
    <w:rsid w:val="00587A95"/>
    <w:rsid w:val="005900D0"/>
    <w:rsid w:val="00590122"/>
    <w:rsid w:val="00590211"/>
    <w:rsid w:val="00590254"/>
    <w:rsid w:val="0059073E"/>
    <w:rsid w:val="005908BC"/>
    <w:rsid w:val="005909B9"/>
    <w:rsid w:val="005909EC"/>
    <w:rsid w:val="00590CCE"/>
    <w:rsid w:val="0059146E"/>
    <w:rsid w:val="00591516"/>
    <w:rsid w:val="00591EEB"/>
    <w:rsid w:val="0059201D"/>
    <w:rsid w:val="0059209F"/>
    <w:rsid w:val="005921A9"/>
    <w:rsid w:val="00592224"/>
    <w:rsid w:val="005922C2"/>
    <w:rsid w:val="0059256D"/>
    <w:rsid w:val="00592BDA"/>
    <w:rsid w:val="00592DF7"/>
    <w:rsid w:val="00592F2E"/>
    <w:rsid w:val="0059360A"/>
    <w:rsid w:val="00593733"/>
    <w:rsid w:val="00593944"/>
    <w:rsid w:val="005939EF"/>
    <w:rsid w:val="00593C76"/>
    <w:rsid w:val="00593D01"/>
    <w:rsid w:val="0059400B"/>
    <w:rsid w:val="0059401B"/>
    <w:rsid w:val="0059422D"/>
    <w:rsid w:val="0059433C"/>
    <w:rsid w:val="005943F0"/>
    <w:rsid w:val="00594687"/>
    <w:rsid w:val="00594971"/>
    <w:rsid w:val="00594F4D"/>
    <w:rsid w:val="00595175"/>
    <w:rsid w:val="00595441"/>
    <w:rsid w:val="005954B6"/>
    <w:rsid w:val="005956E6"/>
    <w:rsid w:val="005957E9"/>
    <w:rsid w:val="0059582F"/>
    <w:rsid w:val="00596076"/>
    <w:rsid w:val="00596093"/>
    <w:rsid w:val="0059647F"/>
    <w:rsid w:val="00596495"/>
    <w:rsid w:val="0059659E"/>
    <w:rsid w:val="005967C0"/>
    <w:rsid w:val="00596A77"/>
    <w:rsid w:val="00596AC5"/>
    <w:rsid w:val="00596C84"/>
    <w:rsid w:val="00596CDB"/>
    <w:rsid w:val="00596F3F"/>
    <w:rsid w:val="0059727A"/>
    <w:rsid w:val="005974D6"/>
    <w:rsid w:val="005975DF"/>
    <w:rsid w:val="005977AD"/>
    <w:rsid w:val="0059791F"/>
    <w:rsid w:val="00597BE7"/>
    <w:rsid w:val="00597BFB"/>
    <w:rsid w:val="00597E8C"/>
    <w:rsid w:val="005A0156"/>
    <w:rsid w:val="005A03BB"/>
    <w:rsid w:val="005A0526"/>
    <w:rsid w:val="005A063C"/>
    <w:rsid w:val="005A0757"/>
    <w:rsid w:val="005A0987"/>
    <w:rsid w:val="005A0B55"/>
    <w:rsid w:val="005A0D24"/>
    <w:rsid w:val="005A1199"/>
    <w:rsid w:val="005A1624"/>
    <w:rsid w:val="005A1A05"/>
    <w:rsid w:val="005A1E8C"/>
    <w:rsid w:val="005A1F4F"/>
    <w:rsid w:val="005A22CE"/>
    <w:rsid w:val="005A2682"/>
    <w:rsid w:val="005A29ED"/>
    <w:rsid w:val="005A2B6B"/>
    <w:rsid w:val="005A2C27"/>
    <w:rsid w:val="005A31B3"/>
    <w:rsid w:val="005A32A5"/>
    <w:rsid w:val="005A34C4"/>
    <w:rsid w:val="005A35F6"/>
    <w:rsid w:val="005A3629"/>
    <w:rsid w:val="005A3749"/>
    <w:rsid w:val="005A3ECD"/>
    <w:rsid w:val="005A416E"/>
    <w:rsid w:val="005A41C8"/>
    <w:rsid w:val="005A42E0"/>
    <w:rsid w:val="005A4373"/>
    <w:rsid w:val="005A473E"/>
    <w:rsid w:val="005A47C1"/>
    <w:rsid w:val="005A486B"/>
    <w:rsid w:val="005A4B44"/>
    <w:rsid w:val="005A4B64"/>
    <w:rsid w:val="005A4DDF"/>
    <w:rsid w:val="005A4F4C"/>
    <w:rsid w:val="005A4FC7"/>
    <w:rsid w:val="005A51E5"/>
    <w:rsid w:val="005A54A4"/>
    <w:rsid w:val="005A54FE"/>
    <w:rsid w:val="005A55D7"/>
    <w:rsid w:val="005A572D"/>
    <w:rsid w:val="005A5752"/>
    <w:rsid w:val="005A583E"/>
    <w:rsid w:val="005A5DC2"/>
    <w:rsid w:val="005A5F23"/>
    <w:rsid w:val="005A5F3E"/>
    <w:rsid w:val="005A60F0"/>
    <w:rsid w:val="005A62EF"/>
    <w:rsid w:val="005A656F"/>
    <w:rsid w:val="005A66B2"/>
    <w:rsid w:val="005A69E6"/>
    <w:rsid w:val="005A7300"/>
    <w:rsid w:val="005A746D"/>
    <w:rsid w:val="005A78F1"/>
    <w:rsid w:val="005A7AA6"/>
    <w:rsid w:val="005A7EC0"/>
    <w:rsid w:val="005B00C6"/>
    <w:rsid w:val="005B0120"/>
    <w:rsid w:val="005B01CD"/>
    <w:rsid w:val="005B04AD"/>
    <w:rsid w:val="005B094D"/>
    <w:rsid w:val="005B0985"/>
    <w:rsid w:val="005B0ABE"/>
    <w:rsid w:val="005B0CA7"/>
    <w:rsid w:val="005B117F"/>
    <w:rsid w:val="005B123F"/>
    <w:rsid w:val="005B1471"/>
    <w:rsid w:val="005B1635"/>
    <w:rsid w:val="005B168F"/>
    <w:rsid w:val="005B184E"/>
    <w:rsid w:val="005B1A88"/>
    <w:rsid w:val="005B1B44"/>
    <w:rsid w:val="005B1D35"/>
    <w:rsid w:val="005B2185"/>
    <w:rsid w:val="005B21B2"/>
    <w:rsid w:val="005B25AD"/>
    <w:rsid w:val="005B262B"/>
    <w:rsid w:val="005B2662"/>
    <w:rsid w:val="005B289E"/>
    <w:rsid w:val="005B289F"/>
    <w:rsid w:val="005B2B5F"/>
    <w:rsid w:val="005B2BA2"/>
    <w:rsid w:val="005B2BE0"/>
    <w:rsid w:val="005B32C7"/>
    <w:rsid w:val="005B3859"/>
    <w:rsid w:val="005B3BAB"/>
    <w:rsid w:val="005B3F81"/>
    <w:rsid w:val="005B4048"/>
    <w:rsid w:val="005B41AD"/>
    <w:rsid w:val="005B4345"/>
    <w:rsid w:val="005B4454"/>
    <w:rsid w:val="005B4681"/>
    <w:rsid w:val="005B4870"/>
    <w:rsid w:val="005B4B41"/>
    <w:rsid w:val="005B4E80"/>
    <w:rsid w:val="005B4EB4"/>
    <w:rsid w:val="005B5330"/>
    <w:rsid w:val="005B56B8"/>
    <w:rsid w:val="005B5C5B"/>
    <w:rsid w:val="005B6045"/>
    <w:rsid w:val="005B65E9"/>
    <w:rsid w:val="005B66FB"/>
    <w:rsid w:val="005B69BF"/>
    <w:rsid w:val="005B6D6B"/>
    <w:rsid w:val="005B718D"/>
    <w:rsid w:val="005B71EC"/>
    <w:rsid w:val="005B72D6"/>
    <w:rsid w:val="005B72FD"/>
    <w:rsid w:val="005B7469"/>
    <w:rsid w:val="005B74C2"/>
    <w:rsid w:val="005B7C8D"/>
    <w:rsid w:val="005B7D27"/>
    <w:rsid w:val="005B7D2B"/>
    <w:rsid w:val="005B7DEE"/>
    <w:rsid w:val="005B7F77"/>
    <w:rsid w:val="005C0049"/>
    <w:rsid w:val="005C01D9"/>
    <w:rsid w:val="005C0556"/>
    <w:rsid w:val="005C0A14"/>
    <w:rsid w:val="005C0E20"/>
    <w:rsid w:val="005C0F18"/>
    <w:rsid w:val="005C147F"/>
    <w:rsid w:val="005C1911"/>
    <w:rsid w:val="005C19BF"/>
    <w:rsid w:val="005C1C39"/>
    <w:rsid w:val="005C1C42"/>
    <w:rsid w:val="005C1DBB"/>
    <w:rsid w:val="005C1E61"/>
    <w:rsid w:val="005C23AB"/>
    <w:rsid w:val="005C246E"/>
    <w:rsid w:val="005C262B"/>
    <w:rsid w:val="005C27C8"/>
    <w:rsid w:val="005C2C6F"/>
    <w:rsid w:val="005C2DFE"/>
    <w:rsid w:val="005C2FBE"/>
    <w:rsid w:val="005C3051"/>
    <w:rsid w:val="005C32AD"/>
    <w:rsid w:val="005C33F9"/>
    <w:rsid w:val="005C341D"/>
    <w:rsid w:val="005C35EA"/>
    <w:rsid w:val="005C3737"/>
    <w:rsid w:val="005C3834"/>
    <w:rsid w:val="005C3B58"/>
    <w:rsid w:val="005C3B90"/>
    <w:rsid w:val="005C3C27"/>
    <w:rsid w:val="005C3FF2"/>
    <w:rsid w:val="005C4210"/>
    <w:rsid w:val="005C451A"/>
    <w:rsid w:val="005C4D40"/>
    <w:rsid w:val="005C4EB8"/>
    <w:rsid w:val="005C54A4"/>
    <w:rsid w:val="005C5612"/>
    <w:rsid w:val="005C5690"/>
    <w:rsid w:val="005C59D4"/>
    <w:rsid w:val="005C5D9D"/>
    <w:rsid w:val="005C5DA7"/>
    <w:rsid w:val="005C5EDA"/>
    <w:rsid w:val="005C61E2"/>
    <w:rsid w:val="005C6252"/>
    <w:rsid w:val="005C6326"/>
    <w:rsid w:val="005C64CE"/>
    <w:rsid w:val="005C69A5"/>
    <w:rsid w:val="005C6CFF"/>
    <w:rsid w:val="005C6D55"/>
    <w:rsid w:val="005C703C"/>
    <w:rsid w:val="005C72E8"/>
    <w:rsid w:val="005C74A1"/>
    <w:rsid w:val="005C7567"/>
    <w:rsid w:val="005C7868"/>
    <w:rsid w:val="005C7BF2"/>
    <w:rsid w:val="005C7D5E"/>
    <w:rsid w:val="005C7E21"/>
    <w:rsid w:val="005D011E"/>
    <w:rsid w:val="005D0197"/>
    <w:rsid w:val="005D0226"/>
    <w:rsid w:val="005D03CF"/>
    <w:rsid w:val="005D0B21"/>
    <w:rsid w:val="005D0CF5"/>
    <w:rsid w:val="005D0D17"/>
    <w:rsid w:val="005D1002"/>
    <w:rsid w:val="005D118C"/>
    <w:rsid w:val="005D140F"/>
    <w:rsid w:val="005D1AFE"/>
    <w:rsid w:val="005D1B33"/>
    <w:rsid w:val="005D23BD"/>
    <w:rsid w:val="005D2B30"/>
    <w:rsid w:val="005D2D02"/>
    <w:rsid w:val="005D2D51"/>
    <w:rsid w:val="005D2F09"/>
    <w:rsid w:val="005D3143"/>
    <w:rsid w:val="005D32B4"/>
    <w:rsid w:val="005D337D"/>
    <w:rsid w:val="005D3731"/>
    <w:rsid w:val="005D3780"/>
    <w:rsid w:val="005D39D5"/>
    <w:rsid w:val="005D3AA3"/>
    <w:rsid w:val="005D3D08"/>
    <w:rsid w:val="005D3E8D"/>
    <w:rsid w:val="005D3ECD"/>
    <w:rsid w:val="005D42AF"/>
    <w:rsid w:val="005D44DA"/>
    <w:rsid w:val="005D456A"/>
    <w:rsid w:val="005D47E8"/>
    <w:rsid w:val="005D4839"/>
    <w:rsid w:val="005D4B05"/>
    <w:rsid w:val="005D4CF0"/>
    <w:rsid w:val="005D4F05"/>
    <w:rsid w:val="005D5824"/>
    <w:rsid w:val="005D5836"/>
    <w:rsid w:val="005D58FB"/>
    <w:rsid w:val="005D591D"/>
    <w:rsid w:val="005D5A53"/>
    <w:rsid w:val="005D5AE6"/>
    <w:rsid w:val="005D5BD1"/>
    <w:rsid w:val="005D5CAE"/>
    <w:rsid w:val="005D6141"/>
    <w:rsid w:val="005D615A"/>
    <w:rsid w:val="005D627F"/>
    <w:rsid w:val="005D6419"/>
    <w:rsid w:val="005D656E"/>
    <w:rsid w:val="005D65D0"/>
    <w:rsid w:val="005D662A"/>
    <w:rsid w:val="005D679A"/>
    <w:rsid w:val="005D67F7"/>
    <w:rsid w:val="005D6A7D"/>
    <w:rsid w:val="005D6ABC"/>
    <w:rsid w:val="005D6B61"/>
    <w:rsid w:val="005D6BDC"/>
    <w:rsid w:val="005D6DA0"/>
    <w:rsid w:val="005D6DFF"/>
    <w:rsid w:val="005D6EED"/>
    <w:rsid w:val="005D70FC"/>
    <w:rsid w:val="005D73A1"/>
    <w:rsid w:val="005D79E3"/>
    <w:rsid w:val="005D7A30"/>
    <w:rsid w:val="005D7B17"/>
    <w:rsid w:val="005D7CC2"/>
    <w:rsid w:val="005D7DF1"/>
    <w:rsid w:val="005D7E39"/>
    <w:rsid w:val="005E044C"/>
    <w:rsid w:val="005E04EC"/>
    <w:rsid w:val="005E072F"/>
    <w:rsid w:val="005E08B3"/>
    <w:rsid w:val="005E0A80"/>
    <w:rsid w:val="005E0B12"/>
    <w:rsid w:val="005E0C3D"/>
    <w:rsid w:val="005E105D"/>
    <w:rsid w:val="005E1219"/>
    <w:rsid w:val="005E150E"/>
    <w:rsid w:val="005E15DC"/>
    <w:rsid w:val="005E1983"/>
    <w:rsid w:val="005E199C"/>
    <w:rsid w:val="005E1AE3"/>
    <w:rsid w:val="005E1E66"/>
    <w:rsid w:val="005E1F9C"/>
    <w:rsid w:val="005E2218"/>
    <w:rsid w:val="005E230F"/>
    <w:rsid w:val="005E2CDD"/>
    <w:rsid w:val="005E327B"/>
    <w:rsid w:val="005E338C"/>
    <w:rsid w:val="005E34E2"/>
    <w:rsid w:val="005E37B9"/>
    <w:rsid w:val="005E37D4"/>
    <w:rsid w:val="005E39AD"/>
    <w:rsid w:val="005E3BD5"/>
    <w:rsid w:val="005E3C32"/>
    <w:rsid w:val="005E3C36"/>
    <w:rsid w:val="005E3F05"/>
    <w:rsid w:val="005E4095"/>
    <w:rsid w:val="005E41BB"/>
    <w:rsid w:val="005E41DB"/>
    <w:rsid w:val="005E41DC"/>
    <w:rsid w:val="005E41E8"/>
    <w:rsid w:val="005E42FA"/>
    <w:rsid w:val="005E450A"/>
    <w:rsid w:val="005E4528"/>
    <w:rsid w:val="005E4544"/>
    <w:rsid w:val="005E4739"/>
    <w:rsid w:val="005E478D"/>
    <w:rsid w:val="005E49BD"/>
    <w:rsid w:val="005E4B80"/>
    <w:rsid w:val="005E4D9D"/>
    <w:rsid w:val="005E52BF"/>
    <w:rsid w:val="005E5356"/>
    <w:rsid w:val="005E54EB"/>
    <w:rsid w:val="005E5CB8"/>
    <w:rsid w:val="005E6567"/>
    <w:rsid w:val="005E674A"/>
    <w:rsid w:val="005E67BB"/>
    <w:rsid w:val="005E683B"/>
    <w:rsid w:val="005E688C"/>
    <w:rsid w:val="005E6E6D"/>
    <w:rsid w:val="005E6ED8"/>
    <w:rsid w:val="005E71C4"/>
    <w:rsid w:val="005E7648"/>
    <w:rsid w:val="005E7658"/>
    <w:rsid w:val="005E7758"/>
    <w:rsid w:val="005E7812"/>
    <w:rsid w:val="005E79A3"/>
    <w:rsid w:val="005E7BFD"/>
    <w:rsid w:val="005E7C5C"/>
    <w:rsid w:val="005E7F3A"/>
    <w:rsid w:val="005E8068"/>
    <w:rsid w:val="005F0141"/>
    <w:rsid w:val="005F0360"/>
    <w:rsid w:val="005F060F"/>
    <w:rsid w:val="005F0A6B"/>
    <w:rsid w:val="005F0BC3"/>
    <w:rsid w:val="005F0EB4"/>
    <w:rsid w:val="005F11F6"/>
    <w:rsid w:val="005F12E4"/>
    <w:rsid w:val="005F160D"/>
    <w:rsid w:val="005F16D3"/>
    <w:rsid w:val="005F175A"/>
    <w:rsid w:val="005F1E34"/>
    <w:rsid w:val="005F1FAA"/>
    <w:rsid w:val="005F21EE"/>
    <w:rsid w:val="005F22B9"/>
    <w:rsid w:val="005F28A4"/>
    <w:rsid w:val="005F2AF1"/>
    <w:rsid w:val="005F33F9"/>
    <w:rsid w:val="005F3821"/>
    <w:rsid w:val="005F3940"/>
    <w:rsid w:val="005F39FB"/>
    <w:rsid w:val="005F3B7C"/>
    <w:rsid w:val="005F3C81"/>
    <w:rsid w:val="005F4313"/>
    <w:rsid w:val="005F4549"/>
    <w:rsid w:val="005F496C"/>
    <w:rsid w:val="005F4DB7"/>
    <w:rsid w:val="005F4F3E"/>
    <w:rsid w:val="005F4FD1"/>
    <w:rsid w:val="005F5239"/>
    <w:rsid w:val="005F5343"/>
    <w:rsid w:val="005F5379"/>
    <w:rsid w:val="005F5467"/>
    <w:rsid w:val="005F58A2"/>
    <w:rsid w:val="005F5BBC"/>
    <w:rsid w:val="005F5DAE"/>
    <w:rsid w:val="005F5E52"/>
    <w:rsid w:val="005F61BE"/>
    <w:rsid w:val="005F6314"/>
    <w:rsid w:val="005F6714"/>
    <w:rsid w:val="005F69E9"/>
    <w:rsid w:val="005F69F8"/>
    <w:rsid w:val="005F6E0B"/>
    <w:rsid w:val="005F6F3F"/>
    <w:rsid w:val="005F73CF"/>
    <w:rsid w:val="005F73D4"/>
    <w:rsid w:val="005F77AE"/>
    <w:rsid w:val="005F77B6"/>
    <w:rsid w:val="005F7BAA"/>
    <w:rsid w:val="005F7C16"/>
    <w:rsid w:val="005F7CE2"/>
    <w:rsid w:val="005FA4F3"/>
    <w:rsid w:val="00600045"/>
    <w:rsid w:val="00600629"/>
    <w:rsid w:val="006007CA"/>
    <w:rsid w:val="00600E6B"/>
    <w:rsid w:val="006010AE"/>
    <w:rsid w:val="006011AB"/>
    <w:rsid w:val="006011C3"/>
    <w:rsid w:val="0060132A"/>
    <w:rsid w:val="006013E9"/>
    <w:rsid w:val="0060154C"/>
    <w:rsid w:val="00601594"/>
    <w:rsid w:val="006016CC"/>
    <w:rsid w:val="00601B6E"/>
    <w:rsid w:val="00601CE7"/>
    <w:rsid w:val="00601CF7"/>
    <w:rsid w:val="00601F00"/>
    <w:rsid w:val="0060208C"/>
    <w:rsid w:val="006020FB"/>
    <w:rsid w:val="00602163"/>
    <w:rsid w:val="00602218"/>
    <w:rsid w:val="00602551"/>
    <w:rsid w:val="00602558"/>
    <w:rsid w:val="00602774"/>
    <w:rsid w:val="006028E6"/>
    <w:rsid w:val="00602D7C"/>
    <w:rsid w:val="00602DE0"/>
    <w:rsid w:val="00602E8B"/>
    <w:rsid w:val="00602F4B"/>
    <w:rsid w:val="0060309A"/>
    <w:rsid w:val="0060315E"/>
    <w:rsid w:val="006032E4"/>
    <w:rsid w:val="0060350B"/>
    <w:rsid w:val="00603744"/>
    <w:rsid w:val="0060374C"/>
    <w:rsid w:val="00603A16"/>
    <w:rsid w:val="00603A19"/>
    <w:rsid w:val="00603C32"/>
    <w:rsid w:val="00603FCE"/>
    <w:rsid w:val="00604128"/>
    <w:rsid w:val="00604540"/>
    <w:rsid w:val="006046D6"/>
    <w:rsid w:val="00604878"/>
    <w:rsid w:val="0060494B"/>
    <w:rsid w:val="0060498C"/>
    <w:rsid w:val="00604A90"/>
    <w:rsid w:val="00604C62"/>
    <w:rsid w:val="00604E73"/>
    <w:rsid w:val="00604EC2"/>
    <w:rsid w:val="006055D5"/>
    <w:rsid w:val="0060579F"/>
    <w:rsid w:val="0060584A"/>
    <w:rsid w:val="00605941"/>
    <w:rsid w:val="006059D4"/>
    <w:rsid w:val="00605AF0"/>
    <w:rsid w:val="00605F46"/>
    <w:rsid w:val="00605FAC"/>
    <w:rsid w:val="00606251"/>
    <w:rsid w:val="00606350"/>
    <w:rsid w:val="006063FA"/>
    <w:rsid w:val="00606474"/>
    <w:rsid w:val="0060666C"/>
    <w:rsid w:val="006067DD"/>
    <w:rsid w:val="00606989"/>
    <w:rsid w:val="00606C4A"/>
    <w:rsid w:val="00606D2B"/>
    <w:rsid w:val="00606DCF"/>
    <w:rsid w:val="00607290"/>
    <w:rsid w:val="00607531"/>
    <w:rsid w:val="00607828"/>
    <w:rsid w:val="00607915"/>
    <w:rsid w:val="0060795D"/>
    <w:rsid w:val="00607AF6"/>
    <w:rsid w:val="00607C2D"/>
    <w:rsid w:val="00610079"/>
    <w:rsid w:val="0061018F"/>
    <w:rsid w:val="00610348"/>
    <w:rsid w:val="00610431"/>
    <w:rsid w:val="0061064D"/>
    <w:rsid w:val="006106AD"/>
    <w:rsid w:val="006109F8"/>
    <w:rsid w:val="00610D72"/>
    <w:rsid w:val="00610D84"/>
    <w:rsid w:val="00610F37"/>
    <w:rsid w:val="00610FFC"/>
    <w:rsid w:val="006110A6"/>
    <w:rsid w:val="006111F4"/>
    <w:rsid w:val="006113E1"/>
    <w:rsid w:val="00611406"/>
    <w:rsid w:val="0061170C"/>
    <w:rsid w:val="006118FD"/>
    <w:rsid w:val="00611ACB"/>
    <w:rsid w:val="00611BEB"/>
    <w:rsid w:val="00611CC2"/>
    <w:rsid w:val="00611FE4"/>
    <w:rsid w:val="00612063"/>
    <w:rsid w:val="0061226D"/>
    <w:rsid w:val="006123E1"/>
    <w:rsid w:val="00612552"/>
    <w:rsid w:val="0061263B"/>
    <w:rsid w:val="006126AD"/>
    <w:rsid w:val="006126C3"/>
    <w:rsid w:val="00612C34"/>
    <w:rsid w:val="00612D99"/>
    <w:rsid w:val="00612FD8"/>
    <w:rsid w:val="006130BF"/>
    <w:rsid w:val="00613124"/>
    <w:rsid w:val="00613243"/>
    <w:rsid w:val="006132A7"/>
    <w:rsid w:val="00613422"/>
    <w:rsid w:val="00613885"/>
    <w:rsid w:val="00613988"/>
    <w:rsid w:val="00613C7D"/>
    <w:rsid w:val="00613CAF"/>
    <w:rsid w:val="00613EAF"/>
    <w:rsid w:val="00614177"/>
    <w:rsid w:val="0061426E"/>
    <w:rsid w:val="006148AF"/>
    <w:rsid w:val="00614990"/>
    <w:rsid w:val="00614C91"/>
    <w:rsid w:val="00614D73"/>
    <w:rsid w:val="006156CA"/>
    <w:rsid w:val="006156D5"/>
    <w:rsid w:val="006157C2"/>
    <w:rsid w:val="00615866"/>
    <w:rsid w:val="00615958"/>
    <w:rsid w:val="00615C84"/>
    <w:rsid w:val="00615CA9"/>
    <w:rsid w:val="006161C2"/>
    <w:rsid w:val="00616E63"/>
    <w:rsid w:val="00617447"/>
    <w:rsid w:val="0061767D"/>
    <w:rsid w:val="0061794A"/>
    <w:rsid w:val="00617B01"/>
    <w:rsid w:val="00617D47"/>
    <w:rsid w:val="00617DF8"/>
    <w:rsid w:val="00620056"/>
    <w:rsid w:val="00620241"/>
    <w:rsid w:val="00620285"/>
    <w:rsid w:val="0062032C"/>
    <w:rsid w:val="00620725"/>
    <w:rsid w:val="00620804"/>
    <w:rsid w:val="0062084B"/>
    <w:rsid w:val="00620914"/>
    <w:rsid w:val="00620D6C"/>
    <w:rsid w:val="00620DAE"/>
    <w:rsid w:val="0062100E"/>
    <w:rsid w:val="00621010"/>
    <w:rsid w:val="0062142A"/>
    <w:rsid w:val="00621633"/>
    <w:rsid w:val="00621882"/>
    <w:rsid w:val="006218CA"/>
    <w:rsid w:val="00621C57"/>
    <w:rsid w:val="00621FA9"/>
    <w:rsid w:val="0062210C"/>
    <w:rsid w:val="006221F8"/>
    <w:rsid w:val="00622820"/>
    <w:rsid w:val="00622B72"/>
    <w:rsid w:val="00622D58"/>
    <w:rsid w:val="006231A4"/>
    <w:rsid w:val="006231DD"/>
    <w:rsid w:val="00623785"/>
    <w:rsid w:val="006238CE"/>
    <w:rsid w:val="006242DD"/>
    <w:rsid w:val="0062430D"/>
    <w:rsid w:val="00624769"/>
    <w:rsid w:val="006247B5"/>
    <w:rsid w:val="006248B3"/>
    <w:rsid w:val="00624BBE"/>
    <w:rsid w:val="00624CCC"/>
    <w:rsid w:val="00624EB5"/>
    <w:rsid w:val="00624FC4"/>
    <w:rsid w:val="006252B9"/>
    <w:rsid w:val="0062577A"/>
    <w:rsid w:val="00625DC6"/>
    <w:rsid w:val="00625DFD"/>
    <w:rsid w:val="00626033"/>
    <w:rsid w:val="0062618C"/>
    <w:rsid w:val="006261AC"/>
    <w:rsid w:val="006265C7"/>
    <w:rsid w:val="006268BD"/>
    <w:rsid w:val="00626AF4"/>
    <w:rsid w:val="00626C75"/>
    <w:rsid w:val="00627478"/>
    <w:rsid w:val="006274C2"/>
    <w:rsid w:val="0062784D"/>
    <w:rsid w:val="00627A75"/>
    <w:rsid w:val="00627B36"/>
    <w:rsid w:val="00627EE0"/>
    <w:rsid w:val="00630186"/>
    <w:rsid w:val="0063022C"/>
    <w:rsid w:val="0063034C"/>
    <w:rsid w:val="006307D1"/>
    <w:rsid w:val="00630A6B"/>
    <w:rsid w:val="00630C51"/>
    <w:rsid w:val="00630E30"/>
    <w:rsid w:val="00630EEB"/>
    <w:rsid w:val="00631042"/>
    <w:rsid w:val="00631162"/>
    <w:rsid w:val="006311E0"/>
    <w:rsid w:val="006312D6"/>
    <w:rsid w:val="00631309"/>
    <w:rsid w:val="006314ED"/>
    <w:rsid w:val="00631585"/>
    <w:rsid w:val="00631781"/>
    <w:rsid w:val="00631875"/>
    <w:rsid w:val="00631FF5"/>
    <w:rsid w:val="0063210C"/>
    <w:rsid w:val="0063215D"/>
    <w:rsid w:val="00632560"/>
    <w:rsid w:val="006329CA"/>
    <w:rsid w:val="006329E3"/>
    <w:rsid w:val="00632D12"/>
    <w:rsid w:val="00632ECB"/>
    <w:rsid w:val="00633139"/>
    <w:rsid w:val="006333E7"/>
    <w:rsid w:val="0063346C"/>
    <w:rsid w:val="00633513"/>
    <w:rsid w:val="0063375D"/>
    <w:rsid w:val="006337D6"/>
    <w:rsid w:val="00633B65"/>
    <w:rsid w:val="00633C9F"/>
    <w:rsid w:val="00633FEB"/>
    <w:rsid w:val="006341F7"/>
    <w:rsid w:val="006342B3"/>
    <w:rsid w:val="006342C5"/>
    <w:rsid w:val="006343D9"/>
    <w:rsid w:val="00634713"/>
    <w:rsid w:val="006348C9"/>
    <w:rsid w:val="00634A85"/>
    <w:rsid w:val="00634E79"/>
    <w:rsid w:val="00634ECC"/>
    <w:rsid w:val="006351D9"/>
    <w:rsid w:val="0063554D"/>
    <w:rsid w:val="00635647"/>
    <w:rsid w:val="00635AD8"/>
    <w:rsid w:val="00635C6B"/>
    <w:rsid w:val="00635F88"/>
    <w:rsid w:val="0063623C"/>
    <w:rsid w:val="006363B4"/>
    <w:rsid w:val="006364B9"/>
    <w:rsid w:val="0063664C"/>
    <w:rsid w:val="00636772"/>
    <w:rsid w:val="006367C4"/>
    <w:rsid w:val="00636BB2"/>
    <w:rsid w:val="00636CAA"/>
    <w:rsid w:val="00636CF6"/>
    <w:rsid w:val="00636D1D"/>
    <w:rsid w:val="00636DBB"/>
    <w:rsid w:val="006370FC"/>
    <w:rsid w:val="00637374"/>
    <w:rsid w:val="0063798E"/>
    <w:rsid w:val="00637AFF"/>
    <w:rsid w:val="00637B61"/>
    <w:rsid w:val="00637B73"/>
    <w:rsid w:val="00637FAF"/>
    <w:rsid w:val="00637FB6"/>
    <w:rsid w:val="00640000"/>
    <w:rsid w:val="00640144"/>
    <w:rsid w:val="006403F0"/>
    <w:rsid w:val="00640522"/>
    <w:rsid w:val="00640697"/>
    <w:rsid w:val="006406EF"/>
    <w:rsid w:val="006408EF"/>
    <w:rsid w:val="00640A95"/>
    <w:rsid w:val="00640E31"/>
    <w:rsid w:val="00640F6F"/>
    <w:rsid w:val="006412F1"/>
    <w:rsid w:val="006413E1"/>
    <w:rsid w:val="0064150C"/>
    <w:rsid w:val="00641572"/>
    <w:rsid w:val="006415F2"/>
    <w:rsid w:val="006416C3"/>
    <w:rsid w:val="0064170A"/>
    <w:rsid w:val="00641872"/>
    <w:rsid w:val="006418AC"/>
    <w:rsid w:val="006418FE"/>
    <w:rsid w:val="00641DB4"/>
    <w:rsid w:val="00641DE8"/>
    <w:rsid w:val="0064258A"/>
    <w:rsid w:val="006427D2"/>
    <w:rsid w:val="00642940"/>
    <w:rsid w:val="006429EB"/>
    <w:rsid w:val="00642F86"/>
    <w:rsid w:val="006430CC"/>
    <w:rsid w:val="00643410"/>
    <w:rsid w:val="00643641"/>
    <w:rsid w:val="0064386C"/>
    <w:rsid w:val="00643BCF"/>
    <w:rsid w:val="00643D05"/>
    <w:rsid w:val="00643D22"/>
    <w:rsid w:val="00643FAE"/>
    <w:rsid w:val="0064410C"/>
    <w:rsid w:val="00644268"/>
    <w:rsid w:val="0064466E"/>
    <w:rsid w:val="00644DB4"/>
    <w:rsid w:val="00644E1D"/>
    <w:rsid w:val="00644EFE"/>
    <w:rsid w:val="00644FF4"/>
    <w:rsid w:val="006450B1"/>
    <w:rsid w:val="0064541D"/>
    <w:rsid w:val="006454DD"/>
    <w:rsid w:val="00645796"/>
    <w:rsid w:val="00645F36"/>
    <w:rsid w:val="0064614C"/>
    <w:rsid w:val="00646210"/>
    <w:rsid w:val="00646303"/>
    <w:rsid w:val="00646391"/>
    <w:rsid w:val="00646644"/>
    <w:rsid w:val="006466EF"/>
    <w:rsid w:val="006466F4"/>
    <w:rsid w:val="0064681F"/>
    <w:rsid w:val="006468BE"/>
    <w:rsid w:val="00646A05"/>
    <w:rsid w:val="00647048"/>
    <w:rsid w:val="00647C79"/>
    <w:rsid w:val="00647FB2"/>
    <w:rsid w:val="0064E570"/>
    <w:rsid w:val="00650294"/>
    <w:rsid w:val="0065037B"/>
    <w:rsid w:val="00650498"/>
    <w:rsid w:val="00650665"/>
    <w:rsid w:val="00650A96"/>
    <w:rsid w:val="00650CBD"/>
    <w:rsid w:val="00650DA7"/>
    <w:rsid w:val="00650EB4"/>
    <w:rsid w:val="00651167"/>
    <w:rsid w:val="00651439"/>
    <w:rsid w:val="006517F4"/>
    <w:rsid w:val="00651C5A"/>
    <w:rsid w:val="00651EE4"/>
    <w:rsid w:val="00651F73"/>
    <w:rsid w:val="00652031"/>
    <w:rsid w:val="0065239B"/>
    <w:rsid w:val="00652443"/>
    <w:rsid w:val="00652484"/>
    <w:rsid w:val="0065269E"/>
    <w:rsid w:val="006526D4"/>
    <w:rsid w:val="00652968"/>
    <w:rsid w:val="00652993"/>
    <w:rsid w:val="006529C2"/>
    <w:rsid w:val="00652BED"/>
    <w:rsid w:val="00652EFC"/>
    <w:rsid w:val="00652FFD"/>
    <w:rsid w:val="00653347"/>
    <w:rsid w:val="00653775"/>
    <w:rsid w:val="00653A69"/>
    <w:rsid w:val="00653EF1"/>
    <w:rsid w:val="0065417D"/>
    <w:rsid w:val="00654513"/>
    <w:rsid w:val="00654532"/>
    <w:rsid w:val="0065476C"/>
    <w:rsid w:val="006552EF"/>
    <w:rsid w:val="006553B3"/>
    <w:rsid w:val="00655405"/>
    <w:rsid w:val="006556F8"/>
    <w:rsid w:val="00655E21"/>
    <w:rsid w:val="00655F85"/>
    <w:rsid w:val="00656253"/>
    <w:rsid w:val="00656519"/>
    <w:rsid w:val="00656746"/>
    <w:rsid w:val="006568C4"/>
    <w:rsid w:val="006569B2"/>
    <w:rsid w:val="00656A3E"/>
    <w:rsid w:val="00656C73"/>
    <w:rsid w:val="00657055"/>
    <w:rsid w:val="0065726C"/>
    <w:rsid w:val="00657398"/>
    <w:rsid w:val="00657421"/>
    <w:rsid w:val="00657AB1"/>
    <w:rsid w:val="00657C17"/>
    <w:rsid w:val="00657D0B"/>
    <w:rsid w:val="00657E01"/>
    <w:rsid w:val="00657E78"/>
    <w:rsid w:val="0066001B"/>
    <w:rsid w:val="00660089"/>
    <w:rsid w:val="00660388"/>
    <w:rsid w:val="006604A6"/>
    <w:rsid w:val="006605D2"/>
    <w:rsid w:val="006608D5"/>
    <w:rsid w:val="00660E7F"/>
    <w:rsid w:val="00660EFD"/>
    <w:rsid w:val="00660F4F"/>
    <w:rsid w:val="00661001"/>
    <w:rsid w:val="006610F1"/>
    <w:rsid w:val="006610F7"/>
    <w:rsid w:val="006611FF"/>
    <w:rsid w:val="00661543"/>
    <w:rsid w:val="006616B3"/>
    <w:rsid w:val="006618B8"/>
    <w:rsid w:val="006618C6"/>
    <w:rsid w:val="00661A9B"/>
    <w:rsid w:val="00661AC2"/>
    <w:rsid w:val="00661AEB"/>
    <w:rsid w:val="00661AEE"/>
    <w:rsid w:val="00661EFF"/>
    <w:rsid w:val="0066221E"/>
    <w:rsid w:val="00662443"/>
    <w:rsid w:val="00662594"/>
    <w:rsid w:val="0066270A"/>
    <w:rsid w:val="00662827"/>
    <w:rsid w:val="00662885"/>
    <w:rsid w:val="00662BC2"/>
    <w:rsid w:val="00662C9F"/>
    <w:rsid w:val="00663270"/>
    <w:rsid w:val="006636CE"/>
    <w:rsid w:val="00663714"/>
    <w:rsid w:val="00663744"/>
    <w:rsid w:val="006637F1"/>
    <w:rsid w:val="0066385F"/>
    <w:rsid w:val="006639C7"/>
    <w:rsid w:val="006639D8"/>
    <w:rsid w:val="00663B97"/>
    <w:rsid w:val="00663DAD"/>
    <w:rsid w:val="00663DFE"/>
    <w:rsid w:val="00664153"/>
    <w:rsid w:val="0066422D"/>
    <w:rsid w:val="0066431D"/>
    <w:rsid w:val="006643A2"/>
    <w:rsid w:val="00664423"/>
    <w:rsid w:val="00664556"/>
    <w:rsid w:val="006649F4"/>
    <w:rsid w:val="00664A2D"/>
    <w:rsid w:val="00664C59"/>
    <w:rsid w:val="00664D29"/>
    <w:rsid w:val="00665220"/>
    <w:rsid w:val="006652CB"/>
    <w:rsid w:val="006655DA"/>
    <w:rsid w:val="00665789"/>
    <w:rsid w:val="006659CA"/>
    <w:rsid w:val="00665AC5"/>
    <w:rsid w:val="00665C00"/>
    <w:rsid w:val="00665C5D"/>
    <w:rsid w:val="00665CE9"/>
    <w:rsid w:val="00665E47"/>
    <w:rsid w:val="00666177"/>
    <w:rsid w:val="006662FC"/>
    <w:rsid w:val="00666376"/>
    <w:rsid w:val="0066647C"/>
    <w:rsid w:val="00666607"/>
    <w:rsid w:val="006668ED"/>
    <w:rsid w:val="00666DA4"/>
    <w:rsid w:val="00666F5B"/>
    <w:rsid w:val="006670E1"/>
    <w:rsid w:val="00667398"/>
    <w:rsid w:val="006675D4"/>
    <w:rsid w:val="0066760F"/>
    <w:rsid w:val="00667B1A"/>
    <w:rsid w:val="00667C15"/>
    <w:rsid w:val="0066AA3C"/>
    <w:rsid w:val="0067004E"/>
    <w:rsid w:val="006700C9"/>
    <w:rsid w:val="00670181"/>
    <w:rsid w:val="00670262"/>
    <w:rsid w:val="006705A2"/>
    <w:rsid w:val="00670613"/>
    <w:rsid w:val="0067076F"/>
    <w:rsid w:val="006709B1"/>
    <w:rsid w:val="00671CC5"/>
    <w:rsid w:val="0067205D"/>
    <w:rsid w:val="0067225A"/>
    <w:rsid w:val="006723D2"/>
    <w:rsid w:val="0067249E"/>
    <w:rsid w:val="006725FF"/>
    <w:rsid w:val="00673155"/>
    <w:rsid w:val="0067322D"/>
    <w:rsid w:val="006735C1"/>
    <w:rsid w:val="0067360D"/>
    <w:rsid w:val="006739D7"/>
    <w:rsid w:val="00673C3A"/>
    <w:rsid w:val="00674044"/>
    <w:rsid w:val="006744C2"/>
    <w:rsid w:val="00674C11"/>
    <w:rsid w:val="00674F12"/>
    <w:rsid w:val="006750E5"/>
    <w:rsid w:val="006751D3"/>
    <w:rsid w:val="00675300"/>
    <w:rsid w:val="0067533F"/>
    <w:rsid w:val="0067544B"/>
    <w:rsid w:val="006755F6"/>
    <w:rsid w:val="00675706"/>
    <w:rsid w:val="00675957"/>
    <w:rsid w:val="006760C5"/>
    <w:rsid w:val="006760E2"/>
    <w:rsid w:val="006762FC"/>
    <w:rsid w:val="006764D2"/>
    <w:rsid w:val="0067668B"/>
    <w:rsid w:val="00676922"/>
    <w:rsid w:val="00676BE4"/>
    <w:rsid w:val="00676C32"/>
    <w:rsid w:val="0067793E"/>
    <w:rsid w:val="006779EF"/>
    <w:rsid w:val="006801BB"/>
    <w:rsid w:val="0068045A"/>
    <w:rsid w:val="006804E7"/>
    <w:rsid w:val="00680679"/>
    <w:rsid w:val="006808F1"/>
    <w:rsid w:val="00680965"/>
    <w:rsid w:val="00680A3F"/>
    <w:rsid w:val="00680F25"/>
    <w:rsid w:val="00681312"/>
    <w:rsid w:val="0068187F"/>
    <w:rsid w:val="00681BDE"/>
    <w:rsid w:val="00681D4F"/>
    <w:rsid w:val="006821D2"/>
    <w:rsid w:val="00682315"/>
    <w:rsid w:val="006825C6"/>
    <w:rsid w:val="006826C5"/>
    <w:rsid w:val="006828C4"/>
    <w:rsid w:val="00682952"/>
    <w:rsid w:val="00682A38"/>
    <w:rsid w:val="00682B9E"/>
    <w:rsid w:val="00682BDF"/>
    <w:rsid w:val="00682D28"/>
    <w:rsid w:val="00682F79"/>
    <w:rsid w:val="00683072"/>
    <w:rsid w:val="00683355"/>
    <w:rsid w:val="006835F3"/>
    <w:rsid w:val="006837CE"/>
    <w:rsid w:val="00683877"/>
    <w:rsid w:val="006838F0"/>
    <w:rsid w:val="006841A6"/>
    <w:rsid w:val="00684279"/>
    <w:rsid w:val="00684703"/>
    <w:rsid w:val="00684B16"/>
    <w:rsid w:val="00684CDF"/>
    <w:rsid w:val="00684D15"/>
    <w:rsid w:val="00685115"/>
    <w:rsid w:val="006851A4"/>
    <w:rsid w:val="006851F7"/>
    <w:rsid w:val="006852AA"/>
    <w:rsid w:val="0068543D"/>
    <w:rsid w:val="00685611"/>
    <w:rsid w:val="00685689"/>
    <w:rsid w:val="00685703"/>
    <w:rsid w:val="006857A5"/>
    <w:rsid w:val="006857A8"/>
    <w:rsid w:val="00685924"/>
    <w:rsid w:val="00685F3A"/>
    <w:rsid w:val="00685F4E"/>
    <w:rsid w:val="00686068"/>
    <w:rsid w:val="00686074"/>
    <w:rsid w:val="006860BE"/>
    <w:rsid w:val="0068626C"/>
    <w:rsid w:val="00686328"/>
    <w:rsid w:val="0068678F"/>
    <w:rsid w:val="00686D4A"/>
    <w:rsid w:val="006871F2"/>
    <w:rsid w:val="006874AF"/>
    <w:rsid w:val="006877C4"/>
    <w:rsid w:val="0068780C"/>
    <w:rsid w:val="00687965"/>
    <w:rsid w:val="00687D16"/>
    <w:rsid w:val="00687EB4"/>
    <w:rsid w:val="00687EE6"/>
    <w:rsid w:val="00690031"/>
    <w:rsid w:val="00690053"/>
    <w:rsid w:val="006900A1"/>
    <w:rsid w:val="0069038F"/>
    <w:rsid w:val="00690A7A"/>
    <w:rsid w:val="00690BE2"/>
    <w:rsid w:val="006910F3"/>
    <w:rsid w:val="00691239"/>
    <w:rsid w:val="0069147F"/>
    <w:rsid w:val="00691BB2"/>
    <w:rsid w:val="00691C37"/>
    <w:rsid w:val="00691C97"/>
    <w:rsid w:val="00691CD1"/>
    <w:rsid w:val="00691D51"/>
    <w:rsid w:val="00691E53"/>
    <w:rsid w:val="0069206A"/>
    <w:rsid w:val="00692158"/>
    <w:rsid w:val="0069219D"/>
    <w:rsid w:val="00692451"/>
    <w:rsid w:val="00692479"/>
    <w:rsid w:val="00692855"/>
    <w:rsid w:val="0069296B"/>
    <w:rsid w:val="00692C2D"/>
    <w:rsid w:val="00692F03"/>
    <w:rsid w:val="006932F8"/>
    <w:rsid w:val="00693499"/>
    <w:rsid w:val="0069360A"/>
    <w:rsid w:val="0069377E"/>
    <w:rsid w:val="00693B96"/>
    <w:rsid w:val="00693C27"/>
    <w:rsid w:val="00693C66"/>
    <w:rsid w:val="006941E2"/>
    <w:rsid w:val="0069436F"/>
    <w:rsid w:val="006944DB"/>
    <w:rsid w:val="00694501"/>
    <w:rsid w:val="0069472B"/>
    <w:rsid w:val="0069485E"/>
    <w:rsid w:val="00694980"/>
    <w:rsid w:val="00694CB1"/>
    <w:rsid w:val="00694FA0"/>
    <w:rsid w:val="00694FA4"/>
    <w:rsid w:val="006951FD"/>
    <w:rsid w:val="00695288"/>
    <w:rsid w:val="006952E4"/>
    <w:rsid w:val="0069531D"/>
    <w:rsid w:val="006957C4"/>
    <w:rsid w:val="00695842"/>
    <w:rsid w:val="00695CF7"/>
    <w:rsid w:val="00695D4C"/>
    <w:rsid w:val="00695DAE"/>
    <w:rsid w:val="006962DE"/>
    <w:rsid w:val="00696338"/>
    <w:rsid w:val="006963AD"/>
    <w:rsid w:val="00696470"/>
    <w:rsid w:val="006964C1"/>
    <w:rsid w:val="006967F9"/>
    <w:rsid w:val="00696908"/>
    <w:rsid w:val="00696A01"/>
    <w:rsid w:val="00696CDD"/>
    <w:rsid w:val="00696CDF"/>
    <w:rsid w:val="00696EE5"/>
    <w:rsid w:val="00696EFB"/>
    <w:rsid w:val="006970B2"/>
    <w:rsid w:val="006971D0"/>
    <w:rsid w:val="0069763B"/>
    <w:rsid w:val="00697949"/>
    <w:rsid w:val="00697A09"/>
    <w:rsid w:val="00697EA0"/>
    <w:rsid w:val="006A00E5"/>
    <w:rsid w:val="006A00FB"/>
    <w:rsid w:val="006A039C"/>
    <w:rsid w:val="006A03AF"/>
    <w:rsid w:val="006A041E"/>
    <w:rsid w:val="006A07A3"/>
    <w:rsid w:val="006A0A44"/>
    <w:rsid w:val="006A0B35"/>
    <w:rsid w:val="006A0BE2"/>
    <w:rsid w:val="006A0C5A"/>
    <w:rsid w:val="006A0E8A"/>
    <w:rsid w:val="006A1005"/>
    <w:rsid w:val="006A1090"/>
    <w:rsid w:val="006A1185"/>
    <w:rsid w:val="006A130D"/>
    <w:rsid w:val="006A1310"/>
    <w:rsid w:val="006A15D3"/>
    <w:rsid w:val="006A1699"/>
    <w:rsid w:val="006A1738"/>
    <w:rsid w:val="006A182B"/>
    <w:rsid w:val="006A1A6A"/>
    <w:rsid w:val="006A1AE4"/>
    <w:rsid w:val="006A1F7C"/>
    <w:rsid w:val="006A1FA3"/>
    <w:rsid w:val="006A200D"/>
    <w:rsid w:val="006A2039"/>
    <w:rsid w:val="006A21F1"/>
    <w:rsid w:val="006A223D"/>
    <w:rsid w:val="006A2430"/>
    <w:rsid w:val="006A27EE"/>
    <w:rsid w:val="006A287A"/>
    <w:rsid w:val="006A2A57"/>
    <w:rsid w:val="006A2DB8"/>
    <w:rsid w:val="006A2EF0"/>
    <w:rsid w:val="006A312C"/>
    <w:rsid w:val="006A3289"/>
    <w:rsid w:val="006A33FB"/>
    <w:rsid w:val="006A35CD"/>
    <w:rsid w:val="006A37AD"/>
    <w:rsid w:val="006A37CC"/>
    <w:rsid w:val="006A38FB"/>
    <w:rsid w:val="006A3E88"/>
    <w:rsid w:val="006A4198"/>
    <w:rsid w:val="006A41AB"/>
    <w:rsid w:val="006A4642"/>
    <w:rsid w:val="006A468E"/>
    <w:rsid w:val="006A4AC2"/>
    <w:rsid w:val="006A4BFE"/>
    <w:rsid w:val="006A4C75"/>
    <w:rsid w:val="006A4D33"/>
    <w:rsid w:val="006A4EC8"/>
    <w:rsid w:val="006A5017"/>
    <w:rsid w:val="006A5166"/>
    <w:rsid w:val="006A52BD"/>
    <w:rsid w:val="006A53DD"/>
    <w:rsid w:val="006A5427"/>
    <w:rsid w:val="006A55C2"/>
    <w:rsid w:val="006A55FC"/>
    <w:rsid w:val="006A5633"/>
    <w:rsid w:val="006A5D86"/>
    <w:rsid w:val="006A5ED2"/>
    <w:rsid w:val="006A5EF5"/>
    <w:rsid w:val="006A5FAA"/>
    <w:rsid w:val="006A5FC5"/>
    <w:rsid w:val="006A624F"/>
    <w:rsid w:val="006A6794"/>
    <w:rsid w:val="006A68FA"/>
    <w:rsid w:val="006A6996"/>
    <w:rsid w:val="006A6AB8"/>
    <w:rsid w:val="006A6DC3"/>
    <w:rsid w:val="006A6DE1"/>
    <w:rsid w:val="006A6F7B"/>
    <w:rsid w:val="006A7290"/>
    <w:rsid w:val="006A7297"/>
    <w:rsid w:val="006A7352"/>
    <w:rsid w:val="006A73CD"/>
    <w:rsid w:val="006A743F"/>
    <w:rsid w:val="006A7459"/>
    <w:rsid w:val="006A79F9"/>
    <w:rsid w:val="006A7A2B"/>
    <w:rsid w:val="006A7A54"/>
    <w:rsid w:val="006A7AD8"/>
    <w:rsid w:val="006A7E67"/>
    <w:rsid w:val="006B044E"/>
    <w:rsid w:val="006B07C5"/>
    <w:rsid w:val="006B0A0A"/>
    <w:rsid w:val="006B0D1C"/>
    <w:rsid w:val="006B1030"/>
    <w:rsid w:val="006B107D"/>
    <w:rsid w:val="006B10DF"/>
    <w:rsid w:val="006B10F6"/>
    <w:rsid w:val="006B151E"/>
    <w:rsid w:val="006B15B7"/>
    <w:rsid w:val="006B1651"/>
    <w:rsid w:val="006B1A57"/>
    <w:rsid w:val="006B1B28"/>
    <w:rsid w:val="006B1B40"/>
    <w:rsid w:val="006B1C8F"/>
    <w:rsid w:val="006B1CD5"/>
    <w:rsid w:val="006B1CEC"/>
    <w:rsid w:val="006B1E1C"/>
    <w:rsid w:val="006B1E33"/>
    <w:rsid w:val="006B1EBD"/>
    <w:rsid w:val="006B1FD2"/>
    <w:rsid w:val="006B1FF7"/>
    <w:rsid w:val="006B20DA"/>
    <w:rsid w:val="006B211B"/>
    <w:rsid w:val="006B224E"/>
    <w:rsid w:val="006B2408"/>
    <w:rsid w:val="006B28A3"/>
    <w:rsid w:val="006B2AF2"/>
    <w:rsid w:val="006B2DE2"/>
    <w:rsid w:val="006B2DE7"/>
    <w:rsid w:val="006B31AF"/>
    <w:rsid w:val="006B31D9"/>
    <w:rsid w:val="006B3233"/>
    <w:rsid w:val="006B3530"/>
    <w:rsid w:val="006B357F"/>
    <w:rsid w:val="006B361F"/>
    <w:rsid w:val="006B375C"/>
    <w:rsid w:val="006B381C"/>
    <w:rsid w:val="006B39CB"/>
    <w:rsid w:val="006B3BDE"/>
    <w:rsid w:val="006B42B5"/>
    <w:rsid w:val="006B48CA"/>
    <w:rsid w:val="006B4918"/>
    <w:rsid w:val="006B49CB"/>
    <w:rsid w:val="006B4BCC"/>
    <w:rsid w:val="006B4BDF"/>
    <w:rsid w:val="006B4F02"/>
    <w:rsid w:val="006B54B1"/>
    <w:rsid w:val="006B57E4"/>
    <w:rsid w:val="006B593C"/>
    <w:rsid w:val="006B5BE3"/>
    <w:rsid w:val="006B5F10"/>
    <w:rsid w:val="006B62A4"/>
    <w:rsid w:val="006B639F"/>
    <w:rsid w:val="006B65F2"/>
    <w:rsid w:val="006B66FF"/>
    <w:rsid w:val="006B670F"/>
    <w:rsid w:val="006B6A7E"/>
    <w:rsid w:val="006B6AB1"/>
    <w:rsid w:val="006B6B6F"/>
    <w:rsid w:val="006B6E91"/>
    <w:rsid w:val="006B75D0"/>
    <w:rsid w:val="006B762A"/>
    <w:rsid w:val="006B7785"/>
    <w:rsid w:val="006B7826"/>
    <w:rsid w:val="006B7A56"/>
    <w:rsid w:val="006B7B4F"/>
    <w:rsid w:val="006B7E61"/>
    <w:rsid w:val="006B7EAE"/>
    <w:rsid w:val="006B7F35"/>
    <w:rsid w:val="006C000C"/>
    <w:rsid w:val="006C072C"/>
    <w:rsid w:val="006C080C"/>
    <w:rsid w:val="006C08A9"/>
    <w:rsid w:val="006C0A76"/>
    <w:rsid w:val="006C0E04"/>
    <w:rsid w:val="006C0F48"/>
    <w:rsid w:val="006C1037"/>
    <w:rsid w:val="006C1232"/>
    <w:rsid w:val="006C14CE"/>
    <w:rsid w:val="006C150B"/>
    <w:rsid w:val="006C1793"/>
    <w:rsid w:val="006C1E47"/>
    <w:rsid w:val="006C2042"/>
    <w:rsid w:val="006C207A"/>
    <w:rsid w:val="006C2684"/>
    <w:rsid w:val="006C2ACA"/>
    <w:rsid w:val="006C2B99"/>
    <w:rsid w:val="006C2C3B"/>
    <w:rsid w:val="006C2F80"/>
    <w:rsid w:val="006C339A"/>
    <w:rsid w:val="006C35E9"/>
    <w:rsid w:val="006C3704"/>
    <w:rsid w:val="006C395D"/>
    <w:rsid w:val="006C3A76"/>
    <w:rsid w:val="006C3BEE"/>
    <w:rsid w:val="006C41B1"/>
    <w:rsid w:val="006C42BE"/>
    <w:rsid w:val="006C4341"/>
    <w:rsid w:val="006C438E"/>
    <w:rsid w:val="006C4978"/>
    <w:rsid w:val="006C4E79"/>
    <w:rsid w:val="006C5058"/>
    <w:rsid w:val="006C50B4"/>
    <w:rsid w:val="006C50D9"/>
    <w:rsid w:val="006C513B"/>
    <w:rsid w:val="006C51F5"/>
    <w:rsid w:val="006C52AD"/>
    <w:rsid w:val="006C52B6"/>
    <w:rsid w:val="006C53E2"/>
    <w:rsid w:val="006C543E"/>
    <w:rsid w:val="006C57CF"/>
    <w:rsid w:val="006C5DCF"/>
    <w:rsid w:val="006C6079"/>
    <w:rsid w:val="006C66D8"/>
    <w:rsid w:val="006C674E"/>
    <w:rsid w:val="006C69EF"/>
    <w:rsid w:val="006C6C9A"/>
    <w:rsid w:val="006C6D6C"/>
    <w:rsid w:val="006C70C9"/>
    <w:rsid w:val="006C76CB"/>
    <w:rsid w:val="006C7A37"/>
    <w:rsid w:val="006C7A90"/>
    <w:rsid w:val="006C7B66"/>
    <w:rsid w:val="006C7E4D"/>
    <w:rsid w:val="006D0BCB"/>
    <w:rsid w:val="006D0CAA"/>
    <w:rsid w:val="006D10B6"/>
    <w:rsid w:val="006D1228"/>
    <w:rsid w:val="006D1434"/>
    <w:rsid w:val="006D1A0B"/>
    <w:rsid w:val="006D1B49"/>
    <w:rsid w:val="006D1D6D"/>
    <w:rsid w:val="006D2040"/>
    <w:rsid w:val="006D2056"/>
    <w:rsid w:val="006D2461"/>
    <w:rsid w:val="006D29EE"/>
    <w:rsid w:val="006D2A5F"/>
    <w:rsid w:val="006D2A71"/>
    <w:rsid w:val="006D2A74"/>
    <w:rsid w:val="006D2A93"/>
    <w:rsid w:val="006D2BDF"/>
    <w:rsid w:val="006D2D5B"/>
    <w:rsid w:val="006D2D96"/>
    <w:rsid w:val="006D32AA"/>
    <w:rsid w:val="006D32E5"/>
    <w:rsid w:val="006D333A"/>
    <w:rsid w:val="006D3346"/>
    <w:rsid w:val="006D3419"/>
    <w:rsid w:val="006D37A9"/>
    <w:rsid w:val="006D38D0"/>
    <w:rsid w:val="006D38DC"/>
    <w:rsid w:val="006D38EC"/>
    <w:rsid w:val="006D38F5"/>
    <w:rsid w:val="006D3A3A"/>
    <w:rsid w:val="006D3A72"/>
    <w:rsid w:val="006D3DF0"/>
    <w:rsid w:val="006D43A7"/>
    <w:rsid w:val="006D44D7"/>
    <w:rsid w:val="006D45D6"/>
    <w:rsid w:val="006D49C2"/>
    <w:rsid w:val="006D4B34"/>
    <w:rsid w:val="006D4E85"/>
    <w:rsid w:val="006D4F3E"/>
    <w:rsid w:val="006D4F4D"/>
    <w:rsid w:val="006D5167"/>
    <w:rsid w:val="006D5292"/>
    <w:rsid w:val="006D5298"/>
    <w:rsid w:val="006D5904"/>
    <w:rsid w:val="006D5F23"/>
    <w:rsid w:val="006D60D7"/>
    <w:rsid w:val="006D665B"/>
    <w:rsid w:val="006D6804"/>
    <w:rsid w:val="006D6A53"/>
    <w:rsid w:val="006D6CA8"/>
    <w:rsid w:val="006D6DD3"/>
    <w:rsid w:val="006D7001"/>
    <w:rsid w:val="006D7033"/>
    <w:rsid w:val="006D7069"/>
    <w:rsid w:val="006D7241"/>
    <w:rsid w:val="006D727A"/>
    <w:rsid w:val="006D7329"/>
    <w:rsid w:val="006D7447"/>
    <w:rsid w:val="006D75BB"/>
    <w:rsid w:val="006D76E5"/>
    <w:rsid w:val="006D7798"/>
    <w:rsid w:val="006D78E5"/>
    <w:rsid w:val="006D7CF8"/>
    <w:rsid w:val="006D7E02"/>
    <w:rsid w:val="006D823D"/>
    <w:rsid w:val="006E01C1"/>
    <w:rsid w:val="006E0497"/>
    <w:rsid w:val="006E0B33"/>
    <w:rsid w:val="006E1097"/>
    <w:rsid w:val="006E1341"/>
    <w:rsid w:val="006E138E"/>
    <w:rsid w:val="006E15D2"/>
    <w:rsid w:val="006E16FC"/>
    <w:rsid w:val="006E17B8"/>
    <w:rsid w:val="006E1808"/>
    <w:rsid w:val="006E1871"/>
    <w:rsid w:val="006E19AA"/>
    <w:rsid w:val="006E1AF5"/>
    <w:rsid w:val="006E1B26"/>
    <w:rsid w:val="006E1B28"/>
    <w:rsid w:val="006E1E31"/>
    <w:rsid w:val="006E1FF4"/>
    <w:rsid w:val="006E2593"/>
    <w:rsid w:val="006E2758"/>
    <w:rsid w:val="006E27E8"/>
    <w:rsid w:val="006E293F"/>
    <w:rsid w:val="006E2BD6"/>
    <w:rsid w:val="006E307C"/>
    <w:rsid w:val="006E3337"/>
    <w:rsid w:val="006E397D"/>
    <w:rsid w:val="006E3C63"/>
    <w:rsid w:val="006E4207"/>
    <w:rsid w:val="006E46CD"/>
    <w:rsid w:val="006E47EE"/>
    <w:rsid w:val="006E4889"/>
    <w:rsid w:val="006E4B6A"/>
    <w:rsid w:val="006E4C9A"/>
    <w:rsid w:val="006E5096"/>
    <w:rsid w:val="006E51DE"/>
    <w:rsid w:val="006E5244"/>
    <w:rsid w:val="006E5573"/>
    <w:rsid w:val="006E5597"/>
    <w:rsid w:val="006E56C6"/>
    <w:rsid w:val="006E587C"/>
    <w:rsid w:val="006E5AA1"/>
    <w:rsid w:val="006E5BB3"/>
    <w:rsid w:val="006E5D55"/>
    <w:rsid w:val="006E6432"/>
    <w:rsid w:val="006E6442"/>
    <w:rsid w:val="006E65E2"/>
    <w:rsid w:val="006E68A2"/>
    <w:rsid w:val="006E6B29"/>
    <w:rsid w:val="006E6C66"/>
    <w:rsid w:val="006E6E66"/>
    <w:rsid w:val="006E6FBB"/>
    <w:rsid w:val="006E730C"/>
    <w:rsid w:val="006E731D"/>
    <w:rsid w:val="006E74A3"/>
    <w:rsid w:val="006E7563"/>
    <w:rsid w:val="006E7649"/>
    <w:rsid w:val="006E76B2"/>
    <w:rsid w:val="006E77D4"/>
    <w:rsid w:val="006E789C"/>
    <w:rsid w:val="006E7CD9"/>
    <w:rsid w:val="006E7D6B"/>
    <w:rsid w:val="006E7E78"/>
    <w:rsid w:val="006F02C2"/>
    <w:rsid w:val="006F047D"/>
    <w:rsid w:val="006F0B04"/>
    <w:rsid w:val="006F0B86"/>
    <w:rsid w:val="006F0C26"/>
    <w:rsid w:val="006F0CF3"/>
    <w:rsid w:val="006F0FCB"/>
    <w:rsid w:val="006F10D3"/>
    <w:rsid w:val="006F12F1"/>
    <w:rsid w:val="006F1389"/>
    <w:rsid w:val="006F1551"/>
    <w:rsid w:val="006F1985"/>
    <w:rsid w:val="006F1CBF"/>
    <w:rsid w:val="006F1DCF"/>
    <w:rsid w:val="006F1E43"/>
    <w:rsid w:val="006F1FBA"/>
    <w:rsid w:val="006F21C5"/>
    <w:rsid w:val="006F221A"/>
    <w:rsid w:val="006F24FB"/>
    <w:rsid w:val="006F27E0"/>
    <w:rsid w:val="006F29A9"/>
    <w:rsid w:val="006F2A09"/>
    <w:rsid w:val="006F2B31"/>
    <w:rsid w:val="006F2CB3"/>
    <w:rsid w:val="006F2DCE"/>
    <w:rsid w:val="006F2F2F"/>
    <w:rsid w:val="006F2F84"/>
    <w:rsid w:val="006F32E2"/>
    <w:rsid w:val="006F35FF"/>
    <w:rsid w:val="006F36FB"/>
    <w:rsid w:val="006F3AEF"/>
    <w:rsid w:val="006F3C7A"/>
    <w:rsid w:val="006F3E9F"/>
    <w:rsid w:val="006F45C2"/>
    <w:rsid w:val="006F478F"/>
    <w:rsid w:val="006F4999"/>
    <w:rsid w:val="006F4B67"/>
    <w:rsid w:val="006F4D01"/>
    <w:rsid w:val="006F5149"/>
    <w:rsid w:val="006F56A7"/>
    <w:rsid w:val="006F56FD"/>
    <w:rsid w:val="006F581E"/>
    <w:rsid w:val="006F5AB5"/>
    <w:rsid w:val="006F5BCA"/>
    <w:rsid w:val="006F601F"/>
    <w:rsid w:val="006F6230"/>
    <w:rsid w:val="006F630F"/>
    <w:rsid w:val="006F659E"/>
    <w:rsid w:val="006F684E"/>
    <w:rsid w:val="006F68ED"/>
    <w:rsid w:val="006F6912"/>
    <w:rsid w:val="006F6976"/>
    <w:rsid w:val="006F69B9"/>
    <w:rsid w:val="006F6A17"/>
    <w:rsid w:val="006F6A49"/>
    <w:rsid w:val="006F6EDB"/>
    <w:rsid w:val="006F6F6F"/>
    <w:rsid w:val="006F7119"/>
    <w:rsid w:val="006F7174"/>
    <w:rsid w:val="006F75F6"/>
    <w:rsid w:val="006F7D4D"/>
    <w:rsid w:val="00700548"/>
    <w:rsid w:val="007007ED"/>
    <w:rsid w:val="00700974"/>
    <w:rsid w:val="00700E62"/>
    <w:rsid w:val="007010BC"/>
    <w:rsid w:val="0070114E"/>
    <w:rsid w:val="007011D6"/>
    <w:rsid w:val="00701560"/>
    <w:rsid w:val="007015FA"/>
    <w:rsid w:val="0070194D"/>
    <w:rsid w:val="00701BE5"/>
    <w:rsid w:val="00701E3F"/>
    <w:rsid w:val="00701EB9"/>
    <w:rsid w:val="00701F5D"/>
    <w:rsid w:val="00701F7D"/>
    <w:rsid w:val="00702019"/>
    <w:rsid w:val="007020A1"/>
    <w:rsid w:val="00702190"/>
    <w:rsid w:val="007022FA"/>
    <w:rsid w:val="0070232C"/>
    <w:rsid w:val="007024AB"/>
    <w:rsid w:val="007024C3"/>
    <w:rsid w:val="007024C8"/>
    <w:rsid w:val="007024E8"/>
    <w:rsid w:val="0070258D"/>
    <w:rsid w:val="0070283C"/>
    <w:rsid w:val="00702985"/>
    <w:rsid w:val="00702AF6"/>
    <w:rsid w:val="00702D2F"/>
    <w:rsid w:val="00702E4C"/>
    <w:rsid w:val="00702FEF"/>
    <w:rsid w:val="0070318C"/>
    <w:rsid w:val="0070321A"/>
    <w:rsid w:val="00703334"/>
    <w:rsid w:val="0070334E"/>
    <w:rsid w:val="0070347B"/>
    <w:rsid w:val="00703773"/>
    <w:rsid w:val="007037CD"/>
    <w:rsid w:val="00703961"/>
    <w:rsid w:val="00703A25"/>
    <w:rsid w:val="00703C85"/>
    <w:rsid w:val="00703F97"/>
    <w:rsid w:val="00703FC9"/>
    <w:rsid w:val="007042A4"/>
    <w:rsid w:val="00704575"/>
    <w:rsid w:val="00704811"/>
    <w:rsid w:val="00704A3A"/>
    <w:rsid w:val="00704A4B"/>
    <w:rsid w:val="00704ABE"/>
    <w:rsid w:val="00704E15"/>
    <w:rsid w:val="00704F07"/>
    <w:rsid w:val="00705012"/>
    <w:rsid w:val="0070551E"/>
    <w:rsid w:val="007055B0"/>
    <w:rsid w:val="00705638"/>
    <w:rsid w:val="00705873"/>
    <w:rsid w:val="00705907"/>
    <w:rsid w:val="00705AC6"/>
    <w:rsid w:val="00705AD7"/>
    <w:rsid w:val="00705BE2"/>
    <w:rsid w:val="00705F5B"/>
    <w:rsid w:val="00705F8E"/>
    <w:rsid w:val="007061D0"/>
    <w:rsid w:val="007066E9"/>
    <w:rsid w:val="00706709"/>
    <w:rsid w:val="00706B0C"/>
    <w:rsid w:val="00706DCA"/>
    <w:rsid w:val="00707255"/>
    <w:rsid w:val="0070740D"/>
    <w:rsid w:val="00707AB2"/>
    <w:rsid w:val="00707B46"/>
    <w:rsid w:val="007100E4"/>
    <w:rsid w:val="0071091A"/>
    <w:rsid w:val="00710CE2"/>
    <w:rsid w:val="00710DEE"/>
    <w:rsid w:val="00710F4A"/>
    <w:rsid w:val="00710F8C"/>
    <w:rsid w:val="00710F96"/>
    <w:rsid w:val="0071113B"/>
    <w:rsid w:val="00711328"/>
    <w:rsid w:val="007113AA"/>
    <w:rsid w:val="00711A2D"/>
    <w:rsid w:val="00712116"/>
    <w:rsid w:val="00712600"/>
    <w:rsid w:val="00712719"/>
    <w:rsid w:val="00712C4B"/>
    <w:rsid w:val="00712FC5"/>
    <w:rsid w:val="00712FDA"/>
    <w:rsid w:val="007130F8"/>
    <w:rsid w:val="00713275"/>
    <w:rsid w:val="00713871"/>
    <w:rsid w:val="00713895"/>
    <w:rsid w:val="007138EC"/>
    <w:rsid w:val="00713938"/>
    <w:rsid w:val="00713AAB"/>
    <w:rsid w:val="00713BAD"/>
    <w:rsid w:val="00713BE1"/>
    <w:rsid w:val="00713E62"/>
    <w:rsid w:val="00714673"/>
    <w:rsid w:val="0071484A"/>
    <w:rsid w:val="00714B65"/>
    <w:rsid w:val="00714DE8"/>
    <w:rsid w:val="00715299"/>
    <w:rsid w:val="00715350"/>
    <w:rsid w:val="007154C7"/>
    <w:rsid w:val="0071569A"/>
    <w:rsid w:val="00715707"/>
    <w:rsid w:val="007158B5"/>
    <w:rsid w:val="007158DB"/>
    <w:rsid w:val="00715B68"/>
    <w:rsid w:val="00715C05"/>
    <w:rsid w:val="00715C90"/>
    <w:rsid w:val="00715CC1"/>
    <w:rsid w:val="00715F52"/>
    <w:rsid w:val="007162C4"/>
    <w:rsid w:val="00716464"/>
    <w:rsid w:val="0071661F"/>
    <w:rsid w:val="00716653"/>
    <w:rsid w:val="00716980"/>
    <w:rsid w:val="00716A69"/>
    <w:rsid w:val="00716B07"/>
    <w:rsid w:val="00716D56"/>
    <w:rsid w:val="00716F08"/>
    <w:rsid w:val="007170BD"/>
    <w:rsid w:val="007170F7"/>
    <w:rsid w:val="00717245"/>
    <w:rsid w:val="0071746F"/>
    <w:rsid w:val="00717531"/>
    <w:rsid w:val="007175DE"/>
    <w:rsid w:val="00717A03"/>
    <w:rsid w:val="00720631"/>
    <w:rsid w:val="0072095A"/>
    <w:rsid w:val="007209DA"/>
    <w:rsid w:val="00720B00"/>
    <w:rsid w:val="00720BB2"/>
    <w:rsid w:val="00721415"/>
    <w:rsid w:val="00721465"/>
    <w:rsid w:val="007215FB"/>
    <w:rsid w:val="00721879"/>
    <w:rsid w:val="00721CD1"/>
    <w:rsid w:val="00721CD4"/>
    <w:rsid w:val="00721CEA"/>
    <w:rsid w:val="00721CFB"/>
    <w:rsid w:val="0072208B"/>
    <w:rsid w:val="007220F5"/>
    <w:rsid w:val="00722272"/>
    <w:rsid w:val="007226F5"/>
    <w:rsid w:val="00722817"/>
    <w:rsid w:val="00722869"/>
    <w:rsid w:val="007228DD"/>
    <w:rsid w:val="00722954"/>
    <w:rsid w:val="007229FB"/>
    <w:rsid w:val="00722B6E"/>
    <w:rsid w:val="00722CE6"/>
    <w:rsid w:val="00722EA8"/>
    <w:rsid w:val="007230EC"/>
    <w:rsid w:val="0072340B"/>
    <w:rsid w:val="00723510"/>
    <w:rsid w:val="00723C83"/>
    <w:rsid w:val="00723C9E"/>
    <w:rsid w:val="00723E92"/>
    <w:rsid w:val="007242E3"/>
    <w:rsid w:val="00724408"/>
    <w:rsid w:val="00724529"/>
    <w:rsid w:val="007247A2"/>
    <w:rsid w:val="00724802"/>
    <w:rsid w:val="00724813"/>
    <w:rsid w:val="00724AB6"/>
    <w:rsid w:val="00725096"/>
    <w:rsid w:val="007252B6"/>
    <w:rsid w:val="007253F4"/>
    <w:rsid w:val="00725633"/>
    <w:rsid w:val="0072566C"/>
    <w:rsid w:val="007262CA"/>
    <w:rsid w:val="007262DC"/>
    <w:rsid w:val="00726827"/>
    <w:rsid w:val="00726B87"/>
    <w:rsid w:val="00726CD9"/>
    <w:rsid w:val="00726FE9"/>
    <w:rsid w:val="007270D9"/>
    <w:rsid w:val="00727CCF"/>
    <w:rsid w:val="00727CD1"/>
    <w:rsid w:val="00727FF7"/>
    <w:rsid w:val="00730118"/>
    <w:rsid w:val="00730451"/>
    <w:rsid w:val="00730690"/>
    <w:rsid w:val="00730859"/>
    <w:rsid w:val="007308D2"/>
    <w:rsid w:val="0073094D"/>
    <w:rsid w:val="00731078"/>
    <w:rsid w:val="00731186"/>
    <w:rsid w:val="00731E1F"/>
    <w:rsid w:val="007320A1"/>
    <w:rsid w:val="00732120"/>
    <w:rsid w:val="007321D3"/>
    <w:rsid w:val="007324FC"/>
    <w:rsid w:val="00732659"/>
    <w:rsid w:val="00732777"/>
    <w:rsid w:val="007329DE"/>
    <w:rsid w:val="00732A25"/>
    <w:rsid w:val="00732BB0"/>
    <w:rsid w:val="00732C37"/>
    <w:rsid w:val="00733140"/>
    <w:rsid w:val="0073339E"/>
    <w:rsid w:val="007334E9"/>
    <w:rsid w:val="00733626"/>
    <w:rsid w:val="00733961"/>
    <w:rsid w:val="0073399E"/>
    <w:rsid w:val="00733B84"/>
    <w:rsid w:val="00733C06"/>
    <w:rsid w:val="00733DA2"/>
    <w:rsid w:val="00733DD3"/>
    <w:rsid w:val="00734059"/>
    <w:rsid w:val="007340B9"/>
    <w:rsid w:val="007340D6"/>
    <w:rsid w:val="007341F6"/>
    <w:rsid w:val="00734404"/>
    <w:rsid w:val="007344D8"/>
    <w:rsid w:val="00734718"/>
    <w:rsid w:val="007348CC"/>
    <w:rsid w:val="00734A1D"/>
    <w:rsid w:val="00735142"/>
    <w:rsid w:val="0073527F"/>
    <w:rsid w:val="00735F47"/>
    <w:rsid w:val="00736468"/>
    <w:rsid w:val="00736491"/>
    <w:rsid w:val="00736C56"/>
    <w:rsid w:val="00736F7F"/>
    <w:rsid w:val="00736F9B"/>
    <w:rsid w:val="007371AA"/>
    <w:rsid w:val="00737221"/>
    <w:rsid w:val="007378AA"/>
    <w:rsid w:val="00737DDD"/>
    <w:rsid w:val="007402E5"/>
    <w:rsid w:val="00740543"/>
    <w:rsid w:val="0074074E"/>
    <w:rsid w:val="00740A6D"/>
    <w:rsid w:val="00740EB2"/>
    <w:rsid w:val="00740FB5"/>
    <w:rsid w:val="007414A8"/>
    <w:rsid w:val="007415ED"/>
    <w:rsid w:val="00741613"/>
    <w:rsid w:val="00741629"/>
    <w:rsid w:val="0074170B"/>
    <w:rsid w:val="00741710"/>
    <w:rsid w:val="00741A4F"/>
    <w:rsid w:val="00741A55"/>
    <w:rsid w:val="00741C35"/>
    <w:rsid w:val="00741D80"/>
    <w:rsid w:val="007424B0"/>
    <w:rsid w:val="007428F8"/>
    <w:rsid w:val="007429C9"/>
    <w:rsid w:val="007436D7"/>
    <w:rsid w:val="007437BE"/>
    <w:rsid w:val="00743909"/>
    <w:rsid w:val="007439C6"/>
    <w:rsid w:val="00743A06"/>
    <w:rsid w:val="00743B5F"/>
    <w:rsid w:val="00743C1F"/>
    <w:rsid w:val="00743D26"/>
    <w:rsid w:val="00743D9A"/>
    <w:rsid w:val="00743F18"/>
    <w:rsid w:val="00743F58"/>
    <w:rsid w:val="0074405F"/>
    <w:rsid w:val="007442EC"/>
    <w:rsid w:val="00744599"/>
    <w:rsid w:val="0074482C"/>
    <w:rsid w:val="00744842"/>
    <w:rsid w:val="007448C2"/>
    <w:rsid w:val="00744AAA"/>
    <w:rsid w:val="00744B22"/>
    <w:rsid w:val="00744E29"/>
    <w:rsid w:val="00744F42"/>
    <w:rsid w:val="00744FBE"/>
    <w:rsid w:val="007455C0"/>
    <w:rsid w:val="007458CF"/>
    <w:rsid w:val="00745B63"/>
    <w:rsid w:val="00745BCE"/>
    <w:rsid w:val="00745CA3"/>
    <w:rsid w:val="00745DF4"/>
    <w:rsid w:val="00745F6A"/>
    <w:rsid w:val="00746960"/>
    <w:rsid w:val="00746F78"/>
    <w:rsid w:val="00746FB4"/>
    <w:rsid w:val="00747022"/>
    <w:rsid w:val="007472CD"/>
    <w:rsid w:val="007474C2"/>
    <w:rsid w:val="007477D3"/>
    <w:rsid w:val="00747804"/>
    <w:rsid w:val="00747BF5"/>
    <w:rsid w:val="00747D18"/>
    <w:rsid w:val="00750165"/>
    <w:rsid w:val="007501BA"/>
    <w:rsid w:val="00750312"/>
    <w:rsid w:val="00750319"/>
    <w:rsid w:val="007508D6"/>
    <w:rsid w:val="00750B3E"/>
    <w:rsid w:val="00750BFA"/>
    <w:rsid w:val="0075102B"/>
    <w:rsid w:val="00751091"/>
    <w:rsid w:val="0075111E"/>
    <w:rsid w:val="00751248"/>
    <w:rsid w:val="00751259"/>
    <w:rsid w:val="00751352"/>
    <w:rsid w:val="007513DF"/>
    <w:rsid w:val="0075150E"/>
    <w:rsid w:val="007518DC"/>
    <w:rsid w:val="00751CA8"/>
    <w:rsid w:val="00751E67"/>
    <w:rsid w:val="00751F1D"/>
    <w:rsid w:val="007522A4"/>
    <w:rsid w:val="00752493"/>
    <w:rsid w:val="00752EA7"/>
    <w:rsid w:val="00752FA8"/>
    <w:rsid w:val="007531A9"/>
    <w:rsid w:val="00753449"/>
    <w:rsid w:val="007536EB"/>
    <w:rsid w:val="0075388A"/>
    <w:rsid w:val="0075395A"/>
    <w:rsid w:val="007539C6"/>
    <w:rsid w:val="007539CA"/>
    <w:rsid w:val="00753A30"/>
    <w:rsid w:val="00753CDF"/>
    <w:rsid w:val="00753DCB"/>
    <w:rsid w:val="00753E13"/>
    <w:rsid w:val="00754006"/>
    <w:rsid w:val="0075428E"/>
    <w:rsid w:val="007543BE"/>
    <w:rsid w:val="00754499"/>
    <w:rsid w:val="00754873"/>
    <w:rsid w:val="007549A3"/>
    <w:rsid w:val="00754C62"/>
    <w:rsid w:val="00754EEC"/>
    <w:rsid w:val="0075526B"/>
    <w:rsid w:val="0075551B"/>
    <w:rsid w:val="007556B9"/>
    <w:rsid w:val="00755705"/>
    <w:rsid w:val="00755AC1"/>
    <w:rsid w:val="00755B95"/>
    <w:rsid w:val="00756106"/>
    <w:rsid w:val="007568E8"/>
    <w:rsid w:val="007569EC"/>
    <w:rsid w:val="00756B7A"/>
    <w:rsid w:val="00756E3A"/>
    <w:rsid w:val="00756EC1"/>
    <w:rsid w:val="00757117"/>
    <w:rsid w:val="00757489"/>
    <w:rsid w:val="0075772F"/>
    <w:rsid w:val="00757863"/>
    <w:rsid w:val="00757A35"/>
    <w:rsid w:val="00757C9B"/>
    <w:rsid w:val="00757DFC"/>
    <w:rsid w:val="00757ED4"/>
    <w:rsid w:val="00757FB4"/>
    <w:rsid w:val="007601DB"/>
    <w:rsid w:val="00760683"/>
    <w:rsid w:val="007606F1"/>
    <w:rsid w:val="00760711"/>
    <w:rsid w:val="007607D8"/>
    <w:rsid w:val="00760860"/>
    <w:rsid w:val="007609A2"/>
    <w:rsid w:val="00760BDB"/>
    <w:rsid w:val="00760CAD"/>
    <w:rsid w:val="00760CB9"/>
    <w:rsid w:val="00760E09"/>
    <w:rsid w:val="00760E55"/>
    <w:rsid w:val="0076110F"/>
    <w:rsid w:val="00761530"/>
    <w:rsid w:val="007615CA"/>
    <w:rsid w:val="007615D7"/>
    <w:rsid w:val="0076197D"/>
    <w:rsid w:val="00761A42"/>
    <w:rsid w:val="00761A7F"/>
    <w:rsid w:val="00761D8B"/>
    <w:rsid w:val="00761F27"/>
    <w:rsid w:val="00761F4B"/>
    <w:rsid w:val="007623C1"/>
    <w:rsid w:val="0076246B"/>
    <w:rsid w:val="007624A8"/>
    <w:rsid w:val="00762801"/>
    <w:rsid w:val="00762A8D"/>
    <w:rsid w:val="00762D02"/>
    <w:rsid w:val="00762DA1"/>
    <w:rsid w:val="00763330"/>
    <w:rsid w:val="00763635"/>
    <w:rsid w:val="00763700"/>
    <w:rsid w:val="00763E04"/>
    <w:rsid w:val="00763E1E"/>
    <w:rsid w:val="00763E31"/>
    <w:rsid w:val="00763EC7"/>
    <w:rsid w:val="00763F36"/>
    <w:rsid w:val="00763FD6"/>
    <w:rsid w:val="0076474D"/>
    <w:rsid w:val="007648C2"/>
    <w:rsid w:val="00764B3E"/>
    <w:rsid w:val="00764EC8"/>
    <w:rsid w:val="00765107"/>
    <w:rsid w:val="0076591E"/>
    <w:rsid w:val="00765A3F"/>
    <w:rsid w:val="00765D05"/>
    <w:rsid w:val="00765D2E"/>
    <w:rsid w:val="00765F3F"/>
    <w:rsid w:val="0076615D"/>
    <w:rsid w:val="0076620A"/>
    <w:rsid w:val="00766295"/>
    <w:rsid w:val="00766526"/>
    <w:rsid w:val="00766981"/>
    <w:rsid w:val="007669E5"/>
    <w:rsid w:val="00766C82"/>
    <w:rsid w:val="0076713A"/>
    <w:rsid w:val="00767245"/>
    <w:rsid w:val="00767514"/>
    <w:rsid w:val="00767C6F"/>
    <w:rsid w:val="00767D4A"/>
    <w:rsid w:val="00767D81"/>
    <w:rsid w:val="00767F1C"/>
    <w:rsid w:val="00770068"/>
    <w:rsid w:val="00770757"/>
    <w:rsid w:val="00770802"/>
    <w:rsid w:val="007709C7"/>
    <w:rsid w:val="00770ACA"/>
    <w:rsid w:val="00770BFA"/>
    <w:rsid w:val="00770D8A"/>
    <w:rsid w:val="00771037"/>
    <w:rsid w:val="00771196"/>
    <w:rsid w:val="0077144D"/>
    <w:rsid w:val="00771617"/>
    <w:rsid w:val="00771DCB"/>
    <w:rsid w:val="00771F29"/>
    <w:rsid w:val="00771F72"/>
    <w:rsid w:val="007721AB"/>
    <w:rsid w:val="00772390"/>
    <w:rsid w:val="00772418"/>
    <w:rsid w:val="007727F0"/>
    <w:rsid w:val="007728D5"/>
    <w:rsid w:val="00772966"/>
    <w:rsid w:val="00772B3E"/>
    <w:rsid w:val="00772BD9"/>
    <w:rsid w:val="00772D4F"/>
    <w:rsid w:val="00772DC8"/>
    <w:rsid w:val="0077306B"/>
    <w:rsid w:val="00773184"/>
    <w:rsid w:val="00773213"/>
    <w:rsid w:val="007734BF"/>
    <w:rsid w:val="007736F0"/>
    <w:rsid w:val="007737A2"/>
    <w:rsid w:val="007737B6"/>
    <w:rsid w:val="00773850"/>
    <w:rsid w:val="00773B1B"/>
    <w:rsid w:val="00773B31"/>
    <w:rsid w:val="00773BEA"/>
    <w:rsid w:val="00773C40"/>
    <w:rsid w:val="00773D08"/>
    <w:rsid w:val="007740E8"/>
    <w:rsid w:val="00774206"/>
    <w:rsid w:val="007742DB"/>
    <w:rsid w:val="00774365"/>
    <w:rsid w:val="0077459B"/>
    <w:rsid w:val="007749DB"/>
    <w:rsid w:val="00774CD2"/>
    <w:rsid w:val="00774ED4"/>
    <w:rsid w:val="00775248"/>
    <w:rsid w:val="007753A8"/>
    <w:rsid w:val="00775477"/>
    <w:rsid w:val="007754C5"/>
    <w:rsid w:val="007759CD"/>
    <w:rsid w:val="007759F6"/>
    <w:rsid w:val="00775AD4"/>
    <w:rsid w:val="00775B6B"/>
    <w:rsid w:val="00775B6E"/>
    <w:rsid w:val="0077601F"/>
    <w:rsid w:val="00776069"/>
    <w:rsid w:val="00776259"/>
    <w:rsid w:val="007762FA"/>
    <w:rsid w:val="00776329"/>
    <w:rsid w:val="00776489"/>
    <w:rsid w:val="007764B7"/>
    <w:rsid w:val="00776C60"/>
    <w:rsid w:val="00776DA5"/>
    <w:rsid w:val="00776F0A"/>
    <w:rsid w:val="00777198"/>
    <w:rsid w:val="007772BA"/>
    <w:rsid w:val="00777504"/>
    <w:rsid w:val="007776E1"/>
    <w:rsid w:val="00777846"/>
    <w:rsid w:val="00777BCA"/>
    <w:rsid w:val="00777C37"/>
    <w:rsid w:val="00777DD0"/>
    <w:rsid w:val="00777EEE"/>
    <w:rsid w:val="0078007E"/>
    <w:rsid w:val="007802FC"/>
    <w:rsid w:val="00780323"/>
    <w:rsid w:val="00780A87"/>
    <w:rsid w:val="00780B18"/>
    <w:rsid w:val="00780D6E"/>
    <w:rsid w:val="00781088"/>
    <w:rsid w:val="0078109B"/>
    <w:rsid w:val="007812F5"/>
    <w:rsid w:val="00781546"/>
    <w:rsid w:val="0078157C"/>
    <w:rsid w:val="007816AA"/>
    <w:rsid w:val="0078177D"/>
    <w:rsid w:val="007818D5"/>
    <w:rsid w:val="0078197F"/>
    <w:rsid w:val="00781A2C"/>
    <w:rsid w:val="00781AF0"/>
    <w:rsid w:val="00781DFD"/>
    <w:rsid w:val="007822B5"/>
    <w:rsid w:val="007824BC"/>
    <w:rsid w:val="007825C8"/>
    <w:rsid w:val="007825DD"/>
    <w:rsid w:val="007826CC"/>
    <w:rsid w:val="007826D4"/>
    <w:rsid w:val="007826DB"/>
    <w:rsid w:val="007826FE"/>
    <w:rsid w:val="00782859"/>
    <w:rsid w:val="00782868"/>
    <w:rsid w:val="007828DD"/>
    <w:rsid w:val="00782F3A"/>
    <w:rsid w:val="007830B1"/>
    <w:rsid w:val="0078312C"/>
    <w:rsid w:val="00783234"/>
    <w:rsid w:val="00783538"/>
    <w:rsid w:val="0078375C"/>
    <w:rsid w:val="00783AA8"/>
    <w:rsid w:val="00783C7D"/>
    <w:rsid w:val="007840B0"/>
    <w:rsid w:val="007841ED"/>
    <w:rsid w:val="0078441F"/>
    <w:rsid w:val="0078466C"/>
    <w:rsid w:val="007846D9"/>
    <w:rsid w:val="007849E4"/>
    <w:rsid w:val="00785034"/>
    <w:rsid w:val="00785049"/>
    <w:rsid w:val="007850A3"/>
    <w:rsid w:val="007850DA"/>
    <w:rsid w:val="00785129"/>
    <w:rsid w:val="00785389"/>
    <w:rsid w:val="0078540C"/>
    <w:rsid w:val="007854A0"/>
    <w:rsid w:val="007856BD"/>
    <w:rsid w:val="00785A6B"/>
    <w:rsid w:val="00785A79"/>
    <w:rsid w:val="00785B3D"/>
    <w:rsid w:val="00785B82"/>
    <w:rsid w:val="00786163"/>
    <w:rsid w:val="00786173"/>
    <w:rsid w:val="00786229"/>
    <w:rsid w:val="0078648C"/>
    <w:rsid w:val="00786539"/>
    <w:rsid w:val="007867C9"/>
    <w:rsid w:val="00786AC2"/>
    <w:rsid w:val="00786D86"/>
    <w:rsid w:val="007874C4"/>
    <w:rsid w:val="007877A6"/>
    <w:rsid w:val="00787861"/>
    <w:rsid w:val="00787E6A"/>
    <w:rsid w:val="00790202"/>
    <w:rsid w:val="007903B9"/>
    <w:rsid w:val="007903CB"/>
    <w:rsid w:val="007906BD"/>
    <w:rsid w:val="00790AAE"/>
    <w:rsid w:val="00790CB4"/>
    <w:rsid w:val="00790EF5"/>
    <w:rsid w:val="0079120D"/>
    <w:rsid w:val="0079138D"/>
    <w:rsid w:val="00791390"/>
    <w:rsid w:val="00791659"/>
    <w:rsid w:val="00791A81"/>
    <w:rsid w:val="00791C57"/>
    <w:rsid w:val="00791E86"/>
    <w:rsid w:val="00791FDE"/>
    <w:rsid w:val="0079217C"/>
    <w:rsid w:val="0079271C"/>
    <w:rsid w:val="0079283F"/>
    <w:rsid w:val="00792920"/>
    <w:rsid w:val="00792CC0"/>
    <w:rsid w:val="00792E67"/>
    <w:rsid w:val="00792EAB"/>
    <w:rsid w:val="00793047"/>
    <w:rsid w:val="00793258"/>
    <w:rsid w:val="00793295"/>
    <w:rsid w:val="00793311"/>
    <w:rsid w:val="00793864"/>
    <w:rsid w:val="0079391E"/>
    <w:rsid w:val="00793B15"/>
    <w:rsid w:val="00793EEB"/>
    <w:rsid w:val="0079413A"/>
    <w:rsid w:val="00794191"/>
    <w:rsid w:val="007941A4"/>
    <w:rsid w:val="007941F6"/>
    <w:rsid w:val="0079447F"/>
    <w:rsid w:val="00794A3F"/>
    <w:rsid w:val="00794CA9"/>
    <w:rsid w:val="00794D65"/>
    <w:rsid w:val="00794DF4"/>
    <w:rsid w:val="00795292"/>
    <w:rsid w:val="007954E9"/>
    <w:rsid w:val="007956B8"/>
    <w:rsid w:val="00795992"/>
    <w:rsid w:val="00795AD2"/>
    <w:rsid w:val="00795B0B"/>
    <w:rsid w:val="00795E55"/>
    <w:rsid w:val="00795E68"/>
    <w:rsid w:val="007964CE"/>
    <w:rsid w:val="007964EE"/>
    <w:rsid w:val="00796504"/>
    <w:rsid w:val="0079692A"/>
    <w:rsid w:val="00796B22"/>
    <w:rsid w:val="00796CF6"/>
    <w:rsid w:val="00796F19"/>
    <w:rsid w:val="00796F32"/>
    <w:rsid w:val="0079707C"/>
    <w:rsid w:val="0079718C"/>
    <w:rsid w:val="0079719E"/>
    <w:rsid w:val="007972DA"/>
    <w:rsid w:val="007973D1"/>
    <w:rsid w:val="007975A8"/>
    <w:rsid w:val="00797667"/>
    <w:rsid w:val="007977B5"/>
    <w:rsid w:val="007A0041"/>
    <w:rsid w:val="007A0380"/>
    <w:rsid w:val="007A0877"/>
    <w:rsid w:val="007A08A5"/>
    <w:rsid w:val="007A09FA"/>
    <w:rsid w:val="007A0BAF"/>
    <w:rsid w:val="007A0CC6"/>
    <w:rsid w:val="007A0F91"/>
    <w:rsid w:val="007A1119"/>
    <w:rsid w:val="007A1C73"/>
    <w:rsid w:val="007A273B"/>
    <w:rsid w:val="007A2855"/>
    <w:rsid w:val="007A2E27"/>
    <w:rsid w:val="007A2F9A"/>
    <w:rsid w:val="007A38E8"/>
    <w:rsid w:val="007A3984"/>
    <w:rsid w:val="007A39A9"/>
    <w:rsid w:val="007A3E7B"/>
    <w:rsid w:val="007A41E8"/>
    <w:rsid w:val="007A4380"/>
    <w:rsid w:val="007A43FF"/>
    <w:rsid w:val="007A44B0"/>
    <w:rsid w:val="007A4745"/>
    <w:rsid w:val="007A47EF"/>
    <w:rsid w:val="007A49D5"/>
    <w:rsid w:val="007A4B75"/>
    <w:rsid w:val="007A4C3C"/>
    <w:rsid w:val="007A4CEB"/>
    <w:rsid w:val="007A4E29"/>
    <w:rsid w:val="007A4E70"/>
    <w:rsid w:val="007A4E90"/>
    <w:rsid w:val="007A5143"/>
    <w:rsid w:val="007A527C"/>
    <w:rsid w:val="007A5631"/>
    <w:rsid w:val="007A563A"/>
    <w:rsid w:val="007A565D"/>
    <w:rsid w:val="007A5B19"/>
    <w:rsid w:val="007A5B2A"/>
    <w:rsid w:val="007A5C9C"/>
    <w:rsid w:val="007A5CEF"/>
    <w:rsid w:val="007A5D01"/>
    <w:rsid w:val="007A5E70"/>
    <w:rsid w:val="007A6119"/>
    <w:rsid w:val="007A6264"/>
    <w:rsid w:val="007A64A2"/>
    <w:rsid w:val="007A64DA"/>
    <w:rsid w:val="007A6708"/>
    <w:rsid w:val="007A6880"/>
    <w:rsid w:val="007A68B7"/>
    <w:rsid w:val="007A6A80"/>
    <w:rsid w:val="007A6D18"/>
    <w:rsid w:val="007A6DBF"/>
    <w:rsid w:val="007A6FA6"/>
    <w:rsid w:val="007A7296"/>
    <w:rsid w:val="007A7811"/>
    <w:rsid w:val="007A7893"/>
    <w:rsid w:val="007A7953"/>
    <w:rsid w:val="007A7A1C"/>
    <w:rsid w:val="007A7D2F"/>
    <w:rsid w:val="007B02C8"/>
    <w:rsid w:val="007B04FB"/>
    <w:rsid w:val="007B0739"/>
    <w:rsid w:val="007B083B"/>
    <w:rsid w:val="007B0940"/>
    <w:rsid w:val="007B097B"/>
    <w:rsid w:val="007B0FE4"/>
    <w:rsid w:val="007B145C"/>
    <w:rsid w:val="007B1693"/>
    <w:rsid w:val="007B1BAE"/>
    <w:rsid w:val="007B1CD3"/>
    <w:rsid w:val="007B1D20"/>
    <w:rsid w:val="007B1ECE"/>
    <w:rsid w:val="007B1F54"/>
    <w:rsid w:val="007B1F8E"/>
    <w:rsid w:val="007B23A8"/>
    <w:rsid w:val="007B2443"/>
    <w:rsid w:val="007B2517"/>
    <w:rsid w:val="007B2723"/>
    <w:rsid w:val="007B2728"/>
    <w:rsid w:val="007B2BFD"/>
    <w:rsid w:val="007B2C25"/>
    <w:rsid w:val="007B2D88"/>
    <w:rsid w:val="007B2E33"/>
    <w:rsid w:val="007B2FD9"/>
    <w:rsid w:val="007B30CE"/>
    <w:rsid w:val="007B30E6"/>
    <w:rsid w:val="007B3151"/>
    <w:rsid w:val="007B3282"/>
    <w:rsid w:val="007B3A06"/>
    <w:rsid w:val="007B3A20"/>
    <w:rsid w:val="007B3DEE"/>
    <w:rsid w:val="007B4153"/>
    <w:rsid w:val="007B4440"/>
    <w:rsid w:val="007B44C0"/>
    <w:rsid w:val="007B44D2"/>
    <w:rsid w:val="007B4758"/>
    <w:rsid w:val="007B486B"/>
    <w:rsid w:val="007B48DC"/>
    <w:rsid w:val="007B4D15"/>
    <w:rsid w:val="007B4E70"/>
    <w:rsid w:val="007B4EBC"/>
    <w:rsid w:val="007B4FB2"/>
    <w:rsid w:val="007B50FA"/>
    <w:rsid w:val="007B5100"/>
    <w:rsid w:val="007B52F5"/>
    <w:rsid w:val="007B54B5"/>
    <w:rsid w:val="007B55D4"/>
    <w:rsid w:val="007B5A08"/>
    <w:rsid w:val="007B5B6B"/>
    <w:rsid w:val="007B5C13"/>
    <w:rsid w:val="007B6A19"/>
    <w:rsid w:val="007B6A9A"/>
    <w:rsid w:val="007B6AC8"/>
    <w:rsid w:val="007B6B3B"/>
    <w:rsid w:val="007B6D4B"/>
    <w:rsid w:val="007B7018"/>
    <w:rsid w:val="007B718C"/>
    <w:rsid w:val="007B7379"/>
    <w:rsid w:val="007B7938"/>
    <w:rsid w:val="007B7D9E"/>
    <w:rsid w:val="007B7ED9"/>
    <w:rsid w:val="007B7FF2"/>
    <w:rsid w:val="007C0043"/>
    <w:rsid w:val="007C017A"/>
    <w:rsid w:val="007C0454"/>
    <w:rsid w:val="007C04AD"/>
    <w:rsid w:val="007C08A5"/>
    <w:rsid w:val="007C0AB5"/>
    <w:rsid w:val="007C0B65"/>
    <w:rsid w:val="007C0C6C"/>
    <w:rsid w:val="007C1185"/>
    <w:rsid w:val="007C132E"/>
    <w:rsid w:val="007C1468"/>
    <w:rsid w:val="007C1498"/>
    <w:rsid w:val="007C19D1"/>
    <w:rsid w:val="007C1B60"/>
    <w:rsid w:val="007C1DC0"/>
    <w:rsid w:val="007C1E80"/>
    <w:rsid w:val="007C2221"/>
    <w:rsid w:val="007C226A"/>
    <w:rsid w:val="007C23F6"/>
    <w:rsid w:val="007C273A"/>
    <w:rsid w:val="007C27EF"/>
    <w:rsid w:val="007C28DD"/>
    <w:rsid w:val="007C2936"/>
    <w:rsid w:val="007C2953"/>
    <w:rsid w:val="007C2D3F"/>
    <w:rsid w:val="007C2E93"/>
    <w:rsid w:val="007C326F"/>
    <w:rsid w:val="007C34C4"/>
    <w:rsid w:val="007C34EE"/>
    <w:rsid w:val="007C3754"/>
    <w:rsid w:val="007C3A81"/>
    <w:rsid w:val="007C3DBB"/>
    <w:rsid w:val="007C4340"/>
    <w:rsid w:val="007C4446"/>
    <w:rsid w:val="007C444E"/>
    <w:rsid w:val="007C4803"/>
    <w:rsid w:val="007C4C56"/>
    <w:rsid w:val="007C4D41"/>
    <w:rsid w:val="007C5371"/>
    <w:rsid w:val="007C5498"/>
    <w:rsid w:val="007C5732"/>
    <w:rsid w:val="007C5AAA"/>
    <w:rsid w:val="007C5C01"/>
    <w:rsid w:val="007C6187"/>
    <w:rsid w:val="007C61DD"/>
    <w:rsid w:val="007C676E"/>
    <w:rsid w:val="007C68E0"/>
    <w:rsid w:val="007C6926"/>
    <w:rsid w:val="007C6A4B"/>
    <w:rsid w:val="007C6C97"/>
    <w:rsid w:val="007C6D73"/>
    <w:rsid w:val="007C6F6E"/>
    <w:rsid w:val="007C7179"/>
    <w:rsid w:val="007C727A"/>
    <w:rsid w:val="007C75DE"/>
    <w:rsid w:val="007C7616"/>
    <w:rsid w:val="007C78B1"/>
    <w:rsid w:val="007C7C80"/>
    <w:rsid w:val="007C7CCC"/>
    <w:rsid w:val="007C7D45"/>
    <w:rsid w:val="007C7DF2"/>
    <w:rsid w:val="007C7E33"/>
    <w:rsid w:val="007C7FE5"/>
    <w:rsid w:val="007D030B"/>
    <w:rsid w:val="007D030C"/>
    <w:rsid w:val="007D03DF"/>
    <w:rsid w:val="007D0461"/>
    <w:rsid w:val="007D0493"/>
    <w:rsid w:val="007D11F8"/>
    <w:rsid w:val="007D122F"/>
    <w:rsid w:val="007D1260"/>
    <w:rsid w:val="007D1263"/>
    <w:rsid w:val="007D141E"/>
    <w:rsid w:val="007D14D2"/>
    <w:rsid w:val="007D1529"/>
    <w:rsid w:val="007D15C2"/>
    <w:rsid w:val="007D185F"/>
    <w:rsid w:val="007D18BC"/>
    <w:rsid w:val="007D1A21"/>
    <w:rsid w:val="007D1D3F"/>
    <w:rsid w:val="007D2601"/>
    <w:rsid w:val="007D2924"/>
    <w:rsid w:val="007D29D6"/>
    <w:rsid w:val="007D29EB"/>
    <w:rsid w:val="007D2C9A"/>
    <w:rsid w:val="007D2E41"/>
    <w:rsid w:val="007D341C"/>
    <w:rsid w:val="007D3850"/>
    <w:rsid w:val="007D3986"/>
    <w:rsid w:val="007D3BB5"/>
    <w:rsid w:val="007D3BDD"/>
    <w:rsid w:val="007D3C7E"/>
    <w:rsid w:val="007D3CB5"/>
    <w:rsid w:val="007D3D54"/>
    <w:rsid w:val="007D4036"/>
    <w:rsid w:val="007D40EA"/>
    <w:rsid w:val="007D4322"/>
    <w:rsid w:val="007D4434"/>
    <w:rsid w:val="007D4645"/>
    <w:rsid w:val="007D46FE"/>
    <w:rsid w:val="007D492E"/>
    <w:rsid w:val="007D4947"/>
    <w:rsid w:val="007D4CCD"/>
    <w:rsid w:val="007D4D8C"/>
    <w:rsid w:val="007D50A2"/>
    <w:rsid w:val="007D5120"/>
    <w:rsid w:val="007D526C"/>
    <w:rsid w:val="007D534F"/>
    <w:rsid w:val="007D5416"/>
    <w:rsid w:val="007D57D3"/>
    <w:rsid w:val="007D59CD"/>
    <w:rsid w:val="007D5AB2"/>
    <w:rsid w:val="007D5D7C"/>
    <w:rsid w:val="007D5E60"/>
    <w:rsid w:val="007D5F18"/>
    <w:rsid w:val="007D60ED"/>
    <w:rsid w:val="007D630D"/>
    <w:rsid w:val="007D63E7"/>
    <w:rsid w:val="007D6420"/>
    <w:rsid w:val="007D66EB"/>
    <w:rsid w:val="007D66FB"/>
    <w:rsid w:val="007D672A"/>
    <w:rsid w:val="007D688B"/>
    <w:rsid w:val="007D6B6C"/>
    <w:rsid w:val="007D6C6F"/>
    <w:rsid w:val="007D6C8D"/>
    <w:rsid w:val="007D6DF6"/>
    <w:rsid w:val="007D74D0"/>
    <w:rsid w:val="007D76E4"/>
    <w:rsid w:val="007D795C"/>
    <w:rsid w:val="007D796C"/>
    <w:rsid w:val="007D7A6D"/>
    <w:rsid w:val="007D7B79"/>
    <w:rsid w:val="007D7EC5"/>
    <w:rsid w:val="007D7FAA"/>
    <w:rsid w:val="007E024B"/>
    <w:rsid w:val="007E029C"/>
    <w:rsid w:val="007E0709"/>
    <w:rsid w:val="007E0712"/>
    <w:rsid w:val="007E0C80"/>
    <w:rsid w:val="007E0D01"/>
    <w:rsid w:val="007E0E34"/>
    <w:rsid w:val="007E0E45"/>
    <w:rsid w:val="007E12F8"/>
    <w:rsid w:val="007E1320"/>
    <w:rsid w:val="007E14AE"/>
    <w:rsid w:val="007E19BF"/>
    <w:rsid w:val="007E1D02"/>
    <w:rsid w:val="007E22AA"/>
    <w:rsid w:val="007E23A5"/>
    <w:rsid w:val="007E2800"/>
    <w:rsid w:val="007E28DB"/>
    <w:rsid w:val="007E2A21"/>
    <w:rsid w:val="007E2A5A"/>
    <w:rsid w:val="007E2AD4"/>
    <w:rsid w:val="007E2F9F"/>
    <w:rsid w:val="007E30E9"/>
    <w:rsid w:val="007E31A1"/>
    <w:rsid w:val="007E34F4"/>
    <w:rsid w:val="007E3627"/>
    <w:rsid w:val="007E3926"/>
    <w:rsid w:val="007E3AC8"/>
    <w:rsid w:val="007E4112"/>
    <w:rsid w:val="007E446F"/>
    <w:rsid w:val="007E44D8"/>
    <w:rsid w:val="007E4522"/>
    <w:rsid w:val="007E458B"/>
    <w:rsid w:val="007E4BE8"/>
    <w:rsid w:val="007E4BE9"/>
    <w:rsid w:val="007E4DC4"/>
    <w:rsid w:val="007E4E28"/>
    <w:rsid w:val="007E4EE6"/>
    <w:rsid w:val="007E5232"/>
    <w:rsid w:val="007E5493"/>
    <w:rsid w:val="007E58C1"/>
    <w:rsid w:val="007E59E6"/>
    <w:rsid w:val="007E59F9"/>
    <w:rsid w:val="007E5AD0"/>
    <w:rsid w:val="007E5B08"/>
    <w:rsid w:val="007E5D19"/>
    <w:rsid w:val="007E5EB3"/>
    <w:rsid w:val="007E6040"/>
    <w:rsid w:val="007E61C5"/>
    <w:rsid w:val="007E6507"/>
    <w:rsid w:val="007E6B47"/>
    <w:rsid w:val="007E6EC4"/>
    <w:rsid w:val="007E7183"/>
    <w:rsid w:val="007E71C5"/>
    <w:rsid w:val="007E7418"/>
    <w:rsid w:val="007E780C"/>
    <w:rsid w:val="007E7830"/>
    <w:rsid w:val="007E78E5"/>
    <w:rsid w:val="007E7919"/>
    <w:rsid w:val="007E7A51"/>
    <w:rsid w:val="007E7BA3"/>
    <w:rsid w:val="007E7D9F"/>
    <w:rsid w:val="007E7DD7"/>
    <w:rsid w:val="007E7F05"/>
    <w:rsid w:val="007F01D7"/>
    <w:rsid w:val="007F0A7B"/>
    <w:rsid w:val="007F0BF4"/>
    <w:rsid w:val="007F0CF4"/>
    <w:rsid w:val="007F0DB6"/>
    <w:rsid w:val="007F128E"/>
    <w:rsid w:val="007F1D7F"/>
    <w:rsid w:val="007F1FCC"/>
    <w:rsid w:val="007F21A3"/>
    <w:rsid w:val="007F2206"/>
    <w:rsid w:val="007F28EB"/>
    <w:rsid w:val="007F296E"/>
    <w:rsid w:val="007F2D05"/>
    <w:rsid w:val="007F2F40"/>
    <w:rsid w:val="007F308C"/>
    <w:rsid w:val="007F3178"/>
    <w:rsid w:val="007F31D6"/>
    <w:rsid w:val="007F3614"/>
    <w:rsid w:val="007F387E"/>
    <w:rsid w:val="007F38AF"/>
    <w:rsid w:val="007F3AA6"/>
    <w:rsid w:val="007F3C24"/>
    <w:rsid w:val="007F3D04"/>
    <w:rsid w:val="007F4225"/>
    <w:rsid w:val="007F4294"/>
    <w:rsid w:val="007F4352"/>
    <w:rsid w:val="007F461D"/>
    <w:rsid w:val="007F4623"/>
    <w:rsid w:val="007F46FC"/>
    <w:rsid w:val="007F475A"/>
    <w:rsid w:val="007F48BC"/>
    <w:rsid w:val="007F48E0"/>
    <w:rsid w:val="007F4A40"/>
    <w:rsid w:val="007F4D66"/>
    <w:rsid w:val="007F4E4A"/>
    <w:rsid w:val="007F557E"/>
    <w:rsid w:val="007F564C"/>
    <w:rsid w:val="007F58E1"/>
    <w:rsid w:val="007F5CDC"/>
    <w:rsid w:val="007F5F36"/>
    <w:rsid w:val="007F621C"/>
    <w:rsid w:val="007F6583"/>
    <w:rsid w:val="007F66C4"/>
    <w:rsid w:val="007F6825"/>
    <w:rsid w:val="007F6B29"/>
    <w:rsid w:val="007F6B8B"/>
    <w:rsid w:val="007F6BA8"/>
    <w:rsid w:val="007F6C4B"/>
    <w:rsid w:val="007F6F4D"/>
    <w:rsid w:val="007F75FA"/>
    <w:rsid w:val="007F77A0"/>
    <w:rsid w:val="007F77FC"/>
    <w:rsid w:val="007F7827"/>
    <w:rsid w:val="007F79D4"/>
    <w:rsid w:val="007F7C2F"/>
    <w:rsid w:val="007F7CEB"/>
    <w:rsid w:val="007F7F04"/>
    <w:rsid w:val="00800117"/>
    <w:rsid w:val="00800909"/>
    <w:rsid w:val="00800B6E"/>
    <w:rsid w:val="0080124D"/>
    <w:rsid w:val="00801347"/>
    <w:rsid w:val="008016A2"/>
    <w:rsid w:val="008016E8"/>
    <w:rsid w:val="0080197D"/>
    <w:rsid w:val="00801D7D"/>
    <w:rsid w:val="00801F90"/>
    <w:rsid w:val="008024BB"/>
    <w:rsid w:val="008024C2"/>
    <w:rsid w:val="008025B5"/>
    <w:rsid w:val="00802766"/>
    <w:rsid w:val="00802A64"/>
    <w:rsid w:val="00802D3D"/>
    <w:rsid w:val="00802E78"/>
    <w:rsid w:val="00802FB8"/>
    <w:rsid w:val="0080359F"/>
    <w:rsid w:val="0080377C"/>
    <w:rsid w:val="008037CF"/>
    <w:rsid w:val="0080385D"/>
    <w:rsid w:val="00803A56"/>
    <w:rsid w:val="00803C7C"/>
    <w:rsid w:val="00803CAB"/>
    <w:rsid w:val="00804258"/>
    <w:rsid w:val="008042E2"/>
    <w:rsid w:val="0080439A"/>
    <w:rsid w:val="00804648"/>
    <w:rsid w:val="008046D5"/>
    <w:rsid w:val="00804893"/>
    <w:rsid w:val="00804D67"/>
    <w:rsid w:val="00804D88"/>
    <w:rsid w:val="00804DBD"/>
    <w:rsid w:val="00804E67"/>
    <w:rsid w:val="00805212"/>
    <w:rsid w:val="008059B8"/>
    <w:rsid w:val="00805F83"/>
    <w:rsid w:val="00806124"/>
    <w:rsid w:val="00806249"/>
    <w:rsid w:val="008062B8"/>
    <w:rsid w:val="00806393"/>
    <w:rsid w:val="008066AA"/>
    <w:rsid w:val="0080696D"/>
    <w:rsid w:val="00806A29"/>
    <w:rsid w:val="00806DBC"/>
    <w:rsid w:val="00807237"/>
    <w:rsid w:val="00807A36"/>
    <w:rsid w:val="00807A42"/>
    <w:rsid w:val="00807ABA"/>
    <w:rsid w:val="00807BCB"/>
    <w:rsid w:val="00807F80"/>
    <w:rsid w:val="00807F97"/>
    <w:rsid w:val="00810342"/>
    <w:rsid w:val="00810488"/>
    <w:rsid w:val="008106BE"/>
    <w:rsid w:val="00810DC5"/>
    <w:rsid w:val="00810F10"/>
    <w:rsid w:val="008114EB"/>
    <w:rsid w:val="008115A3"/>
    <w:rsid w:val="00811C58"/>
    <w:rsid w:val="00811E85"/>
    <w:rsid w:val="00811EF8"/>
    <w:rsid w:val="00812221"/>
    <w:rsid w:val="00812416"/>
    <w:rsid w:val="00812626"/>
    <w:rsid w:val="00812686"/>
    <w:rsid w:val="008128CE"/>
    <w:rsid w:val="00812AD1"/>
    <w:rsid w:val="00812F3A"/>
    <w:rsid w:val="008130E4"/>
    <w:rsid w:val="008131D9"/>
    <w:rsid w:val="00813317"/>
    <w:rsid w:val="00813381"/>
    <w:rsid w:val="0081373B"/>
    <w:rsid w:val="00813A61"/>
    <w:rsid w:val="00813BF9"/>
    <w:rsid w:val="00813C79"/>
    <w:rsid w:val="00813C95"/>
    <w:rsid w:val="00813D3F"/>
    <w:rsid w:val="00813E47"/>
    <w:rsid w:val="00813F13"/>
    <w:rsid w:val="00814061"/>
    <w:rsid w:val="00814149"/>
    <w:rsid w:val="008143D3"/>
    <w:rsid w:val="00814BE0"/>
    <w:rsid w:val="00814FDD"/>
    <w:rsid w:val="00814FF0"/>
    <w:rsid w:val="008153D6"/>
    <w:rsid w:val="008154A1"/>
    <w:rsid w:val="008159C4"/>
    <w:rsid w:val="008159FC"/>
    <w:rsid w:val="00815EA6"/>
    <w:rsid w:val="00815F72"/>
    <w:rsid w:val="008162E9"/>
    <w:rsid w:val="008163E0"/>
    <w:rsid w:val="00816454"/>
    <w:rsid w:val="00816475"/>
    <w:rsid w:val="0081658C"/>
    <w:rsid w:val="0081674C"/>
    <w:rsid w:val="00816BBE"/>
    <w:rsid w:val="00816CBE"/>
    <w:rsid w:val="00816EAF"/>
    <w:rsid w:val="00816EDE"/>
    <w:rsid w:val="00816EEF"/>
    <w:rsid w:val="00816F62"/>
    <w:rsid w:val="00817063"/>
    <w:rsid w:val="00817254"/>
    <w:rsid w:val="008172EB"/>
    <w:rsid w:val="008174C9"/>
    <w:rsid w:val="00817802"/>
    <w:rsid w:val="00817A44"/>
    <w:rsid w:val="00817D70"/>
    <w:rsid w:val="00820436"/>
    <w:rsid w:val="008206CC"/>
    <w:rsid w:val="008207F9"/>
    <w:rsid w:val="0082084E"/>
    <w:rsid w:val="00820997"/>
    <w:rsid w:val="00820A70"/>
    <w:rsid w:val="00820B04"/>
    <w:rsid w:val="0082105F"/>
    <w:rsid w:val="00821122"/>
    <w:rsid w:val="00821318"/>
    <w:rsid w:val="008215DC"/>
    <w:rsid w:val="008215F7"/>
    <w:rsid w:val="00821651"/>
    <w:rsid w:val="00821658"/>
    <w:rsid w:val="00821680"/>
    <w:rsid w:val="00821A79"/>
    <w:rsid w:val="00821B39"/>
    <w:rsid w:val="00821B3D"/>
    <w:rsid w:val="00821CBC"/>
    <w:rsid w:val="00821DB5"/>
    <w:rsid w:val="0082200B"/>
    <w:rsid w:val="00822010"/>
    <w:rsid w:val="00822175"/>
    <w:rsid w:val="0082223A"/>
    <w:rsid w:val="0082223B"/>
    <w:rsid w:val="0082223D"/>
    <w:rsid w:val="008226F9"/>
    <w:rsid w:val="008227C9"/>
    <w:rsid w:val="00822AF5"/>
    <w:rsid w:val="00822EC5"/>
    <w:rsid w:val="00822ECF"/>
    <w:rsid w:val="00822F64"/>
    <w:rsid w:val="0082303E"/>
    <w:rsid w:val="0082321D"/>
    <w:rsid w:val="008241FC"/>
    <w:rsid w:val="008242C4"/>
    <w:rsid w:val="0082440F"/>
    <w:rsid w:val="00824583"/>
    <w:rsid w:val="008245F3"/>
    <w:rsid w:val="00824775"/>
    <w:rsid w:val="00824AC1"/>
    <w:rsid w:val="00824DF0"/>
    <w:rsid w:val="00825910"/>
    <w:rsid w:val="00825D70"/>
    <w:rsid w:val="00825E61"/>
    <w:rsid w:val="008260F2"/>
    <w:rsid w:val="0082638C"/>
    <w:rsid w:val="008263FF"/>
    <w:rsid w:val="0082649A"/>
    <w:rsid w:val="0082649D"/>
    <w:rsid w:val="008265ED"/>
    <w:rsid w:val="00826627"/>
    <w:rsid w:val="0082682D"/>
    <w:rsid w:val="00826929"/>
    <w:rsid w:val="008269D9"/>
    <w:rsid w:val="00826AFB"/>
    <w:rsid w:val="00826BF5"/>
    <w:rsid w:val="00826DDB"/>
    <w:rsid w:val="0082708E"/>
    <w:rsid w:val="008270B9"/>
    <w:rsid w:val="008270E1"/>
    <w:rsid w:val="0082721B"/>
    <w:rsid w:val="008273EF"/>
    <w:rsid w:val="0082781B"/>
    <w:rsid w:val="00827842"/>
    <w:rsid w:val="0082791B"/>
    <w:rsid w:val="00827BB3"/>
    <w:rsid w:val="00827EE4"/>
    <w:rsid w:val="00827F90"/>
    <w:rsid w:val="00827FF9"/>
    <w:rsid w:val="008301A7"/>
    <w:rsid w:val="00830288"/>
    <w:rsid w:val="00830417"/>
    <w:rsid w:val="00830651"/>
    <w:rsid w:val="00830812"/>
    <w:rsid w:val="00830895"/>
    <w:rsid w:val="00830B20"/>
    <w:rsid w:val="00830C47"/>
    <w:rsid w:val="00830E87"/>
    <w:rsid w:val="008312AA"/>
    <w:rsid w:val="008312B2"/>
    <w:rsid w:val="008312F6"/>
    <w:rsid w:val="00831356"/>
    <w:rsid w:val="00831403"/>
    <w:rsid w:val="0083188A"/>
    <w:rsid w:val="00831A7D"/>
    <w:rsid w:val="00831A8C"/>
    <w:rsid w:val="00831B82"/>
    <w:rsid w:val="00831B8C"/>
    <w:rsid w:val="00831BD6"/>
    <w:rsid w:val="00831C83"/>
    <w:rsid w:val="00831D27"/>
    <w:rsid w:val="00832247"/>
    <w:rsid w:val="008324A8"/>
    <w:rsid w:val="0083268F"/>
    <w:rsid w:val="0083282D"/>
    <w:rsid w:val="008328C9"/>
    <w:rsid w:val="008328D8"/>
    <w:rsid w:val="008329AC"/>
    <w:rsid w:val="00832C85"/>
    <w:rsid w:val="00832CA4"/>
    <w:rsid w:val="00832CB1"/>
    <w:rsid w:val="00832E5D"/>
    <w:rsid w:val="00832FDD"/>
    <w:rsid w:val="00833169"/>
    <w:rsid w:val="0083316D"/>
    <w:rsid w:val="008333CD"/>
    <w:rsid w:val="008333CF"/>
    <w:rsid w:val="0083376A"/>
    <w:rsid w:val="00833CEB"/>
    <w:rsid w:val="00833F9A"/>
    <w:rsid w:val="00833FD8"/>
    <w:rsid w:val="00834104"/>
    <w:rsid w:val="00834469"/>
    <w:rsid w:val="0083447F"/>
    <w:rsid w:val="008345A1"/>
    <w:rsid w:val="00834626"/>
    <w:rsid w:val="008348FB"/>
    <w:rsid w:val="00834AE0"/>
    <w:rsid w:val="00834B98"/>
    <w:rsid w:val="00834BAE"/>
    <w:rsid w:val="00834C4E"/>
    <w:rsid w:val="008351F2"/>
    <w:rsid w:val="008354BC"/>
    <w:rsid w:val="00835538"/>
    <w:rsid w:val="00835771"/>
    <w:rsid w:val="008358B7"/>
    <w:rsid w:val="00835B66"/>
    <w:rsid w:val="00835BB8"/>
    <w:rsid w:val="00835E8F"/>
    <w:rsid w:val="00835F96"/>
    <w:rsid w:val="00836072"/>
    <w:rsid w:val="00836076"/>
    <w:rsid w:val="0083609C"/>
    <w:rsid w:val="00836142"/>
    <w:rsid w:val="008363F7"/>
    <w:rsid w:val="0083642B"/>
    <w:rsid w:val="0083671B"/>
    <w:rsid w:val="00836A91"/>
    <w:rsid w:val="00836A9D"/>
    <w:rsid w:val="00836B2C"/>
    <w:rsid w:val="00836EB9"/>
    <w:rsid w:val="00837016"/>
    <w:rsid w:val="0083706C"/>
    <w:rsid w:val="0083E50E"/>
    <w:rsid w:val="00840057"/>
    <w:rsid w:val="00840177"/>
    <w:rsid w:val="008401F5"/>
    <w:rsid w:val="0084025A"/>
    <w:rsid w:val="00840557"/>
    <w:rsid w:val="008405DA"/>
    <w:rsid w:val="008407B7"/>
    <w:rsid w:val="00840CA6"/>
    <w:rsid w:val="008415FC"/>
    <w:rsid w:val="008416C3"/>
    <w:rsid w:val="0084182C"/>
    <w:rsid w:val="0084185D"/>
    <w:rsid w:val="00841A46"/>
    <w:rsid w:val="00841B3C"/>
    <w:rsid w:val="00842240"/>
    <w:rsid w:val="008422ED"/>
    <w:rsid w:val="00842569"/>
    <w:rsid w:val="008426C8"/>
    <w:rsid w:val="008426F3"/>
    <w:rsid w:val="00842B65"/>
    <w:rsid w:val="00842BD5"/>
    <w:rsid w:val="00842C6D"/>
    <w:rsid w:val="00842DDE"/>
    <w:rsid w:val="00842F4D"/>
    <w:rsid w:val="00842F84"/>
    <w:rsid w:val="00842FEF"/>
    <w:rsid w:val="008430A3"/>
    <w:rsid w:val="0084324E"/>
    <w:rsid w:val="008434B4"/>
    <w:rsid w:val="00843B5E"/>
    <w:rsid w:val="00843D52"/>
    <w:rsid w:val="00843FA5"/>
    <w:rsid w:val="00844078"/>
    <w:rsid w:val="008441CC"/>
    <w:rsid w:val="0084431A"/>
    <w:rsid w:val="00844416"/>
    <w:rsid w:val="008446FF"/>
    <w:rsid w:val="008447D0"/>
    <w:rsid w:val="00844A33"/>
    <w:rsid w:val="00844AE8"/>
    <w:rsid w:val="00844C43"/>
    <w:rsid w:val="00844DE6"/>
    <w:rsid w:val="00844EA4"/>
    <w:rsid w:val="0084522D"/>
    <w:rsid w:val="00845573"/>
    <w:rsid w:val="008458EB"/>
    <w:rsid w:val="0084597E"/>
    <w:rsid w:val="00846095"/>
    <w:rsid w:val="008460EA"/>
    <w:rsid w:val="008465D1"/>
    <w:rsid w:val="00846A13"/>
    <w:rsid w:val="00846BC6"/>
    <w:rsid w:val="00846C76"/>
    <w:rsid w:val="00846DB0"/>
    <w:rsid w:val="00846ED0"/>
    <w:rsid w:val="0084704D"/>
    <w:rsid w:val="0084743C"/>
    <w:rsid w:val="00847544"/>
    <w:rsid w:val="008478E9"/>
    <w:rsid w:val="00850145"/>
    <w:rsid w:val="00850273"/>
    <w:rsid w:val="00850290"/>
    <w:rsid w:val="008504E6"/>
    <w:rsid w:val="00850795"/>
    <w:rsid w:val="008509A5"/>
    <w:rsid w:val="008509BD"/>
    <w:rsid w:val="00850A4A"/>
    <w:rsid w:val="00850A8A"/>
    <w:rsid w:val="00850ACD"/>
    <w:rsid w:val="0085130C"/>
    <w:rsid w:val="00851390"/>
    <w:rsid w:val="008513B3"/>
    <w:rsid w:val="0085146B"/>
    <w:rsid w:val="0085148C"/>
    <w:rsid w:val="00851570"/>
    <w:rsid w:val="008517D7"/>
    <w:rsid w:val="0085181F"/>
    <w:rsid w:val="008518C9"/>
    <w:rsid w:val="00851B44"/>
    <w:rsid w:val="00851CC5"/>
    <w:rsid w:val="00851E87"/>
    <w:rsid w:val="00851F46"/>
    <w:rsid w:val="00851FB9"/>
    <w:rsid w:val="00852118"/>
    <w:rsid w:val="008529F1"/>
    <w:rsid w:val="00852BCD"/>
    <w:rsid w:val="00852D10"/>
    <w:rsid w:val="00853030"/>
    <w:rsid w:val="00853145"/>
    <w:rsid w:val="008531C3"/>
    <w:rsid w:val="008534C6"/>
    <w:rsid w:val="0085372E"/>
    <w:rsid w:val="00853930"/>
    <w:rsid w:val="00853F3D"/>
    <w:rsid w:val="00854046"/>
    <w:rsid w:val="008540DC"/>
    <w:rsid w:val="008544D0"/>
    <w:rsid w:val="008544DF"/>
    <w:rsid w:val="008545BD"/>
    <w:rsid w:val="0085464E"/>
    <w:rsid w:val="00854938"/>
    <w:rsid w:val="00854B03"/>
    <w:rsid w:val="00854C17"/>
    <w:rsid w:val="00854CC1"/>
    <w:rsid w:val="00854EEA"/>
    <w:rsid w:val="00854F62"/>
    <w:rsid w:val="0085537A"/>
    <w:rsid w:val="0085541B"/>
    <w:rsid w:val="0085563F"/>
    <w:rsid w:val="00855809"/>
    <w:rsid w:val="00855B70"/>
    <w:rsid w:val="00855FF4"/>
    <w:rsid w:val="00856113"/>
    <w:rsid w:val="008563CA"/>
    <w:rsid w:val="00856896"/>
    <w:rsid w:val="00856CCA"/>
    <w:rsid w:val="00857844"/>
    <w:rsid w:val="00857925"/>
    <w:rsid w:val="0085799C"/>
    <w:rsid w:val="00857B12"/>
    <w:rsid w:val="00857B2A"/>
    <w:rsid w:val="0086047C"/>
    <w:rsid w:val="008606CC"/>
    <w:rsid w:val="008609ED"/>
    <w:rsid w:val="00860B74"/>
    <w:rsid w:val="00860BD1"/>
    <w:rsid w:val="00860F47"/>
    <w:rsid w:val="0086156A"/>
    <w:rsid w:val="00861A76"/>
    <w:rsid w:val="00861EC5"/>
    <w:rsid w:val="008621A0"/>
    <w:rsid w:val="008622B6"/>
    <w:rsid w:val="00862316"/>
    <w:rsid w:val="00862473"/>
    <w:rsid w:val="0086274B"/>
    <w:rsid w:val="008629DC"/>
    <w:rsid w:val="00862B49"/>
    <w:rsid w:val="00862F40"/>
    <w:rsid w:val="0086366B"/>
    <w:rsid w:val="0086371D"/>
    <w:rsid w:val="00863724"/>
    <w:rsid w:val="008638B8"/>
    <w:rsid w:val="0086396A"/>
    <w:rsid w:val="00863AF6"/>
    <w:rsid w:val="00863D93"/>
    <w:rsid w:val="00863D9F"/>
    <w:rsid w:val="00864262"/>
    <w:rsid w:val="0086426B"/>
    <w:rsid w:val="008644C8"/>
    <w:rsid w:val="008645C6"/>
    <w:rsid w:val="008645D2"/>
    <w:rsid w:val="008645E8"/>
    <w:rsid w:val="008645FE"/>
    <w:rsid w:val="00864663"/>
    <w:rsid w:val="0086490A"/>
    <w:rsid w:val="00864987"/>
    <w:rsid w:val="00864F10"/>
    <w:rsid w:val="00864F3B"/>
    <w:rsid w:val="00865133"/>
    <w:rsid w:val="0086529D"/>
    <w:rsid w:val="008652CB"/>
    <w:rsid w:val="008654F6"/>
    <w:rsid w:val="008655F8"/>
    <w:rsid w:val="00865A10"/>
    <w:rsid w:val="00865F6A"/>
    <w:rsid w:val="00866476"/>
    <w:rsid w:val="00866492"/>
    <w:rsid w:val="00866630"/>
    <w:rsid w:val="00866B47"/>
    <w:rsid w:val="00866ECD"/>
    <w:rsid w:val="00866F70"/>
    <w:rsid w:val="00866F88"/>
    <w:rsid w:val="0086721D"/>
    <w:rsid w:val="00867679"/>
    <w:rsid w:val="008677D8"/>
    <w:rsid w:val="00867DB1"/>
    <w:rsid w:val="00867DC9"/>
    <w:rsid w:val="00867F4D"/>
    <w:rsid w:val="0087025F"/>
    <w:rsid w:val="00870267"/>
    <w:rsid w:val="008702BE"/>
    <w:rsid w:val="008702C6"/>
    <w:rsid w:val="008705F6"/>
    <w:rsid w:val="008709A0"/>
    <w:rsid w:val="00870CEA"/>
    <w:rsid w:val="00870D6B"/>
    <w:rsid w:val="00870E16"/>
    <w:rsid w:val="00870E78"/>
    <w:rsid w:val="00870F09"/>
    <w:rsid w:val="00870F1E"/>
    <w:rsid w:val="00870F4A"/>
    <w:rsid w:val="008714FC"/>
    <w:rsid w:val="008717D0"/>
    <w:rsid w:val="00871F5C"/>
    <w:rsid w:val="00871F9E"/>
    <w:rsid w:val="008720B1"/>
    <w:rsid w:val="00872186"/>
    <w:rsid w:val="00872270"/>
    <w:rsid w:val="00872545"/>
    <w:rsid w:val="0087255E"/>
    <w:rsid w:val="00872680"/>
    <w:rsid w:val="008728D9"/>
    <w:rsid w:val="00872A61"/>
    <w:rsid w:val="00872AFC"/>
    <w:rsid w:val="00872B43"/>
    <w:rsid w:val="00872E5D"/>
    <w:rsid w:val="008731BD"/>
    <w:rsid w:val="008732F6"/>
    <w:rsid w:val="00873708"/>
    <w:rsid w:val="008737AE"/>
    <w:rsid w:val="008737EC"/>
    <w:rsid w:val="00873899"/>
    <w:rsid w:val="00873B77"/>
    <w:rsid w:val="00873D69"/>
    <w:rsid w:val="00873F13"/>
    <w:rsid w:val="00874097"/>
    <w:rsid w:val="008740DC"/>
    <w:rsid w:val="008742DB"/>
    <w:rsid w:val="0087449F"/>
    <w:rsid w:val="00874580"/>
    <w:rsid w:val="00874639"/>
    <w:rsid w:val="0087463F"/>
    <w:rsid w:val="00874722"/>
    <w:rsid w:val="0087484A"/>
    <w:rsid w:val="00874A21"/>
    <w:rsid w:val="00874BAF"/>
    <w:rsid w:val="00874D86"/>
    <w:rsid w:val="00874DED"/>
    <w:rsid w:val="00874F11"/>
    <w:rsid w:val="0087509E"/>
    <w:rsid w:val="008750E6"/>
    <w:rsid w:val="008752A3"/>
    <w:rsid w:val="00875311"/>
    <w:rsid w:val="008753A5"/>
    <w:rsid w:val="00875638"/>
    <w:rsid w:val="008757B5"/>
    <w:rsid w:val="00875C02"/>
    <w:rsid w:val="00875F5B"/>
    <w:rsid w:val="00875FA7"/>
    <w:rsid w:val="00876077"/>
    <w:rsid w:val="008761A1"/>
    <w:rsid w:val="0087629D"/>
    <w:rsid w:val="008762B1"/>
    <w:rsid w:val="0087633E"/>
    <w:rsid w:val="0087674C"/>
    <w:rsid w:val="00876B8E"/>
    <w:rsid w:val="00876DBE"/>
    <w:rsid w:val="00876DFC"/>
    <w:rsid w:val="00876E0E"/>
    <w:rsid w:val="00876FD9"/>
    <w:rsid w:val="008770FD"/>
    <w:rsid w:val="00877152"/>
    <w:rsid w:val="008773E3"/>
    <w:rsid w:val="008774EE"/>
    <w:rsid w:val="0088013A"/>
    <w:rsid w:val="0088049D"/>
    <w:rsid w:val="008805D9"/>
    <w:rsid w:val="00880756"/>
    <w:rsid w:val="0088085B"/>
    <w:rsid w:val="0088095D"/>
    <w:rsid w:val="008809D8"/>
    <w:rsid w:val="00880C5E"/>
    <w:rsid w:val="00880CD3"/>
    <w:rsid w:val="00880F66"/>
    <w:rsid w:val="00880F77"/>
    <w:rsid w:val="0088136D"/>
    <w:rsid w:val="0088158A"/>
    <w:rsid w:val="00881717"/>
    <w:rsid w:val="0088183C"/>
    <w:rsid w:val="008819A9"/>
    <w:rsid w:val="00881B44"/>
    <w:rsid w:val="00881D74"/>
    <w:rsid w:val="00882191"/>
    <w:rsid w:val="008821F4"/>
    <w:rsid w:val="008823E3"/>
    <w:rsid w:val="00882432"/>
    <w:rsid w:val="00882643"/>
    <w:rsid w:val="0088265E"/>
    <w:rsid w:val="00882807"/>
    <w:rsid w:val="00882946"/>
    <w:rsid w:val="008829B6"/>
    <w:rsid w:val="00882ABA"/>
    <w:rsid w:val="00882B24"/>
    <w:rsid w:val="00882B3F"/>
    <w:rsid w:val="00882B74"/>
    <w:rsid w:val="00882D0C"/>
    <w:rsid w:val="00882D24"/>
    <w:rsid w:val="00882FEE"/>
    <w:rsid w:val="00883440"/>
    <w:rsid w:val="00883840"/>
    <w:rsid w:val="008838B9"/>
    <w:rsid w:val="00883950"/>
    <w:rsid w:val="00883B25"/>
    <w:rsid w:val="00883E70"/>
    <w:rsid w:val="00883EB4"/>
    <w:rsid w:val="008840A1"/>
    <w:rsid w:val="00884470"/>
    <w:rsid w:val="008844F1"/>
    <w:rsid w:val="00884BF7"/>
    <w:rsid w:val="00884C0F"/>
    <w:rsid w:val="00884C5A"/>
    <w:rsid w:val="00884CB9"/>
    <w:rsid w:val="0088589D"/>
    <w:rsid w:val="00885A6C"/>
    <w:rsid w:val="00885B35"/>
    <w:rsid w:val="00885C4D"/>
    <w:rsid w:val="00885CE9"/>
    <w:rsid w:val="00885D2E"/>
    <w:rsid w:val="00885DC5"/>
    <w:rsid w:val="00885F49"/>
    <w:rsid w:val="0088607D"/>
    <w:rsid w:val="00886131"/>
    <w:rsid w:val="0088646F"/>
    <w:rsid w:val="0088695C"/>
    <w:rsid w:val="00886B45"/>
    <w:rsid w:val="00886D9E"/>
    <w:rsid w:val="00886E02"/>
    <w:rsid w:val="008877A9"/>
    <w:rsid w:val="00887A0B"/>
    <w:rsid w:val="00887A25"/>
    <w:rsid w:val="00887D78"/>
    <w:rsid w:val="00887EDE"/>
    <w:rsid w:val="008902AF"/>
    <w:rsid w:val="00890682"/>
    <w:rsid w:val="008907FA"/>
    <w:rsid w:val="00890B8D"/>
    <w:rsid w:val="00890FF7"/>
    <w:rsid w:val="00891191"/>
    <w:rsid w:val="008911CD"/>
    <w:rsid w:val="00891290"/>
    <w:rsid w:val="0089148E"/>
    <w:rsid w:val="00891504"/>
    <w:rsid w:val="00891763"/>
    <w:rsid w:val="00891877"/>
    <w:rsid w:val="0089189B"/>
    <w:rsid w:val="00891F6C"/>
    <w:rsid w:val="0089256D"/>
    <w:rsid w:val="0089263E"/>
    <w:rsid w:val="00892874"/>
    <w:rsid w:val="008928CC"/>
    <w:rsid w:val="008928D7"/>
    <w:rsid w:val="00892A97"/>
    <w:rsid w:val="00892AFD"/>
    <w:rsid w:val="00892BF3"/>
    <w:rsid w:val="00892F14"/>
    <w:rsid w:val="00893389"/>
    <w:rsid w:val="00893508"/>
    <w:rsid w:val="00893588"/>
    <w:rsid w:val="008938C1"/>
    <w:rsid w:val="00893FDC"/>
    <w:rsid w:val="00894089"/>
    <w:rsid w:val="00894113"/>
    <w:rsid w:val="0089453C"/>
    <w:rsid w:val="00894972"/>
    <w:rsid w:val="008949A9"/>
    <w:rsid w:val="008949F4"/>
    <w:rsid w:val="00894A64"/>
    <w:rsid w:val="00894B25"/>
    <w:rsid w:val="00894C6D"/>
    <w:rsid w:val="00894E6D"/>
    <w:rsid w:val="008952DB"/>
    <w:rsid w:val="008955FA"/>
    <w:rsid w:val="008956F4"/>
    <w:rsid w:val="00895928"/>
    <w:rsid w:val="00895A08"/>
    <w:rsid w:val="00895A3A"/>
    <w:rsid w:val="00895CF0"/>
    <w:rsid w:val="00895D34"/>
    <w:rsid w:val="0089648A"/>
    <w:rsid w:val="0089673C"/>
    <w:rsid w:val="008967CF"/>
    <w:rsid w:val="008968CD"/>
    <w:rsid w:val="00896EC0"/>
    <w:rsid w:val="00897054"/>
    <w:rsid w:val="0089715F"/>
    <w:rsid w:val="00897171"/>
    <w:rsid w:val="0089781B"/>
    <w:rsid w:val="00897940"/>
    <w:rsid w:val="008979CC"/>
    <w:rsid w:val="00897B56"/>
    <w:rsid w:val="00897B85"/>
    <w:rsid w:val="00897D85"/>
    <w:rsid w:val="00897E57"/>
    <w:rsid w:val="00897EDB"/>
    <w:rsid w:val="008A0133"/>
    <w:rsid w:val="008A037C"/>
    <w:rsid w:val="008A03B3"/>
    <w:rsid w:val="008A0740"/>
    <w:rsid w:val="008A0752"/>
    <w:rsid w:val="008A091F"/>
    <w:rsid w:val="008A094A"/>
    <w:rsid w:val="008A0C89"/>
    <w:rsid w:val="008A0DC0"/>
    <w:rsid w:val="008A13C5"/>
    <w:rsid w:val="008A168E"/>
    <w:rsid w:val="008A23B7"/>
    <w:rsid w:val="008A23BA"/>
    <w:rsid w:val="008A26D8"/>
    <w:rsid w:val="008A27D2"/>
    <w:rsid w:val="008A288D"/>
    <w:rsid w:val="008A2D38"/>
    <w:rsid w:val="008A2E0E"/>
    <w:rsid w:val="008A342B"/>
    <w:rsid w:val="008A358F"/>
    <w:rsid w:val="008A3B68"/>
    <w:rsid w:val="008A3BBB"/>
    <w:rsid w:val="008A4165"/>
    <w:rsid w:val="008A4799"/>
    <w:rsid w:val="008A4AE8"/>
    <w:rsid w:val="008A53CD"/>
    <w:rsid w:val="008A5445"/>
    <w:rsid w:val="008A5860"/>
    <w:rsid w:val="008A592A"/>
    <w:rsid w:val="008A5C2E"/>
    <w:rsid w:val="008A6070"/>
    <w:rsid w:val="008A6209"/>
    <w:rsid w:val="008A6214"/>
    <w:rsid w:val="008A623A"/>
    <w:rsid w:val="008A623C"/>
    <w:rsid w:val="008A6356"/>
    <w:rsid w:val="008A666C"/>
    <w:rsid w:val="008A6888"/>
    <w:rsid w:val="008A6A05"/>
    <w:rsid w:val="008A6CC6"/>
    <w:rsid w:val="008A6D80"/>
    <w:rsid w:val="008A70E1"/>
    <w:rsid w:val="008A7298"/>
    <w:rsid w:val="008A72A6"/>
    <w:rsid w:val="008A72CF"/>
    <w:rsid w:val="008A7452"/>
    <w:rsid w:val="008A75E8"/>
    <w:rsid w:val="008A75FA"/>
    <w:rsid w:val="008A76F4"/>
    <w:rsid w:val="008A76F8"/>
    <w:rsid w:val="008A7726"/>
    <w:rsid w:val="008A7BF7"/>
    <w:rsid w:val="008A7EDD"/>
    <w:rsid w:val="008AFEAA"/>
    <w:rsid w:val="008B00F4"/>
    <w:rsid w:val="008B03DE"/>
    <w:rsid w:val="008B06AC"/>
    <w:rsid w:val="008B09AC"/>
    <w:rsid w:val="008B126A"/>
    <w:rsid w:val="008B1509"/>
    <w:rsid w:val="008B155A"/>
    <w:rsid w:val="008B15F2"/>
    <w:rsid w:val="008B1BBC"/>
    <w:rsid w:val="008B1EDA"/>
    <w:rsid w:val="008B1F01"/>
    <w:rsid w:val="008B215A"/>
    <w:rsid w:val="008B23AC"/>
    <w:rsid w:val="008B23F8"/>
    <w:rsid w:val="008B243C"/>
    <w:rsid w:val="008B24C7"/>
    <w:rsid w:val="008B2529"/>
    <w:rsid w:val="008B25A0"/>
    <w:rsid w:val="008B25FF"/>
    <w:rsid w:val="008B271E"/>
    <w:rsid w:val="008B2786"/>
    <w:rsid w:val="008B2790"/>
    <w:rsid w:val="008B29FD"/>
    <w:rsid w:val="008B2A6C"/>
    <w:rsid w:val="008B2DAF"/>
    <w:rsid w:val="008B2F4C"/>
    <w:rsid w:val="008B345E"/>
    <w:rsid w:val="008B36A2"/>
    <w:rsid w:val="008B37DA"/>
    <w:rsid w:val="008B396C"/>
    <w:rsid w:val="008B398A"/>
    <w:rsid w:val="008B3E0A"/>
    <w:rsid w:val="008B3EA8"/>
    <w:rsid w:val="008B413C"/>
    <w:rsid w:val="008B4437"/>
    <w:rsid w:val="008B4758"/>
    <w:rsid w:val="008B497E"/>
    <w:rsid w:val="008B49FD"/>
    <w:rsid w:val="008B4D04"/>
    <w:rsid w:val="008B4FC5"/>
    <w:rsid w:val="008B5295"/>
    <w:rsid w:val="008B5508"/>
    <w:rsid w:val="008B5679"/>
    <w:rsid w:val="008B5967"/>
    <w:rsid w:val="008B59A4"/>
    <w:rsid w:val="008B5D60"/>
    <w:rsid w:val="008B5D72"/>
    <w:rsid w:val="008B65A5"/>
    <w:rsid w:val="008B66EF"/>
    <w:rsid w:val="008B683F"/>
    <w:rsid w:val="008B696A"/>
    <w:rsid w:val="008B6AA7"/>
    <w:rsid w:val="008B6AAA"/>
    <w:rsid w:val="008B6AFA"/>
    <w:rsid w:val="008B6B2E"/>
    <w:rsid w:val="008B6B5D"/>
    <w:rsid w:val="008B6C2B"/>
    <w:rsid w:val="008B6E04"/>
    <w:rsid w:val="008B7174"/>
    <w:rsid w:val="008B72E0"/>
    <w:rsid w:val="008B7532"/>
    <w:rsid w:val="008B790A"/>
    <w:rsid w:val="008B7C7E"/>
    <w:rsid w:val="008B7DC6"/>
    <w:rsid w:val="008B7F7B"/>
    <w:rsid w:val="008C006F"/>
    <w:rsid w:val="008C0152"/>
    <w:rsid w:val="008C03CA"/>
    <w:rsid w:val="008C0547"/>
    <w:rsid w:val="008C074A"/>
    <w:rsid w:val="008C07EB"/>
    <w:rsid w:val="008C0A19"/>
    <w:rsid w:val="008C0A54"/>
    <w:rsid w:val="008C0CAE"/>
    <w:rsid w:val="008C0CC6"/>
    <w:rsid w:val="008C0D12"/>
    <w:rsid w:val="008C0E77"/>
    <w:rsid w:val="008C11CE"/>
    <w:rsid w:val="008C13E6"/>
    <w:rsid w:val="008C1425"/>
    <w:rsid w:val="008C1597"/>
    <w:rsid w:val="008C18E9"/>
    <w:rsid w:val="008C18EA"/>
    <w:rsid w:val="008C1964"/>
    <w:rsid w:val="008C1966"/>
    <w:rsid w:val="008C1CB5"/>
    <w:rsid w:val="008C1E46"/>
    <w:rsid w:val="008C1F16"/>
    <w:rsid w:val="008C20CA"/>
    <w:rsid w:val="008C2288"/>
    <w:rsid w:val="008C2316"/>
    <w:rsid w:val="008C245E"/>
    <w:rsid w:val="008C2505"/>
    <w:rsid w:val="008C2558"/>
    <w:rsid w:val="008C26FF"/>
    <w:rsid w:val="008C2805"/>
    <w:rsid w:val="008C2922"/>
    <w:rsid w:val="008C2B96"/>
    <w:rsid w:val="008C2D7E"/>
    <w:rsid w:val="008C2F07"/>
    <w:rsid w:val="008C35B6"/>
    <w:rsid w:val="008C35CD"/>
    <w:rsid w:val="008C3692"/>
    <w:rsid w:val="008C37D5"/>
    <w:rsid w:val="008C38F9"/>
    <w:rsid w:val="008C3C00"/>
    <w:rsid w:val="008C3D42"/>
    <w:rsid w:val="008C3E34"/>
    <w:rsid w:val="008C3FEF"/>
    <w:rsid w:val="008C411B"/>
    <w:rsid w:val="008C4130"/>
    <w:rsid w:val="008C4885"/>
    <w:rsid w:val="008C49D9"/>
    <w:rsid w:val="008C4B3B"/>
    <w:rsid w:val="008C4F2B"/>
    <w:rsid w:val="008C5039"/>
    <w:rsid w:val="008C52CB"/>
    <w:rsid w:val="008C55DF"/>
    <w:rsid w:val="008C5E96"/>
    <w:rsid w:val="008C608A"/>
    <w:rsid w:val="008C66A1"/>
    <w:rsid w:val="008C6B61"/>
    <w:rsid w:val="008C7282"/>
    <w:rsid w:val="008C7541"/>
    <w:rsid w:val="008C758A"/>
    <w:rsid w:val="008C7823"/>
    <w:rsid w:val="008C7907"/>
    <w:rsid w:val="008C7B43"/>
    <w:rsid w:val="008C7D9C"/>
    <w:rsid w:val="008D0054"/>
    <w:rsid w:val="008D005C"/>
    <w:rsid w:val="008D0B61"/>
    <w:rsid w:val="008D0BB4"/>
    <w:rsid w:val="008D0EA1"/>
    <w:rsid w:val="008D11ED"/>
    <w:rsid w:val="008D138F"/>
    <w:rsid w:val="008D14C4"/>
    <w:rsid w:val="008D1779"/>
    <w:rsid w:val="008D1886"/>
    <w:rsid w:val="008D1A2B"/>
    <w:rsid w:val="008D1AB6"/>
    <w:rsid w:val="008D1B29"/>
    <w:rsid w:val="008D1E03"/>
    <w:rsid w:val="008D2252"/>
    <w:rsid w:val="008D230C"/>
    <w:rsid w:val="008D23B2"/>
    <w:rsid w:val="008D253D"/>
    <w:rsid w:val="008D2757"/>
    <w:rsid w:val="008D2D1F"/>
    <w:rsid w:val="008D2F3A"/>
    <w:rsid w:val="008D335E"/>
    <w:rsid w:val="008D367A"/>
    <w:rsid w:val="008D38BD"/>
    <w:rsid w:val="008D3E83"/>
    <w:rsid w:val="008D4160"/>
    <w:rsid w:val="008D4534"/>
    <w:rsid w:val="008D4679"/>
    <w:rsid w:val="008D468B"/>
    <w:rsid w:val="008D47FB"/>
    <w:rsid w:val="008D4901"/>
    <w:rsid w:val="008D4B54"/>
    <w:rsid w:val="008D4DC6"/>
    <w:rsid w:val="008D503D"/>
    <w:rsid w:val="008D5753"/>
    <w:rsid w:val="008D5C58"/>
    <w:rsid w:val="008D5D18"/>
    <w:rsid w:val="008D5EEE"/>
    <w:rsid w:val="008D620E"/>
    <w:rsid w:val="008D67E0"/>
    <w:rsid w:val="008D6A24"/>
    <w:rsid w:val="008D6F11"/>
    <w:rsid w:val="008D6F78"/>
    <w:rsid w:val="008D7321"/>
    <w:rsid w:val="008D790E"/>
    <w:rsid w:val="008D7B4F"/>
    <w:rsid w:val="008D7BB2"/>
    <w:rsid w:val="008D7D2F"/>
    <w:rsid w:val="008D7D59"/>
    <w:rsid w:val="008D7D78"/>
    <w:rsid w:val="008D7FAE"/>
    <w:rsid w:val="008D7FC9"/>
    <w:rsid w:val="008E0537"/>
    <w:rsid w:val="008E05AE"/>
    <w:rsid w:val="008E05F9"/>
    <w:rsid w:val="008E0619"/>
    <w:rsid w:val="008E07F6"/>
    <w:rsid w:val="008E0853"/>
    <w:rsid w:val="008E08CE"/>
    <w:rsid w:val="008E0B28"/>
    <w:rsid w:val="008E0B4E"/>
    <w:rsid w:val="008E0DB8"/>
    <w:rsid w:val="008E0F9A"/>
    <w:rsid w:val="008E104E"/>
    <w:rsid w:val="008E11C2"/>
    <w:rsid w:val="008E13DC"/>
    <w:rsid w:val="008E14BB"/>
    <w:rsid w:val="008E1541"/>
    <w:rsid w:val="008E15B0"/>
    <w:rsid w:val="008E15BE"/>
    <w:rsid w:val="008E168A"/>
    <w:rsid w:val="008E16D1"/>
    <w:rsid w:val="008E1AD6"/>
    <w:rsid w:val="008E1D9A"/>
    <w:rsid w:val="008E23C5"/>
    <w:rsid w:val="008E255B"/>
    <w:rsid w:val="008E26C7"/>
    <w:rsid w:val="008E2796"/>
    <w:rsid w:val="008E2A5E"/>
    <w:rsid w:val="008E302A"/>
    <w:rsid w:val="008E3EBB"/>
    <w:rsid w:val="008E4098"/>
    <w:rsid w:val="008E42B5"/>
    <w:rsid w:val="008E44AD"/>
    <w:rsid w:val="008E4715"/>
    <w:rsid w:val="008E473D"/>
    <w:rsid w:val="008E47AA"/>
    <w:rsid w:val="008E4960"/>
    <w:rsid w:val="008E49DB"/>
    <w:rsid w:val="008E4B49"/>
    <w:rsid w:val="008E4C91"/>
    <w:rsid w:val="008E4D74"/>
    <w:rsid w:val="008E50BA"/>
    <w:rsid w:val="008E52ED"/>
    <w:rsid w:val="008E569C"/>
    <w:rsid w:val="008E56D1"/>
    <w:rsid w:val="008E5734"/>
    <w:rsid w:val="008E578A"/>
    <w:rsid w:val="008E5841"/>
    <w:rsid w:val="008E5C66"/>
    <w:rsid w:val="008E5CCE"/>
    <w:rsid w:val="008E5CE2"/>
    <w:rsid w:val="008E619D"/>
    <w:rsid w:val="008E61F8"/>
    <w:rsid w:val="008E671D"/>
    <w:rsid w:val="008E6AFA"/>
    <w:rsid w:val="008E6B3C"/>
    <w:rsid w:val="008E6BD3"/>
    <w:rsid w:val="008E6C11"/>
    <w:rsid w:val="008E6DA1"/>
    <w:rsid w:val="008E72E3"/>
    <w:rsid w:val="008E74F4"/>
    <w:rsid w:val="008E76D5"/>
    <w:rsid w:val="008E76F1"/>
    <w:rsid w:val="008E795F"/>
    <w:rsid w:val="008E7AEB"/>
    <w:rsid w:val="008E7E10"/>
    <w:rsid w:val="008E7E96"/>
    <w:rsid w:val="008E7EAA"/>
    <w:rsid w:val="008F00CC"/>
    <w:rsid w:val="008F0414"/>
    <w:rsid w:val="008F04C8"/>
    <w:rsid w:val="008F07B3"/>
    <w:rsid w:val="008F0C7B"/>
    <w:rsid w:val="008F10B3"/>
    <w:rsid w:val="008F13AE"/>
    <w:rsid w:val="008F15B2"/>
    <w:rsid w:val="008F18A4"/>
    <w:rsid w:val="008F1AB4"/>
    <w:rsid w:val="008F1C1F"/>
    <w:rsid w:val="008F1CE7"/>
    <w:rsid w:val="008F1D0E"/>
    <w:rsid w:val="008F200C"/>
    <w:rsid w:val="008F21E4"/>
    <w:rsid w:val="008F2469"/>
    <w:rsid w:val="008F24E2"/>
    <w:rsid w:val="008F24EC"/>
    <w:rsid w:val="008F26EE"/>
    <w:rsid w:val="008F272D"/>
    <w:rsid w:val="008F28F2"/>
    <w:rsid w:val="008F29EF"/>
    <w:rsid w:val="008F2A05"/>
    <w:rsid w:val="008F2A92"/>
    <w:rsid w:val="008F2B03"/>
    <w:rsid w:val="008F2C76"/>
    <w:rsid w:val="008F32D4"/>
    <w:rsid w:val="008F3491"/>
    <w:rsid w:val="008F351B"/>
    <w:rsid w:val="008F3597"/>
    <w:rsid w:val="008F3660"/>
    <w:rsid w:val="008F3A92"/>
    <w:rsid w:val="008F3E34"/>
    <w:rsid w:val="008F409A"/>
    <w:rsid w:val="008F4295"/>
    <w:rsid w:val="008F4448"/>
    <w:rsid w:val="008F48C3"/>
    <w:rsid w:val="008F4CAA"/>
    <w:rsid w:val="008F500F"/>
    <w:rsid w:val="008F51CD"/>
    <w:rsid w:val="008F5201"/>
    <w:rsid w:val="008F5273"/>
    <w:rsid w:val="008F5531"/>
    <w:rsid w:val="008F5601"/>
    <w:rsid w:val="008F5B90"/>
    <w:rsid w:val="008F5C07"/>
    <w:rsid w:val="008F5C96"/>
    <w:rsid w:val="008F5C9A"/>
    <w:rsid w:val="008F5E24"/>
    <w:rsid w:val="008F5E3E"/>
    <w:rsid w:val="008F61BC"/>
    <w:rsid w:val="008F61CC"/>
    <w:rsid w:val="008F637A"/>
    <w:rsid w:val="008F6524"/>
    <w:rsid w:val="008F68CC"/>
    <w:rsid w:val="008F68F5"/>
    <w:rsid w:val="008F6C45"/>
    <w:rsid w:val="008F6F28"/>
    <w:rsid w:val="008F73E4"/>
    <w:rsid w:val="008F74D5"/>
    <w:rsid w:val="008F758B"/>
    <w:rsid w:val="008F7948"/>
    <w:rsid w:val="008F7A00"/>
    <w:rsid w:val="008F7AA3"/>
    <w:rsid w:val="008F7AD4"/>
    <w:rsid w:val="008F7CA2"/>
    <w:rsid w:val="008F7CDC"/>
    <w:rsid w:val="008F7EC8"/>
    <w:rsid w:val="008F7FBF"/>
    <w:rsid w:val="0090049C"/>
    <w:rsid w:val="0090093B"/>
    <w:rsid w:val="00900B39"/>
    <w:rsid w:val="009011C2"/>
    <w:rsid w:val="0090128B"/>
    <w:rsid w:val="0090139E"/>
    <w:rsid w:val="009013A9"/>
    <w:rsid w:val="00901669"/>
    <w:rsid w:val="009016AC"/>
    <w:rsid w:val="00901865"/>
    <w:rsid w:val="009019E3"/>
    <w:rsid w:val="00901C5C"/>
    <w:rsid w:val="00901E98"/>
    <w:rsid w:val="00902087"/>
    <w:rsid w:val="009021FA"/>
    <w:rsid w:val="0090234C"/>
    <w:rsid w:val="009025AE"/>
    <w:rsid w:val="009027BC"/>
    <w:rsid w:val="00902A2F"/>
    <w:rsid w:val="00902B20"/>
    <w:rsid w:val="00902B40"/>
    <w:rsid w:val="00902BA8"/>
    <w:rsid w:val="00902BB5"/>
    <w:rsid w:val="00902D1E"/>
    <w:rsid w:val="00902FCA"/>
    <w:rsid w:val="00903413"/>
    <w:rsid w:val="00903540"/>
    <w:rsid w:val="00903585"/>
    <w:rsid w:val="00903876"/>
    <w:rsid w:val="00903A76"/>
    <w:rsid w:val="00904002"/>
    <w:rsid w:val="009041C8"/>
    <w:rsid w:val="009044A0"/>
    <w:rsid w:val="00904899"/>
    <w:rsid w:val="00904ACF"/>
    <w:rsid w:val="00904C1B"/>
    <w:rsid w:val="00904C32"/>
    <w:rsid w:val="00904E12"/>
    <w:rsid w:val="00904E7F"/>
    <w:rsid w:val="00905129"/>
    <w:rsid w:val="00905388"/>
    <w:rsid w:val="0090592A"/>
    <w:rsid w:val="00905F81"/>
    <w:rsid w:val="00905F9E"/>
    <w:rsid w:val="0090609E"/>
    <w:rsid w:val="009060C5"/>
    <w:rsid w:val="009060E7"/>
    <w:rsid w:val="009064F9"/>
    <w:rsid w:val="00906518"/>
    <w:rsid w:val="009065E3"/>
    <w:rsid w:val="009067AD"/>
    <w:rsid w:val="00906C58"/>
    <w:rsid w:val="00906CDB"/>
    <w:rsid w:val="00906DD1"/>
    <w:rsid w:val="00907045"/>
    <w:rsid w:val="0090712E"/>
    <w:rsid w:val="0090716B"/>
    <w:rsid w:val="009073CE"/>
    <w:rsid w:val="00907640"/>
    <w:rsid w:val="00907985"/>
    <w:rsid w:val="0091021B"/>
    <w:rsid w:val="00910691"/>
    <w:rsid w:val="009109AC"/>
    <w:rsid w:val="00910BF3"/>
    <w:rsid w:val="00910E31"/>
    <w:rsid w:val="009111B8"/>
    <w:rsid w:val="00911210"/>
    <w:rsid w:val="00911768"/>
    <w:rsid w:val="009118B2"/>
    <w:rsid w:val="009118D5"/>
    <w:rsid w:val="00911CF0"/>
    <w:rsid w:val="00911D13"/>
    <w:rsid w:val="00911FC6"/>
    <w:rsid w:val="00912555"/>
    <w:rsid w:val="00912591"/>
    <w:rsid w:val="009127E9"/>
    <w:rsid w:val="00912AF9"/>
    <w:rsid w:val="0091308E"/>
    <w:rsid w:val="009130BC"/>
    <w:rsid w:val="00913231"/>
    <w:rsid w:val="0091328F"/>
    <w:rsid w:val="009134A9"/>
    <w:rsid w:val="00913521"/>
    <w:rsid w:val="009138FD"/>
    <w:rsid w:val="00913AE9"/>
    <w:rsid w:val="00913C9A"/>
    <w:rsid w:val="00913DFE"/>
    <w:rsid w:val="009140C6"/>
    <w:rsid w:val="009140FF"/>
    <w:rsid w:val="00914164"/>
    <w:rsid w:val="00914301"/>
    <w:rsid w:val="00914726"/>
    <w:rsid w:val="0091485B"/>
    <w:rsid w:val="00914A22"/>
    <w:rsid w:val="00914AC2"/>
    <w:rsid w:val="00914FB8"/>
    <w:rsid w:val="0091515D"/>
    <w:rsid w:val="0091537F"/>
    <w:rsid w:val="0091540B"/>
    <w:rsid w:val="0091584C"/>
    <w:rsid w:val="0091590C"/>
    <w:rsid w:val="00915CDF"/>
    <w:rsid w:val="00915DA2"/>
    <w:rsid w:val="00916312"/>
    <w:rsid w:val="00916727"/>
    <w:rsid w:val="0091699A"/>
    <w:rsid w:val="00916D82"/>
    <w:rsid w:val="00916E0A"/>
    <w:rsid w:val="00916E7A"/>
    <w:rsid w:val="00916ECC"/>
    <w:rsid w:val="00916F27"/>
    <w:rsid w:val="00917259"/>
    <w:rsid w:val="0091755C"/>
    <w:rsid w:val="009178E5"/>
    <w:rsid w:val="00917A28"/>
    <w:rsid w:val="00917C72"/>
    <w:rsid w:val="00917D9D"/>
    <w:rsid w:val="00917FA1"/>
    <w:rsid w:val="0091867B"/>
    <w:rsid w:val="0092046C"/>
    <w:rsid w:val="0092084B"/>
    <w:rsid w:val="00920FA4"/>
    <w:rsid w:val="00921128"/>
    <w:rsid w:val="00921459"/>
    <w:rsid w:val="00921678"/>
    <w:rsid w:val="00921767"/>
    <w:rsid w:val="00921988"/>
    <w:rsid w:val="009219F2"/>
    <w:rsid w:val="00921BF9"/>
    <w:rsid w:val="00921E89"/>
    <w:rsid w:val="00921EFC"/>
    <w:rsid w:val="00922025"/>
    <w:rsid w:val="0092210E"/>
    <w:rsid w:val="009226D7"/>
    <w:rsid w:val="00922744"/>
    <w:rsid w:val="00922BC2"/>
    <w:rsid w:val="00922F08"/>
    <w:rsid w:val="00922F18"/>
    <w:rsid w:val="009230D6"/>
    <w:rsid w:val="00923378"/>
    <w:rsid w:val="0092371E"/>
    <w:rsid w:val="00923B32"/>
    <w:rsid w:val="00923BAB"/>
    <w:rsid w:val="00923D04"/>
    <w:rsid w:val="00923DC4"/>
    <w:rsid w:val="00924659"/>
    <w:rsid w:val="009248D9"/>
    <w:rsid w:val="009249DA"/>
    <w:rsid w:val="00924A6F"/>
    <w:rsid w:val="00924C92"/>
    <w:rsid w:val="00924CC6"/>
    <w:rsid w:val="00924E38"/>
    <w:rsid w:val="009250A7"/>
    <w:rsid w:val="009250BE"/>
    <w:rsid w:val="00925292"/>
    <w:rsid w:val="009254A2"/>
    <w:rsid w:val="0092565B"/>
    <w:rsid w:val="00925662"/>
    <w:rsid w:val="00925978"/>
    <w:rsid w:val="009259CE"/>
    <w:rsid w:val="009259FC"/>
    <w:rsid w:val="00925A40"/>
    <w:rsid w:val="00925B41"/>
    <w:rsid w:val="00925BAB"/>
    <w:rsid w:val="00925BD8"/>
    <w:rsid w:val="0092625B"/>
    <w:rsid w:val="009269E6"/>
    <w:rsid w:val="00926A45"/>
    <w:rsid w:val="00926A46"/>
    <w:rsid w:val="00926C59"/>
    <w:rsid w:val="00926DEB"/>
    <w:rsid w:val="00927055"/>
    <w:rsid w:val="009272ED"/>
    <w:rsid w:val="00927505"/>
    <w:rsid w:val="00927569"/>
    <w:rsid w:val="0092761B"/>
    <w:rsid w:val="009276FA"/>
    <w:rsid w:val="0092778E"/>
    <w:rsid w:val="00927969"/>
    <w:rsid w:val="0093000E"/>
    <w:rsid w:val="0093000F"/>
    <w:rsid w:val="00930981"/>
    <w:rsid w:val="00930B0F"/>
    <w:rsid w:val="00930C51"/>
    <w:rsid w:val="00930EEA"/>
    <w:rsid w:val="0093109E"/>
    <w:rsid w:val="00931A0F"/>
    <w:rsid w:val="009320B2"/>
    <w:rsid w:val="00932648"/>
    <w:rsid w:val="00932A18"/>
    <w:rsid w:val="00932C83"/>
    <w:rsid w:val="00932DBB"/>
    <w:rsid w:val="009330A7"/>
    <w:rsid w:val="009334E9"/>
    <w:rsid w:val="009338C5"/>
    <w:rsid w:val="00933947"/>
    <w:rsid w:val="00933972"/>
    <w:rsid w:val="00934334"/>
    <w:rsid w:val="0093442B"/>
    <w:rsid w:val="0093442D"/>
    <w:rsid w:val="00934664"/>
    <w:rsid w:val="00934840"/>
    <w:rsid w:val="0093497D"/>
    <w:rsid w:val="009349AB"/>
    <w:rsid w:val="00935199"/>
    <w:rsid w:val="00935AF9"/>
    <w:rsid w:val="00935FBC"/>
    <w:rsid w:val="00936069"/>
    <w:rsid w:val="009363D4"/>
    <w:rsid w:val="009366EE"/>
    <w:rsid w:val="00936A8A"/>
    <w:rsid w:val="00936D07"/>
    <w:rsid w:val="00936DF5"/>
    <w:rsid w:val="00936FAC"/>
    <w:rsid w:val="0093715B"/>
    <w:rsid w:val="009372F1"/>
    <w:rsid w:val="00937527"/>
    <w:rsid w:val="009376AE"/>
    <w:rsid w:val="009377CF"/>
    <w:rsid w:val="0093786C"/>
    <w:rsid w:val="00937979"/>
    <w:rsid w:val="00940107"/>
    <w:rsid w:val="009404C2"/>
    <w:rsid w:val="009405DA"/>
    <w:rsid w:val="009407BE"/>
    <w:rsid w:val="00940839"/>
    <w:rsid w:val="009408D6"/>
    <w:rsid w:val="009409E0"/>
    <w:rsid w:val="00940D4E"/>
    <w:rsid w:val="0094121D"/>
    <w:rsid w:val="00941222"/>
    <w:rsid w:val="00941283"/>
    <w:rsid w:val="00941300"/>
    <w:rsid w:val="0094151A"/>
    <w:rsid w:val="00941BD1"/>
    <w:rsid w:val="00941CCE"/>
    <w:rsid w:val="00942048"/>
    <w:rsid w:val="00942062"/>
    <w:rsid w:val="0094207B"/>
    <w:rsid w:val="009425C0"/>
    <w:rsid w:val="00942650"/>
    <w:rsid w:val="0094265A"/>
    <w:rsid w:val="00942707"/>
    <w:rsid w:val="009428B9"/>
    <w:rsid w:val="00942915"/>
    <w:rsid w:val="00942C0C"/>
    <w:rsid w:val="00942D81"/>
    <w:rsid w:val="0094301D"/>
    <w:rsid w:val="009430AE"/>
    <w:rsid w:val="00943117"/>
    <w:rsid w:val="009431FD"/>
    <w:rsid w:val="00943681"/>
    <w:rsid w:val="009439D1"/>
    <w:rsid w:val="00943A29"/>
    <w:rsid w:val="0094498D"/>
    <w:rsid w:val="00944A63"/>
    <w:rsid w:val="00944AEE"/>
    <w:rsid w:val="00944BCB"/>
    <w:rsid w:val="00944CC3"/>
    <w:rsid w:val="00945714"/>
    <w:rsid w:val="00945C1B"/>
    <w:rsid w:val="00945D31"/>
    <w:rsid w:val="00946190"/>
    <w:rsid w:val="0094630B"/>
    <w:rsid w:val="00946318"/>
    <w:rsid w:val="00946894"/>
    <w:rsid w:val="00946A48"/>
    <w:rsid w:val="00946AD7"/>
    <w:rsid w:val="00946B3A"/>
    <w:rsid w:val="00946D39"/>
    <w:rsid w:val="00946D4F"/>
    <w:rsid w:val="00946ECD"/>
    <w:rsid w:val="009473B9"/>
    <w:rsid w:val="0094750F"/>
    <w:rsid w:val="00947778"/>
    <w:rsid w:val="009477AA"/>
    <w:rsid w:val="009479B7"/>
    <w:rsid w:val="009479EA"/>
    <w:rsid w:val="00947ACF"/>
    <w:rsid w:val="00947DE7"/>
    <w:rsid w:val="00950010"/>
    <w:rsid w:val="009502B2"/>
    <w:rsid w:val="009502CD"/>
    <w:rsid w:val="00950826"/>
    <w:rsid w:val="00950B8C"/>
    <w:rsid w:val="00950CAE"/>
    <w:rsid w:val="00950D0D"/>
    <w:rsid w:val="00950D2E"/>
    <w:rsid w:val="00950D89"/>
    <w:rsid w:val="00950E0E"/>
    <w:rsid w:val="00950E91"/>
    <w:rsid w:val="00950F0A"/>
    <w:rsid w:val="00951270"/>
    <w:rsid w:val="009513DE"/>
    <w:rsid w:val="009515B1"/>
    <w:rsid w:val="009517FF"/>
    <w:rsid w:val="009518E6"/>
    <w:rsid w:val="00951C10"/>
    <w:rsid w:val="00952D89"/>
    <w:rsid w:val="00952E1A"/>
    <w:rsid w:val="00952F65"/>
    <w:rsid w:val="009537B5"/>
    <w:rsid w:val="00953801"/>
    <w:rsid w:val="00953A72"/>
    <w:rsid w:val="00953D41"/>
    <w:rsid w:val="00953FC8"/>
    <w:rsid w:val="0095421B"/>
    <w:rsid w:val="00954240"/>
    <w:rsid w:val="0095447D"/>
    <w:rsid w:val="00954662"/>
    <w:rsid w:val="0095475D"/>
    <w:rsid w:val="00954C61"/>
    <w:rsid w:val="00955025"/>
    <w:rsid w:val="00955830"/>
    <w:rsid w:val="0095596B"/>
    <w:rsid w:val="00955BFD"/>
    <w:rsid w:val="00955D4E"/>
    <w:rsid w:val="0095600C"/>
    <w:rsid w:val="00956092"/>
    <w:rsid w:val="009562C7"/>
    <w:rsid w:val="00956927"/>
    <w:rsid w:val="00956932"/>
    <w:rsid w:val="00956D4A"/>
    <w:rsid w:val="00956E39"/>
    <w:rsid w:val="00956EB5"/>
    <w:rsid w:val="00956F92"/>
    <w:rsid w:val="00956FDF"/>
    <w:rsid w:val="009570D8"/>
    <w:rsid w:val="009573ED"/>
    <w:rsid w:val="00957638"/>
    <w:rsid w:val="009576DF"/>
    <w:rsid w:val="009578FE"/>
    <w:rsid w:val="00957979"/>
    <w:rsid w:val="00957AD8"/>
    <w:rsid w:val="00957B67"/>
    <w:rsid w:val="00960582"/>
    <w:rsid w:val="0096060E"/>
    <w:rsid w:val="0096085B"/>
    <w:rsid w:val="00960895"/>
    <w:rsid w:val="00960A12"/>
    <w:rsid w:val="00960E52"/>
    <w:rsid w:val="0096132C"/>
    <w:rsid w:val="0096138D"/>
    <w:rsid w:val="00961666"/>
    <w:rsid w:val="00961ABA"/>
    <w:rsid w:val="00961DDD"/>
    <w:rsid w:val="00962019"/>
    <w:rsid w:val="0096285F"/>
    <w:rsid w:val="00962DDF"/>
    <w:rsid w:val="00962E61"/>
    <w:rsid w:val="009630A2"/>
    <w:rsid w:val="00963368"/>
    <w:rsid w:val="0096362C"/>
    <w:rsid w:val="00963927"/>
    <w:rsid w:val="00963F50"/>
    <w:rsid w:val="00963F65"/>
    <w:rsid w:val="00963F84"/>
    <w:rsid w:val="00963F91"/>
    <w:rsid w:val="00964425"/>
    <w:rsid w:val="009645B9"/>
    <w:rsid w:val="009649FA"/>
    <w:rsid w:val="00964A2A"/>
    <w:rsid w:val="00964D07"/>
    <w:rsid w:val="00964D0E"/>
    <w:rsid w:val="00964D66"/>
    <w:rsid w:val="00964DF2"/>
    <w:rsid w:val="00964E8B"/>
    <w:rsid w:val="009650CE"/>
    <w:rsid w:val="0096543D"/>
    <w:rsid w:val="00965700"/>
    <w:rsid w:val="00965CEE"/>
    <w:rsid w:val="00965DDD"/>
    <w:rsid w:val="00966241"/>
    <w:rsid w:val="009663DD"/>
    <w:rsid w:val="00966631"/>
    <w:rsid w:val="00966A28"/>
    <w:rsid w:val="00966B04"/>
    <w:rsid w:val="00966C75"/>
    <w:rsid w:val="00966CCB"/>
    <w:rsid w:val="00966DC2"/>
    <w:rsid w:val="0096700B"/>
    <w:rsid w:val="00967123"/>
    <w:rsid w:val="0096717F"/>
    <w:rsid w:val="00967310"/>
    <w:rsid w:val="00967753"/>
    <w:rsid w:val="009677B8"/>
    <w:rsid w:val="00967C01"/>
    <w:rsid w:val="00967C1E"/>
    <w:rsid w:val="00967D48"/>
    <w:rsid w:val="00967E10"/>
    <w:rsid w:val="00967EC5"/>
    <w:rsid w:val="0097094F"/>
    <w:rsid w:val="00970C1C"/>
    <w:rsid w:val="00970D56"/>
    <w:rsid w:val="00970F37"/>
    <w:rsid w:val="00970F9A"/>
    <w:rsid w:val="009711EF"/>
    <w:rsid w:val="0097155F"/>
    <w:rsid w:val="00971854"/>
    <w:rsid w:val="009719AD"/>
    <w:rsid w:val="00971B6E"/>
    <w:rsid w:val="00971C6F"/>
    <w:rsid w:val="00971F6F"/>
    <w:rsid w:val="009720BE"/>
    <w:rsid w:val="00972197"/>
    <w:rsid w:val="00972233"/>
    <w:rsid w:val="00972799"/>
    <w:rsid w:val="00972862"/>
    <w:rsid w:val="009728C5"/>
    <w:rsid w:val="00972BB8"/>
    <w:rsid w:val="00972C0E"/>
    <w:rsid w:val="009732A3"/>
    <w:rsid w:val="0097339D"/>
    <w:rsid w:val="009733A2"/>
    <w:rsid w:val="00973401"/>
    <w:rsid w:val="009734B7"/>
    <w:rsid w:val="00973744"/>
    <w:rsid w:val="00973C8E"/>
    <w:rsid w:val="00973CFF"/>
    <w:rsid w:val="00973DC6"/>
    <w:rsid w:val="00973F86"/>
    <w:rsid w:val="009740DF"/>
    <w:rsid w:val="0097414D"/>
    <w:rsid w:val="0097437F"/>
    <w:rsid w:val="00974459"/>
    <w:rsid w:val="00974462"/>
    <w:rsid w:val="009747AC"/>
    <w:rsid w:val="009747CD"/>
    <w:rsid w:val="00974A4E"/>
    <w:rsid w:val="00974A7D"/>
    <w:rsid w:val="00974B23"/>
    <w:rsid w:val="00974D4A"/>
    <w:rsid w:val="009753A0"/>
    <w:rsid w:val="00975746"/>
    <w:rsid w:val="00975EEF"/>
    <w:rsid w:val="0097627F"/>
    <w:rsid w:val="009763A8"/>
    <w:rsid w:val="009765A0"/>
    <w:rsid w:val="0097676D"/>
    <w:rsid w:val="009767A7"/>
    <w:rsid w:val="009768AF"/>
    <w:rsid w:val="00976D44"/>
    <w:rsid w:val="00976E1F"/>
    <w:rsid w:val="00976EBB"/>
    <w:rsid w:val="00976F7D"/>
    <w:rsid w:val="009772D0"/>
    <w:rsid w:val="009772D3"/>
    <w:rsid w:val="009776D2"/>
    <w:rsid w:val="009778CD"/>
    <w:rsid w:val="009778F8"/>
    <w:rsid w:val="0097792A"/>
    <w:rsid w:val="00977CAD"/>
    <w:rsid w:val="00977D7A"/>
    <w:rsid w:val="00977F02"/>
    <w:rsid w:val="00980043"/>
    <w:rsid w:val="009800F2"/>
    <w:rsid w:val="009802A9"/>
    <w:rsid w:val="00980841"/>
    <w:rsid w:val="00980853"/>
    <w:rsid w:val="009808ED"/>
    <w:rsid w:val="009809F2"/>
    <w:rsid w:val="00980A12"/>
    <w:rsid w:val="00980AC7"/>
    <w:rsid w:val="00980CEB"/>
    <w:rsid w:val="00980D49"/>
    <w:rsid w:val="00980E16"/>
    <w:rsid w:val="00980F7B"/>
    <w:rsid w:val="009812BF"/>
    <w:rsid w:val="00981460"/>
    <w:rsid w:val="009814D6"/>
    <w:rsid w:val="009814F4"/>
    <w:rsid w:val="00981705"/>
    <w:rsid w:val="009818AB"/>
    <w:rsid w:val="009819F7"/>
    <w:rsid w:val="00981C71"/>
    <w:rsid w:val="00981CF6"/>
    <w:rsid w:val="00981F07"/>
    <w:rsid w:val="0098203D"/>
    <w:rsid w:val="00982182"/>
    <w:rsid w:val="0098220C"/>
    <w:rsid w:val="0098229F"/>
    <w:rsid w:val="009822CD"/>
    <w:rsid w:val="009824DF"/>
    <w:rsid w:val="00982714"/>
    <w:rsid w:val="00982BBA"/>
    <w:rsid w:val="00982C49"/>
    <w:rsid w:val="00982CD9"/>
    <w:rsid w:val="0098307E"/>
    <w:rsid w:val="0098316A"/>
    <w:rsid w:val="00983447"/>
    <w:rsid w:val="009834ED"/>
    <w:rsid w:val="00983685"/>
    <w:rsid w:val="009836F7"/>
    <w:rsid w:val="00983930"/>
    <w:rsid w:val="00983ABA"/>
    <w:rsid w:val="00983B6B"/>
    <w:rsid w:val="00983D69"/>
    <w:rsid w:val="00983F4A"/>
    <w:rsid w:val="009843A8"/>
    <w:rsid w:val="0098442E"/>
    <w:rsid w:val="0098444E"/>
    <w:rsid w:val="00984473"/>
    <w:rsid w:val="009844C7"/>
    <w:rsid w:val="009849FC"/>
    <w:rsid w:val="0098516C"/>
    <w:rsid w:val="00985333"/>
    <w:rsid w:val="009855AF"/>
    <w:rsid w:val="00985752"/>
    <w:rsid w:val="009859A7"/>
    <w:rsid w:val="00985A0A"/>
    <w:rsid w:val="00985FA6"/>
    <w:rsid w:val="00986321"/>
    <w:rsid w:val="00986343"/>
    <w:rsid w:val="0098682C"/>
    <w:rsid w:val="0098683F"/>
    <w:rsid w:val="00986848"/>
    <w:rsid w:val="009869F3"/>
    <w:rsid w:val="00986C63"/>
    <w:rsid w:val="00986D58"/>
    <w:rsid w:val="00986E00"/>
    <w:rsid w:val="009871C1"/>
    <w:rsid w:val="00987227"/>
    <w:rsid w:val="009874AB"/>
    <w:rsid w:val="009874D3"/>
    <w:rsid w:val="009878C6"/>
    <w:rsid w:val="009878EC"/>
    <w:rsid w:val="00990055"/>
    <w:rsid w:val="00990136"/>
    <w:rsid w:val="009902A4"/>
    <w:rsid w:val="00990439"/>
    <w:rsid w:val="00990497"/>
    <w:rsid w:val="0099053F"/>
    <w:rsid w:val="009909E3"/>
    <w:rsid w:val="00990C8D"/>
    <w:rsid w:val="00990EC4"/>
    <w:rsid w:val="00990F20"/>
    <w:rsid w:val="009911D9"/>
    <w:rsid w:val="00991363"/>
    <w:rsid w:val="00991459"/>
    <w:rsid w:val="009919A4"/>
    <w:rsid w:val="009919BB"/>
    <w:rsid w:val="009919C8"/>
    <w:rsid w:val="00991D58"/>
    <w:rsid w:val="00991E39"/>
    <w:rsid w:val="00991EB3"/>
    <w:rsid w:val="00991EEC"/>
    <w:rsid w:val="0099267F"/>
    <w:rsid w:val="00992728"/>
    <w:rsid w:val="00992812"/>
    <w:rsid w:val="00992A25"/>
    <w:rsid w:val="00992AB9"/>
    <w:rsid w:val="00992CA1"/>
    <w:rsid w:val="00992D6E"/>
    <w:rsid w:val="0099329F"/>
    <w:rsid w:val="0099339B"/>
    <w:rsid w:val="00993463"/>
    <w:rsid w:val="0099351A"/>
    <w:rsid w:val="00993625"/>
    <w:rsid w:val="0099362A"/>
    <w:rsid w:val="009936C1"/>
    <w:rsid w:val="0099371D"/>
    <w:rsid w:val="00993AE8"/>
    <w:rsid w:val="00993B0D"/>
    <w:rsid w:val="00993B11"/>
    <w:rsid w:val="00993C10"/>
    <w:rsid w:val="00993CEE"/>
    <w:rsid w:val="00993D8C"/>
    <w:rsid w:val="009941AB"/>
    <w:rsid w:val="009941E7"/>
    <w:rsid w:val="0099431E"/>
    <w:rsid w:val="00994378"/>
    <w:rsid w:val="009944A7"/>
    <w:rsid w:val="00994FE9"/>
    <w:rsid w:val="0099515A"/>
    <w:rsid w:val="009956E5"/>
    <w:rsid w:val="00995914"/>
    <w:rsid w:val="00995C97"/>
    <w:rsid w:val="00995F9B"/>
    <w:rsid w:val="009963A5"/>
    <w:rsid w:val="00996537"/>
    <w:rsid w:val="00996664"/>
    <w:rsid w:val="009966AA"/>
    <w:rsid w:val="009967B1"/>
    <w:rsid w:val="009967B5"/>
    <w:rsid w:val="009969E6"/>
    <w:rsid w:val="00996B34"/>
    <w:rsid w:val="00996D87"/>
    <w:rsid w:val="0099754D"/>
    <w:rsid w:val="009975C2"/>
    <w:rsid w:val="00997678"/>
    <w:rsid w:val="009976D5"/>
    <w:rsid w:val="009979B9"/>
    <w:rsid w:val="009979C7"/>
    <w:rsid w:val="00997BBC"/>
    <w:rsid w:val="00997C15"/>
    <w:rsid w:val="00997E74"/>
    <w:rsid w:val="00997EF5"/>
    <w:rsid w:val="00997F8D"/>
    <w:rsid w:val="009A015E"/>
    <w:rsid w:val="009A01B3"/>
    <w:rsid w:val="009A020E"/>
    <w:rsid w:val="009A0596"/>
    <w:rsid w:val="009A0696"/>
    <w:rsid w:val="009A0C18"/>
    <w:rsid w:val="009A0E69"/>
    <w:rsid w:val="009A10BC"/>
    <w:rsid w:val="009A1103"/>
    <w:rsid w:val="009A1489"/>
    <w:rsid w:val="009A151A"/>
    <w:rsid w:val="009A17F2"/>
    <w:rsid w:val="009A18C5"/>
    <w:rsid w:val="009A18FE"/>
    <w:rsid w:val="009A194E"/>
    <w:rsid w:val="009A19FE"/>
    <w:rsid w:val="009A2073"/>
    <w:rsid w:val="009A21AD"/>
    <w:rsid w:val="009A236C"/>
    <w:rsid w:val="009A2684"/>
    <w:rsid w:val="009A2752"/>
    <w:rsid w:val="009A27BE"/>
    <w:rsid w:val="009A2B39"/>
    <w:rsid w:val="009A2B59"/>
    <w:rsid w:val="009A2BCF"/>
    <w:rsid w:val="009A2BF0"/>
    <w:rsid w:val="009A2D2A"/>
    <w:rsid w:val="009A2F20"/>
    <w:rsid w:val="009A319A"/>
    <w:rsid w:val="009A3260"/>
    <w:rsid w:val="009A38C5"/>
    <w:rsid w:val="009A39AE"/>
    <w:rsid w:val="009A3CD2"/>
    <w:rsid w:val="009A3E6F"/>
    <w:rsid w:val="009A400C"/>
    <w:rsid w:val="009A4035"/>
    <w:rsid w:val="009A4295"/>
    <w:rsid w:val="009A42EB"/>
    <w:rsid w:val="009A4463"/>
    <w:rsid w:val="009A44B1"/>
    <w:rsid w:val="009A450E"/>
    <w:rsid w:val="009A474B"/>
    <w:rsid w:val="009A47B8"/>
    <w:rsid w:val="009A4958"/>
    <w:rsid w:val="009A49F2"/>
    <w:rsid w:val="009A4B1F"/>
    <w:rsid w:val="009A4B22"/>
    <w:rsid w:val="009A4F1C"/>
    <w:rsid w:val="009A502C"/>
    <w:rsid w:val="009A5113"/>
    <w:rsid w:val="009A5366"/>
    <w:rsid w:val="009A566C"/>
    <w:rsid w:val="009A60C5"/>
    <w:rsid w:val="009A6199"/>
    <w:rsid w:val="009A61E7"/>
    <w:rsid w:val="009A61E8"/>
    <w:rsid w:val="009A6600"/>
    <w:rsid w:val="009A66DA"/>
    <w:rsid w:val="009A6769"/>
    <w:rsid w:val="009A69AA"/>
    <w:rsid w:val="009A6B9E"/>
    <w:rsid w:val="009A709C"/>
    <w:rsid w:val="009A7784"/>
    <w:rsid w:val="009A7909"/>
    <w:rsid w:val="009A7954"/>
    <w:rsid w:val="009A7A13"/>
    <w:rsid w:val="009A7E61"/>
    <w:rsid w:val="009B0273"/>
    <w:rsid w:val="009B0553"/>
    <w:rsid w:val="009B07C7"/>
    <w:rsid w:val="009B0B5A"/>
    <w:rsid w:val="009B0C4F"/>
    <w:rsid w:val="009B0CE6"/>
    <w:rsid w:val="009B0CFF"/>
    <w:rsid w:val="009B0E86"/>
    <w:rsid w:val="009B1094"/>
    <w:rsid w:val="009B14FF"/>
    <w:rsid w:val="009B163E"/>
    <w:rsid w:val="009B1C0F"/>
    <w:rsid w:val="009B1D44"/>
    <w:rsid w:val="009B1D66"/>
    <w:rsid w:val="009B1F99"/>
    <w:rsid w:val="009B1FD3"/>
    <w:rsid w:val="009B20C0"/>
    <w:rsid w:val="009B2155"/>
    <w:rsid w:val="009B2778"/>
    <w:rsid w:val="009B27D5"/>
    <w:rsid w:val="009B29ED"/>
    <w:rsid w:val="009B2A33"/>
    <w:rsid w:val="009B2ABE"/>
    <w:rsid w:val="009B2AFA"/>
    <w:rsid w:val="009B2BAE"/>
    <w:rsid w:val="009B2C10"/>
    <w:rsid w:val="009B2C1A"/>
    <w:rsid w:val="009B312E"/>
    <w:rsid w:val="009B3338"/>
    <w:rsid w:val="009B349E"/>
    <w:rsid w:val="009B365D"/>
    <w:rsid w:val="009B3A0C"/>
    <w:rsid w:val="009B3A73"/>
    <w:rsid w:val="009B3C36"/>
    <w:rsid w:val="009B3EE0"/>
    <w:rsid w:val="009B3EE2"/>
    <w:rsid w:val="009B3EF9"/>
    <w:rsid w:val="009B4294"/>
    <w:rsid w:val="009B437F"/>
    <w:rsid w:val="009B4668"/>
    <w:rsid w:val="009B46C5"/>
    <w:rsid w:val="009B470F"/>
    <w:rsid w:val="009B472F"/>
    <w:rsid w:val="009B4963"/>
    <w:rsid w:val="009B4A84"/>
    <w:rsid w:val="009B4AA5"/>
    <w:rsid w:val="009B512B"/>
    <w:rsid w:val="009B5397"/>
    <w:rsid w:val="009B5819"/>
    <w:rsid w:val="009B5A0C"/>
    <w:rsid w:val="009B5BCF"/>
    <w:rsid w:val="009B5D31"/>
    <w:rsid w:val="009B5E2C"/>
    <w:rsid w:val="009B6050"/>
    <w:rsid w:val="009B631B"/>
    <w:rsid w:val="009B63AC"/>
    <w:rsid w:val="009B65D0"/>
    <w:rsid w:val="009B6752"/>
    <w:rsid w:val="009B68A0"/>
    <w:rsid w:val="009B68EB"/>
    <w:rsid w:val="009B69F7"/>
    <w:rsid w:val="009B6AB9"/>
    <w:rsid w:val="009B6C13"/>
    <w:rsid w:val="009B6D07"/>
    <w:rsid w:val="009B6DCB"/>
    <w:rsid w:val="009B7386"/>
    <w:rsid w:val="009B754A"/>
    <w:rsid w:val="009B7657"/>
    <w:rsid w:val="009B76B5"/>
    <w:rsid w:val="009B79A7"/>
    <w:rsid w:val="009B7B61"/>
    <w:rsid w:val="009B7B6E"/>
    <w:rsid w:val="009B7D5C"/>
    <w:rsid w:val="009B7DD7"/>
    <w:rsid w:val="009C00E0"/>
    <w:rsid w:val="009C02A1"/>
    <w:rsid w:val="009C058D"/>
    <w:rsid w:val="009C0648"/>
    <w:rsid w:val="009C066C"/>
    <w:rsid w:val="009C06B4"/>
    <w:rsid w:val="009C099A"/>
    <w:rsid w:val="009C0CC9"/>
    <w:rsid w:val="009C0DCA"/>
    <w:rsid w:val="009C0E88"/>
    <w:rsid w:val="009C13E7"/>
    <w:rsid w:val="009C15D7"/>
    <w:rsid w:val="009C1782"/>
    <w:rsid w:val="009C17C3"/>
    <w:rsid w:val="009C17C5"/>
    <w:rsid w:val="009C18E7"/>
    <w:rsid w:val="009C196F"/>
    <w:rsid w:val="009C21BA"/>
    <w:rsid w:val="009C2215"/>
    <w:rsid w:val="009C2280"/>
    <w:rsid w:val="009C22B1"/>
    <w:rsid w:val="009C245C"/>
    <w:rsid w:val="009C2630"/>
    <w:rsid w:val="009C2D10"/>
    <w:rsid w:val="009C2F0A"/>
    <w:rsid w:val="009C3343"/>
    <w:rsid w:val="009C3472"/>
    <w:rsid w:val="009C359F"/>
    <w:rsid w:val="009C35EC"/>
    <w:rsid w:val="009C3864"/>
    <w:rsid w:val="009C39AF"/>
    <w:rsid w:val="009C3D20"/>
    <w:rsid w:val="009C428C"/>
    <w:rsid w:val="009C4313"/>
    <w:rsid w:val="009C43D4"/>
    <w:rsid w:val="009C4646"/>
    <w:rsid w:val="009C466E"/>
    <w:rsid w:val="009C486C"/>
    <w:rsid w:val="009C491F"/>
    <w:rsid w:val="009C49AD"/>
    <w:rsid w:val="009C4C69"/>
    <w:rsid w:val="009C50FB"/>
    <w:rsid w:val="009C51B4"/>
    <w:rsid w:val="009C51B9"/>
    <w:rsid w:val="009C54B3"/>
    <w:rsid w:val="009C5549"/>
    <w:rsid w:val="009C5B8F"/>
    <w:rsid w:val="009C5C60"/>
    <w:rsid w:val="009C5D04"/>
    <w:rsid w:val="009C5DE4"/>
    <w:rsid w:val="009C5F75"/>
    <w:rsid w:val="009C5FB6"/>
    <w:rsid w:val="009C6356"/>
    <w:rsid w:val="009C6482"/>
    <w:rsid w:val="009C6521"/>
    <w:rsid w:val="009C6632"/>
    <w:rsid w:val="009C678C"/>
    <w:rsid w:val="009C6AF6"/>
    <w:rsid w:val="009C6B1B"/>
    <w:rsid w:val="009C6D91"/>
    <w:rsid w:val="009C6EC5"/>
    <w:rsid w:val="009C6F89"/>
    <w:rsid w:val="009C7034"/>
    <w:rsid w:val="009C70A5"/>
    <w:rsid w:val="009C7236"/>
    <w:rsid w:val="009C7308"/>
    <w:rsid w:val="009C7363"/>
    <w:rsid w:val="009C73A5"/>
    <w:rsid w:val="009C751B"/>
    <w:rsid w:val="009C78CA"/>
    <w:rsid w:val="009C7FD0"/>
    <w:rsid w:val="009D01FC"/>
    <w:rsid w:val="009D0355"/>
    <w:rsid w:val="009D037B"/>
    <w:rsid w:val="009D084B"/>
    <w:rsid w:val="009D085D"/>
    <w:rsid w:val="009D0AB7"/>
    <w:rsid w:val="009D0ACD"/>
    <w:rsid w:val="009D101E"/>
    <w:rsid w:val="009D1073"/>
    <w:rsid w:val="009D11CB"/>
    <w:rsid w:val="009D12DA"/>
    <w:rsid w:val="009D1BC1"/>
    <w:rsid w:val="009D1C9A"/>
    <w:rsid w:val="009D1CD6"/>
    <w:rsid w:val="009D1FF4"/>
    <w:rsid w:val="009D204D"/>
    <w:rsid w:val="009D222B"/>
    <w:rsid w:val="009D246F"/>
    <w:rsid w:val="009D2690"/>
    <w:rsid w:val="009D2720"/>
    <w:rsid w:val="009D274D"/>
    <w:rsid w:val="009D276D"/>
    <w:rsid w:val="009D2779"/>
    <w:rsid w:val="009D2BBC"/>
    <w:rsid w:val="009D2CA9"/>
    <w:rsid w:val="009D2D20"/>
    <w:rsid w:val="009D2D65"/>
    <w:rsid w:val="009D2E13"/>
    <w:rsid w:val="009D304D"/>
    <w:rsid w:val="009D3103"/>
    <w:rsid w:val="009D3A90"/>
    <w:rsid w:val="009D3B59"/>
    <w:rsid w:val="009D3C28"/>
    <w:rsid w:val="009D3F5D"/>
    <w:rsid w:val="009D404A"/>
    <w:rsid w:val="009D408C"/>
    <w:rsid w:val="009D41BD"/>
    <w:rsid w:val="009D4403"/>
    <w:rsid w:val="009D48E4"/>
    <w:rsid w:val="009D4B78"/>
    <w:rsid w:val="009D4C39"/>
    <w:rsid w:val="009D4E7D"/>
    <w:rsid w:val="009D4FD5"/>
    <w:rsid w:val="009D555B"/>
    <w:rsid w:val="009D58B1"/>
    <w:rsid w:val="009D5C36"/>
    <w:rsid w:val="009D5C4A"/>
    <w:rsid w:val="009D5DC1"/>
    <w:rsid w:val="009D6234"/>
    <w:rsid w:val="009D62C0"/>
    <w:rsid w:val="009D64F9"/>
    <w:rsid w:val="009D6522"/>
    <w:rsid w:val="009D66EB"/>
    <w:rsid w:val="009D688E"/>
    <w:rsid w:val="009D6A50"/>
    <w:rsid w:val="009D6F32"/>
    <w:rsid w:val="009D7309"/>
    <w:rsid w:val="009D733F"/>
    <w:rsid w:val="009D77B5"/>
    <w:rsid w:val="009D77C9"/>
    <w:rsid w:val="009D78EC"/>
    <w:rsid w:val="009D7A7B"/>
    <w:rsid w:val="009D7AAA"/>
    <w:rsid w:val="009D7B1C"/>
    <w:rsid w:val="009D7F4C"/>
    <w:rsid w:val="009E007A"/>
    <w:rsid w:val="009E018B"/>
    <w:rsid w:val="009E03A0"/>
    <w:rsid w:val="009E07E5"/>
    <w:rsid w:val="009E0C49"/>
    <w:rsid w:val="009E0EDC"/>
    <w:rsid w:val="009E0FF8"/>
    <w:rsid w:val="009E1218"/>
    <w:rsid w:val="009E1333"/>
    <w:rsid w:val="009E14F0"/>
    <w:rsid w:val="009E1AF0"/>
    <w:rsid w:val="009E1AF2"/>
    <w:rsid w:val="009E1BCE"/>
    <w:rsid w:val="009E1C60"/>
    <w:rsid w:val="009E205F"/>
    <w:rsid w:val="009E2087"/>
    <w:rsid w:val="009E221D"/>
    <w:rsid w:val="009E22A1"/>
    <w:rsid w:val="009E25F0"/>
    <w:rsid w:val="009E2889"/>
    <w:rsid w:val="009E289E"/>
    <w:rsid w:val="009E28E4"/>
    <w:rsid w:val="009E2A84"/>
    <w:rsid w:val="009E2A88"/>
    <w:rsid w:val="009E2CE2"/>
    <w:rsid w:val="009E2D37"/>
    <w:rsid w:val="009E2DDD"/>
    <w:rsid w:val="009E2E97"/>
    <w:rsid w:val="009E2F3F"/>
    <w:rsid w:val="009E3216"/>
    <w:rsid w:val="009E324D"/>
    <w:rsid w:val="009E325A"/>
    <w:rsid w:val="009E365A"/>
    <w:rsid w:val="009E369E"/>
    <w:rsid w:val="009E36D0"/>
    <w:rsid w:val="009E38C0"/>
    <w:rsid w:val="009E3D02"/>
    <w:rsid w:val="009E3F20"/>
    <w:rsid w:val="009E41B9"/>
    <w:rsid w:val="009E43B1"/>
    <w:rsid w:val="009E463D"/>
    <w:rsid w:val="009E4816"/>
    <w:rsid w:val="009E4AAB"/>
    <w:rsid w:val="009E4B9A"/>
    <w:rsid w:val="009E4CF5"/>
    <w:rsid w:val="009E50A9"/>
    <w:rsid w:val="009E50D1"/>
    <w:rsid w:val="009E5729"/>
    <w:rsid w:val="009E5B5E"/>
    <w:rsid w:val="009E5B86"/>
    <w:rsid w:val="009E6081"/>
    <w:rsid w:val="009E62EE"/>
    <w:rsid w:val="009E63F1"/>
    <w:rsid w:val="009E6698"/>
    <w:rsid w:val="009E69F7"/>
    <w:rsid w:val="009E6E42"/>
    <w:rsid w:val="009E6F3A"/>
    <w:rsid w:val="009E75F9"/>
    <w:rsid w:val="009E7ACA"/>
    <w:rsid w:val="009E7B82"/>
    <w:rsid w:val="009E7D67"/>
    <w:rsid w:val="009E7DA0"/>
    <w:rsid w:val="009E7E3D"/>
    <w:rsid w:val="009E7FD4"/>
    <w:rsid w:val="009E7FFB"/>
    <w:rsid w:val="009F0026"/>
    <w:rsid w:val="009F031F"/>
    <w:rsid w:val="009F0401"/>
    <w:rsid w:val="009F04AA"/>
    <w:rsid w:val="009F0713"/>
    <w:rsid w:val="009F0778"/>
    <w:rsid w:val="009F0955"/>
    <w:rsid w:val="009F09FA"/>
    <w:rsid w:val="009F0A3C"/>
    <w:rsid w:val="009F0A54"/>
    <w:rsid w:val="009F0A78"/>
    <w:rsid w:val="009F0E44"/>
    <w:rsid w:val="009F13CB"/>
    <w:rsid w:val="009F145C"/>
    <w:rsid w:val="009F15DB"/>
    <w:rsid w:val="009F1B22"/>
    <w:rsid w:val="009F1C47"/>
    <w:rsid w:val="009F1CE4"/>
    <w:rsid w:val="009F1E28"/>
    <w:rsid w:val="009F2130"/>
    <w:rsid w:val="009F23E1"/>
    <w:rsid w:val="009F250B"/>
    <w:rsid w:val="009F257F"/>
    <w:rsid w:val="009F2A24"/>
    <w:rsid w:val="009F2A94"/>
    <w:rsid w:val="009F2B5B"/>
    <w:rsid w:val="009F2BBB"/>
    <w:rsid w:val="009F2C17"/>
    <w:rsid w:val="009F2D2D"/>
    <w:rsid w:val="009F2D4C"/>
    <w:rsid w:val="009F3137"/>
    <w:rsid w:val="009F3218"/>
    <w:rsid w:val="009F36F0"/>
    <w:rsid w:val="009F38D3"/>
    <w:rsid w:val="009F3986"/>
    <w:rsid w:val="009F3A0F"/>
    <w:rsid w:val="009F3AE6"/>
    <w:rsid w:val="009F3C67"/>
    <w:rsid w:val="009F3F20"/>
    <w:rsid w:val="009F41D2"/>
    <w:rsid w:val="009F4470"/>
    <w:rsid w:val="009F4594"/>
    <w:rsid w:val="009F476C"/>
    <w:rsid w:val="009F47C8"/>
    <w:rsid w:val="009F4A37"/>
    <w:rsid w:val="009F4BB3"/>
    <w:rsid w:val="009F4E03"/>
    <w:rsid w:val="009F5294"/>
    <w:rsid w:val="009F57D8"/>
    <w:rsid w:val="009F58B2"/>
    <w:rsid w:val="009F5930"/>
    <w:rsid w:val="009F5B70"/>
    <w:rsid w:val="009F5C26"/>
    <w:rsid w:val="009F5C73"/>
    <w:rsid w:val="009F5E01"/>
    <w:rsid w:val="009F630F"/>
    <w:rsid w:val="009F64F3"/>
    <w:rsid w:val="009F6640"/>
    <w:rsid w:val="009F667B"/>
    <w:rsid w:val="009F6942"/>
    <w:rsid w:val="009F6AE5"/>
    <w:rsid w:val="009F6E57"/>
    <w:rsid w:val="009F6E6B"/>
    <w:rsid w:val="009F6ED6"/>
    <w:rsid w:val="009F6F72"/>
    <w:rsid w:val="009F711F"/>
    <w:rsid w:val="009F712B"/>
    <w:rsid w:val="009F7264"/>
    <w:rsid w:val="009F7949"/>
    <w:rsid w:val="009F7E71"/>
    <w:rsid w:val="00A00004"/>
    <w:rsid w:val="00A00080"/>
    <w:rsid w:val="00A0032F"/>
    <w:rsid w:val="00A00394"/>
    <w:rsid w:val="00A008A0"/>
    <w:rsid w:val="00A00AFD"/>
    <w:rsid w:val="00A00C71"/>
    <w:rsid w:val="00A00E81"/>
    <w:rsid w:val="00A00E98"/>
    <w:rsid w:val="00A0119C"/>
    <w:rsid w:val="00A0132E"/>
    <w:rsid w:val="00A0144C"/>
    <w:rsid w:val="00A01463"/>
    <w:rsid w:val="00A0150E"/>
    <w:rsid w:val="00A015E9"/>
    <w:rsid w:val="00A0165B"/>
    <w:rsid w:val="00A01804"/>
    <w:rsid w:val="00A01852"/>
    <w:rsid w:val="00A0187B"/>
    <w:rsid w:val="00A019C6"/>
    <w:rsid w:val="00A01B5F"/>
    <w:rsid w:val="00A01C56"/>
    <w:rsid w:val="00A01DC1"/>
    <w:rsid w:val="00A0217F"/>
    <w:rsid w:val="00A02436"/>
    <w:rsid w:val="00A02526"/>
    <w:rsid w:val="00A0257B"/>
    <w:rsid w:val="00A028EF"/>
    <w:rsid w:val="00A029BE"/>
    <w:rsid w:val="00A02BD6"/>
    <w:rsid w:val="00A02CAB"/>
    <w:rsid w:val="00A02FB0"/>
    <w:rsid w:val="00A03085"/>
    <w:rsid w:val="00A03353"/>
    <w:rsid w:val="00A03493"/>
    <w:rsid w:val="00A0376E"/>
    <w:rsid w:val="00A03AA6"/>
    <w:rsid w:val="00A03B4F"/>
    <w:rsid w:val="00A03D9F"/>
    <w:rsid w:val="00A04013"/>
    <w:rsid w:val="00A04356"/>
    <w:rsid w:val="00A04367"/>
    <w:rsid w:val="00A0445C"/>
    <w:rsid w:val="00A04694"/>
    <w:rsid w:val="00A048E9"/>
    <w:rsid w:val="00A04903"/>
    <w:rsid w:val="00A04B1A"/>
    <w:rsid w:val="00A050B0"/>
    <w:rsid w:val="00A052FB"/>
    <w:rsid w:val="00A054DE"/>
    <w:rsid w:val="00A054EB"/>
    <w:rsid w:val="00A0586F"/>
    <w:rsid w:val="00A05923"/>
    <w:rsid w:val="00A059F9"/>
    <w:rsid w:val="00A05B61"/>
    <w:rsid w:val="00A05BFE"/>
    <w:rsid w:val="00A05C6C"/>
    <w:rsid w:val="00A05D86"/>
    <w:rsid w:val="00A05E17"/>
    <w:rsid w:val="00A05F0E"/>
    <w:rsid w:val="00A05F32"/>
    <w:rsid w:val="00A05F9F"/>
    <w:rsid w:val="00A064CB"/>
    <w:rsid w:val="00A06A75"/>
    <w:rsid w:val="00A06C0F"/>
    <w:rsid w:val="00A0734B"/>
    <w:rsid w:val="00A07393"/>
    <w:rsid w:val="00A07762"/>
    <w:rsid w:val="00A07812"/>
    <w:rsid w:val="00A07A19"/>
    <w:rsid w:val="00A07A92"/>
    <w:rsid w:val="00A07F56"/>
    <w:rsid w:val="00A102E1"/>
    <w:rsid w:val="00A10783"/>
    <w:rsid w:val="00A107CC"/>
    <w:rsid w:val="00A108D2"/>
    <w:rsid w:val="00A11130"/>
    <w:rsid w:val="00A11315"/>
    <w:rsid w:val="00A1147E"/>
    <w:rsid w:val="00A117E8"/>
    <w:rsid w:val="00A120BF"/>
    <w:rsid w:val="00A12360"/>
    <w:rsid w:val="00A12730"/>
    <w:rsid w:val="00A127B7"/>
    <w:rsid w:val="00A12B20"/>
    <w:rsid w:val="00A12F0F"/>
    <w:rsid w:val="00A132A2"/>
    <w:rsid w:val="00A13329"/>
    <w:rsid w:val="00A13634"/>
    <w:rsid w:val="00A13714"/>
    <w:rsid w:val="00A13957"/>
    <w:rsid w:val="00A13C8D"/>
    <w:rsid w:val="00A13D8A"/>
    <w:rsid w:val="00A13DA9"/>
    <w:rsid w:val="00A140DF"/>
    <w:rsid w:val="00A143C9"/>
    <w:rsid w:val="00A14495"/>
    <w:rsid w:val="00A14864"/>
    <w:rsid w:val="00A14ADF"/>
    <w:rsid w:val="00A14B27"/>
    <w:rsid w:val="00A14D40"/>
    <w:rsid w:val="00A14EE6"/>
    <w:rsid w:val="00A14F4D"/>
    <w:rsid w:val="00A15095"/>
    <w:rsid w:val="00A15196"/>
    <w:rsid w:val="00A152FC"/>
    <w:rsid w:val="00A15523"/>
    <w:rsid w:val="00A1573E"/>
    <w:rsid w:val="00A15AC8"/>
    <w:rsid w:val="00A15D6A"/>
    <w:rsid w:val="00A15D95"/>
    <w:rsid w:val="00A160AE"/>
    <w:rsid w:val="00A1649C"/>
    <w:rsid w:val="00A1687D"/>
    <w:rsid w:val="00A168A8"/>
    <w:rsid w:val="00A16E47"/>
    <w:rsid w:val="00A16ECF"/>
    <w:rsid w:val="00A17117"/>
    <w:rsid w:val="00A17131"/>
    <w:rsid w:val="00A17261"/>
    <w:rsid w:val="00A17300"/>
    <w:rsid w:val="00A1731F"/>
    <w:rsid w:val="00A1745C"/>
    <w:rsid w:val="00A17679"/>
    <w:rsid w:val="00A17756"/>
    <w:rsid w:val="00A178E3"/>
    <w:rsid w:val="00A17B6C"/>
    <w:rsid w:val="00A17DA0"/>
    <w:rsid w:val="00A17E2E"/>
    <w:rsid w:val="00A17ED1"/>
    <w:rsid w:val="00A20106"/>
    <w:rsid w:val="00A20211"/>
    <w:rsid w:val="00A203CC"/>
    <w:rsid w:val="00A205DF"/>
    <w:rsid w:val="00A208E6"/>
    <w:rsid w:val="00A20A37"/>
    <w:rsid w:val="00A20A93"/>
    <w:rsid w:val="00A20F2C"/>
    <w:rsid w:val="00A21450"/>
    <w:rsid w:val="00A215C8"/>
    <w:rsid w:val="00A217F1"/>
    <w:rsid w:val="00A2233E"/>
    <w:rsid w:val="00A22452"/>
    <w:rsid w:val="00A226F8"/>
    <w:rsid w:val="00A2285B"/>
    <w:rsid w:val="00A229BE"/>
    <w:rsid w:val="00A22CD4"/>
    <w:rsid w:val="00A22EA8"/>
    <w:rsid w:val="00A232D2"/>
    <w:rsid w:val="00A236D8"/>
    <w:rsid w:val="00A23A39"/>
    <w:rsid w:val="00A23B1B"/>
    <w:rsid w:val="00A23DEA"/>
    <w:rsid w:val="00A24039"/>
    <w:rsid w:val="00A240B1"/>
    <w:rsid w:val="00A24431"/>
    <w:rsid w:val="00A247B4"/>
    <w:rsid w:val="00A24804"/>
    <w:rsid w:val="00A24E10"/>
    <w:rsid w:val="00A24ECF"/>
    <w:rsid w:val="00A25049"/>
    <w:rsid w:val="00A25137"/>
    <w:rsid w:val="00A2560B"/>
    <w:rsid w:val="00A25C25"/>
    <w:rsid w:val="00A25FD6"/>
    <w:rsid w:val="00A260E7"/>
    <w:rsid w:val="00A260FB"/>
    <w:rsid w:val="00A26281"/>
    <w:rsid w:val="00A265E6"/>
    <w:rsid w:val="00A269BF"/>
    <w:rsid w:val="00A26AFC"/>
    <w:rsid w:val="00A26C9C"/>
    <w:rsid w:val="00A26E5C"/>
    <w:rsid w:val="00A26E65"/>
    <w:rsid w:val="00A27398"/>
    <w:rsid w:val="00A274F0"/>
    <w:rsid w:val="00A27A5C"/>
    <w:rsid w:val="00A27D58"/>
    <w:rsid w:val="00A301BC"/>
    <w:rsid w:val="00A30416"/>
    <w:rsid w:val="00A308A7"/>
    <w:rsid w:val="00A30BAC"/>
    <w:rsid w:val="00A30CDC"/>
    <w:rsid w:val="00A30E6C"/>
    <w:rsid w:val="00A31105"/>
    <w:rsid w:val="00A31117"/>
    <w:rsid w:val="00A311E0"/>
    <w:rsid w:val="00A3136D"/>
    <w:rsid w:val="00A3151B"/>
    <w:rsid w:val="00A3154B"/>
    <w:rsid w:val="00A31607"/>
    <w:rsid w:val="00A31747"/>
    <w:rsid w:val="00A31B3D"/>
    <w:rsid w:val="00A31D13"/>
    <w:rsid w:val="00A3206E"/>
    <w:rsid w:val="00A320FA"/>
    <w:rsid w:val="00A3218C"/>
    <w:rsid w:val="00A32249"/>
    <w:rsid w:val="00A3234E"/>
    <w:rsid w:val="00A3238F"/>
    <w:rsid w:val="00A32391"/>
    <w:rsid w:val="00A324D7"/>
    <w:rsid w:val="00A32709"/>
    <w:rsid w:val="00A32814"/>
    <w:rsid w:val="00A32914"/>
    <w:rsid w:val="00A32925"/>
    <w:rsid w:val="00A3329B"/>
    <w:rsid w:val="00A334EB"/>
    <w:rsid w:val="00A33755"/>
    <w:rsid w:val="00A338B8"/>
    <w:rsid w:val="00A3390A"/>
    <w:rsid w:val="00A33C13"/>
    <w:rsid w:val="00A33CD5"/>
    <w:rsid w:val="00A33D7E"/>
    <w:rsid w:val="00A340B9"/>
    <w:rsid w:val="00A340E6"/>
    <w:rsid w:val="00A3418A"/>
    <w:rsid w:val="00A3437C"/>
    <w:rsid w:val="00A343A7"/>
    <w:rsid w:val="00A34ABB"/>
    <w:rsid w:val="00A34B66"/>
    <w:rsid w:val="00A34BD8"/>
    <w:rsid w:val="00A34D88"/>
    <w:rsid w:val="00A350AA"/>
    <w:rsid w:val="00A35546"/>
    <w:rsid w:val="00A356FA"/>
    <w:rsid w:val="00A357F6"/>
    <w:rsid w:val="00A35874"/>
    <w:rsid w:val="00A3598C"/>
    <w:rsid w:val="00A35AC8"/>
    <w:rsid w:val="00A35DB4"/>
    <w:rsid w:val="00A36683"/>
    <w:rsid w:val="00A36A94"/>
    <w:rsid w:val="00A36B54"/>
    <w:rsid w:val="00A37333"/>
    <w:rsid w:val="00A37373"/>
    <w:rsid w:val="00A3755A"/>
    <w:rsid w:val="00A3798F"/>
    <w:rsid w:val="00A379F4"/>
    <w:rsid w:val="00A37B6C"/>
    <w:rsid w:val="00A37EF4"/>
    <w:rsid w:val="00A37F50"/>
    <w:rsid w:val="00A40016"/>
    <w:rsid w:val="00A40080"/>
    <w:rsid w:val="00A4037E"/>
    <w:rsid w:val="00A40594"/>
    <w:rsid w:val="00A40746"/>
    <w:rsid w:val="00A4093E"/>
    <w:rsid w:val="00A4095E"/>
    <w:rsid w:val="00A40B58"/>
    <w:rsid w:val="00A40B8A"/>
    <w:rsid w:val="00A40C4B"/>
    <w:rsid w:val="00A40D11"/>
    <w:rsid w:val="00A41484"/>
    <w:rsid w:val="00A41615"/>
    <w:rsid w:val="00A417CE"/>
    <w:rsid w:val="00A41B8C"/>
    <w:rsid w:val="00A41BFF"/>
    <w:rsid w:val="00A41EDD"/>
    <w:rsid w:val="00A4230A"/>
    <w:rsid w:val="00A423FF"/>
    <w:rsid w:val="00A426C2"/>
    <w:rsid w:val="00A42715"/>
    <w:rsid w:val="00A42764"/>
    <w:rsid w:val="00A42DBF"/>
    <w:rsid w:val="00A42E59"/>
    <w:rsid w:val="00A4331C"/>
    <w:rsid w:val="00A43595"/>
    <w:rsid w:val="00A43645"/>
    <w:rsid w:val="00A437F3"/>
    <w:rsid w:val="00A43B4D"/>
    <w:rsid w:val="00A43B59"/>
    <w:rsid w:val="00A43D47"/>
    <w:rsid w:val="00A43DC0"/>
    <w:rsid w:val="00A44699"/>
    <w:rsid w:val="00A4469A"/>
    <w:rsid w:val="00A448B5"/>
    <w:rsid w:val="00A448E2"/>
    <w:rsid w:val="00A44A4D"/>
    <w:rsid w:val="00A44B8A"/>
    <w:rsid w:val="00A44C04"/>
    <w:rsid w:val="00A44C65"/>
    <w:rsid w:val="00A4517E"/>
    <w:rsid w:val="00A45313"/>
    <w:rsid w:val="00A4552E"/>
    <w:rsid w:val="00A455EA"/>
    <w:rsid w:val="00A45777"/>
    <w:rsid w:val="00A45908"/>
    <w:rsid w:val="00A4594D"/>
    <w:rsid w:val="00A45A31"/>
    <w:rsid w:val="00A45B56"/>
    <w:rsid w:val="00A45CE4"/>
    <w:rsid w:val="00A45D6F"/>
    <w:rsid w:val="00A45D80"/>
    <w:rsid w:val="00A461BB"/>
    <w:rsid w:val="00A4626D"/>
    <w:rsid w:val="00A46532"/>
    <w:rsid w:val="00A46678"/>
    <w:rsid w:val="00A466AD"/>
    <w:rsid w:val="00A4678F"/>
    <w:rsid w:val="00A467D1"/>
    <w:rsid w:val="00A46A73"/>
    <w:rsid w:val="00A46A77"/>
    <w:rsid w:val="00A46B23"/>
    <w:rsid w:val="00A46BED"/>
    <w:rsid w:val="00A46F14"/>
    <w:rsid w:val="00A471E8"/>
    <w:rsid w:val="00A47250"/>
    <w:rsid w:val="00A474FD"/>
    <w:rsid w:val="00A47635"/>
    <w:rsid w:val="00A47883"/>
    <w:rsid w:val="00A47BC2"/>
    <w:rsid w:val="00A47FD9"/>
    <w:rsid w:val="00A50589"/>
    <w:rsid w:val="00A50AD7"/>
    <w:rsid w:val="00A50AEB"/>
    <w:rsid w:val="00A50BF0"/>
    <w:rsid w:val="00A50D5B"/>
    <w:rsid w:val="00A50F3D"/>
    <w:rsid w:val="00A50FD8"/>
    <w:rsid w:val="00A51446"/>
    <w:rsid w:val="00A5161B"/>
    <w:rsid w:val="00A5161D"/>
    <w:rsid w:val="00A5186C"/>
    <w:rsid w:val="00A51972"/>
    <w:rsid w:val="00A51D4B"/>
    <w:rsid w:val="00A523DE"/>
    <w:rsid w:val="00A526F9"/>
    <w:rsid w:val="00A527D8"/>
    <w:rsid w:val="00A52923"/>
    <w:rsid w:val="00A52B4A"/>
    <w:rsid w:val="00A52CFE"/>
    <w:rsid w:val="00A52FBA"/>
    <w:rsid w:val="00A531CB"/>
    <w:rsid w:val="00A53346"/>
    <w:rsid w:val="00A533E0"/>
    <w:rsid w:val="00A534BE"/>
    <w:rsid w:val="00A536D3"/>
    <w:rsid w:val="00A537DA"/>
    <w:rsid w:val="00A53918"/>
    <w:rsid w:val="00A5394D"/>
    <w:rsid w:val="00A539FD"/>
    <w:rsid w:val="00A53ADD"/>
    <w:rsid w:val="00A53B96"/>
    <w:rsid w:val="00A53D4F"/>
    <w:rsid w:val="00A5439A"/>
    <w:rsid w:val="00A544CE"/>
    <w:rsid w:val="00A546B4"/>
    <w:rsid w:val="00A54806"/>
    <w:rsid w:val="00A54BCB"/>
    <w:rsid w:val="00A54C42"/>
    <w:rsid w:val="00A552D0"/>
    <w:rsid w:val="00A5540E"/>
    <w:rsid w:val="00A5571A"/>
    <w:rsid w:val="00A55729"/>
    <w:rsid w:val="00A55A0F"/>
    <w:rsid w:val="00A55AA0"/>
    <w:rsid w:val="00A55DC0"/>
    <w:rsid w:val="00A56014"/>
    <w:rsid w:val="00A5603E"/>
    <w:rsid w:val="00A56101"/>
    <w:rsid w:val="00A56209"/>
    <w:rsid w:val="00A56428"/>
    <w:rsid w:val="00A5656C"/>
    <w:rsid w:val="00A5659D"/>
    <w:rsid w:val="00A569DA"/>
    <w:rsid w:val="00A56AB0"/>
    <w:rsid w:val="00A56AE2"/>
    <w:rsid w:val="00A57315"/>
    <w:rsid w:val="00A573E3"/>
    <w:rsid w:val="00A5751B"/>
    <w:rsid w:val="00A5758D"/>
    <w:rsid w:val="00A57672"/>
    <w:rsid w:val="00A576B2"/>
    <w:rsid w:val="00A57ACD"/>
    <w:rsid w:val="00A57DD5"/>
    <w:rsid w:val="00A60160"/>
    <w:rsid w:val="00A601DA"/>
    <w:rsid w:val="00A6029C"/>
    <w:rsid w:val="00A603D7"/>
    <w:rsid w:val="00A6051E"/>
    <w:rsid w:val="00A609E4"/>
    <w:rsid w:val="00A60A85"/>
    <w:rsid w:val="00A60B2E"/>
    <w:rsid w:val="00A60E7D"/>
    <w:rsid w:val="00A6113E"/>
    <w:rsid w:val="00A61147"/>
    <w:rsid w:val="00A61303"/>
    <w:rsid w:val="00A61482"/>
    <w:rsid w:val="00A61556"/>
    <w:rsid w:val="00A61836"/>
    <w:rsid w:val="00A61889"/>
    <w:rsid w:val="00A61AC6"/>
    <w:rsid w:val="00A61AF3"/>
    <w:rsid w:val="00A61DAB"/>
    <w:rsid w:val="00A621A5"/>
    <w:rsid w:val="00A62358"/>
    <w:rsid w:val="00A62414"/>
    <w:rsid w:val="00A624A8"/>
    <w:rsid w:val="00A6259E"/>
    <w:rsid w:val="00A6263A"/>
    <w:rsid w:val="00A628D4"/>
    <w:rsid w:val="00A629B8"/>
    <w:rsid w:val="00A62B4D"/>
    <w:rsid w:val="00A62B9D"/>
    <w:rsid w:val="00A63062"/>
    <w:rsid w:val="00A630A1"/>
    <w:rsid w:val="00A638B3"/>
    <w:rsid w:val="00A63ACB"/>
    <w:rsid w:val="00A63AE5"/>
    <w:rsid w:val="00A63FF8"/>
    <w:rsid w:val="00A64094"/>
    <w:rsid w:val="00A642F0"/>
    <w:rsid w:val="00A64445"/>
    <w:rsid w:val="00A645EF"/>
    <w:rsid w:val="00A646FB"/>
    <w:rsid w:val="00A64C55"/>
    <w:rsid w:val="00A64CE2"/>
    <w:rsid w:val="00A65042"/>
    <w:rsid w:val="00A65098"/>
    <w:rsid w:val="00A650AE"/>
    <w:rsid w:val="00A651B2"/>
    <w:rsid w:val="00A652CB"/>
    <w:rsid w:val="00A654D6"/>
    <w:rsid w:val="00A655EC"/>
    <w:rsid w:val="00A656BD"/>
    <w:rsid w:val="00A6570D"/>
    <w:rsid w:val="00A65760"/>
    <w:rsid w:val="00A65DA6"/>
    <w:rsid w:val="00A65F4F"/>
    <w:rsid w:val="00A66150"/>
    <w:rsid w:val="00A666ED"/>
    <w:rsid w:val="00A6673D"/>
    <w:rsid w:val="00A66992"/>
    <w:rsid w:val="00A66AE0"/>
    <w:rsid w:val="00A66B88"/>
    <w:rsid w:val="00A66D0C"/>
    <w:rsid w:val="00A67130"/>
    <w:rsid w:val="00A67228"/>
    <w:rsid w:val="00A6725A"/>
    <w:rsid w:val="00A6759A"/>
    <w:rsid w:val="00A675D0"/>
    <w:rsid w:val="00A67756"/>
    <w:rsid w:val="00A677F0"/>
    <w:rsid w:val="00A67834"/>
    <w:rsid w:val="00A67A73"/>
    <w:rsid w:val="00A67B78"/>
    <w:rsid w:val="00A7012C"/>
    <w:rsid w:val="00A70291"/>
    <w:rsid w:val="00A702CB"/>
    <w:rsid w:val="00A703AF"/>
    <w:rsid w:val="00A704D0"/>
    <w:rsid w:val="00A70AA0"/>
    <w:rsid w:val="00A70C4F"/>
    <w:rsid w:val="00A70D8A"/>
    <w:rsid w:val="00A70EA1"/>
    <w:rsid w:val="00A7116B"/>
    <w:rsid w:val="00A711EF"/>
    <w:rsid w:val="00A713CC"/>
    <w:rsid w:val="00A71844"/>
    <w:rsid w:val="00A71E1A"/>
    <w:rsid w:val="00A720BD"/>
    <w:rsid w:val="00A724C4"/>
    <w:rsid w:val="00A72A82"/>
    <w:rsid w:val="00A72A84"/>
    <w:rsid w:val="00A72CCB"/>
    <w:rsid w:val="00A72FC1"/>
    <w:rsid w:val="00A730DF"/>
    <w:rsid w:val="00A73311"/>
    <w:rsid w:val="00A734F5"/>
    <w:rsid w:val="00A73516"/>
    <w:rsid w:val="00A736D8"/>
    <w:rsid w:val="00A73748"/>
    <w:rsid w:val="00A73CFB"/>
    <w:rsid w:val="00A740B1"/>
    <w:rsid w:val="00A7419E"/>
    <w:rsid w:val="00A7488C"/>
    <w:rsid w:val="00A74A60"/>
    <w:rsid w:val="00A74CB8"/>
    <w:rsid w:val="00A74CF3"/>
    <w:rsid w:val="00A74DD8"/>
    <w:rsid w:val="00A74E19"/>
    <w:rsid w:val="00A74F03"/>
    <w:rsid w:val="00A751DC"/>
    <w:rsid w:val="00A7526E"/>
    <w:rsid w:val="00A753DA"/>
    <w:rsid w:val="00A75455"/>
    <w:rsid w:val="00A7553F"/>
    <w:rsid w:val="00A75543"/>
    <w:rsid w:val="00A75683"/>
    <w:rsid w:val="00A756A2"/>
    <w:rsid w:val="00A75788"/>
    <w:rsid w:val="00A759CB"/>
    <w:rsid w:val="00A75A22"/>
    <w:rsid w:val="00A75A72"/>
    <w:rsid w:val="00A75AFE"/>
    <w:rsid w:val="00A75CAC"/>
    <w:rsid w:val="00A75E71"/>
    <w:rsid w:val="00A7602E"/>
    <w:rsid w:val="00A7604F"/>
    <w:rsid w:val="00A760ED"/>
    <w:rsid w:val="00A7653D"/>
    <w:rsid w:val="00A765DD"/>
    <w:rsid w:val="00A768CF"/>
    <w:rsid w:val="00A76D88"/>
    <w:rsid w:val="00A76F3F"/>
    <w:rsid w:val="00A76FA9"/>
    <w:rsid w:val="00A7725F"/>
    <w:rsid w:val="00A77B4A"/>
    <w:rsid w:val="00A77CFE"/>
    <w:rsid w:val="00A77E43"/>
    <w:rsid w:val="00A77F39"/>
    <w:rsid w:val="00A77FC6"/>
    <w:rsid w:val="00A801B6"/>
    <w:rsid w:val="00A804FE"/>
    <w:rsid w:val="00A807B6"/>
    <w:rsid w:val="00A80869"/>
    <w:rsid w:val="00A80D3B"/>
    <w:rsid w:val="00A810CD"/>
    <w:rsid w:val="00A8111C"/>
    <w:rsid w:val="00A8147B"/>
    <w:rsid w:val="00A81552"/>
    <w:rsid w:val="00A81589"/>
    <w:rsid w:val="00A81806"/>
    <w:rsid w:val="00A81867"/>
    <w:rsid w:val="00A818E9"/>
    <w:rsid w:val="00A818F0"/>
    <w:rsid w:val="00A818F6"/>
    <w:rsid w:val="00A82065"/>
    <w:rsid w:val="00A820E6"/>
    <w:rsid w:val="00A825ED"/>
    <w:rsid w:val="00A826C0"/>
    <w:rsid w:val="00A82982"/>
    <w:rsid w:val="00A82A18"/>
    <w:rsid w:val="00A82D16"/>
    <w:rsid w:val="00A82E02"/>
    <w:rsid w:val="00A82E93"/>
    <w:rsid w:val="00A83031"/>
    <w:rsid w:val="00A8317C"/>
    <w:rsid w:val="00A83741"/>
    <w:rsid w:val="00A837C6"/>
    <w:rsid w:val="00A83B28"/>
    <w:rsid w:val="00A83BE3"/>
    <w:rsid w:val="00A83BE9"/>
    <w:rsid w:val="00A83F53"/>
    <w:rsid w:val="00A83FA1"/>
    <w:rsid w:val="00A84107"/>
    <w:rsid w:val="00A841DF"/>
    <w:rsid w:val="00A842AD"/>
    <w:rsid w:val="00A846FA"/>
    <w:rsid w:val="00A84724"/>
    <w:rsid w:val="00A84808"/>
    <w:rsid w:val="00A8493D"/>
    <w:rsid w:val="00A849C7"/>
    <w:rsid w:val="00A84CFC"/>
    <w:rsid w:val="00A84D69"/>
    <w:rsid w:val="00A84EC6"/>
    <w:rsid w:val="00A84EDE"/>
    <w:rsid w:val="00A84FA8"/>
    <w:rsid w:val="00A8507A"/>
    <w:rsid w:val="00A85127"/>
    <w:rsid w:val="00A853DB"/>
    <w:rsid w:val="00A8568A"/>
    <w:rsid w:val="00A857B9"/>
    <w:rsid w:val="00A8596D"/>
    <w:rsid w:val="00A85B7F"/>
    <w:rsid w:val="00A8603B"/>
    <w:rsid w:val="00A862BA"/>
    <w:rsid w:val="00A86977"/>
    <w:rsid w:val="00A86A90"/>
    <w:rsid w:val="00A86C40"/>
    <w:rsid w:val="00A86EEF"/>
    <w:rsid w:val="00A86F10"/>
    <w:rsid w:val="00A87419"/>
    <w:rsid w:val="00A87714"/>
    <w:rsid w:val="00A87A9B"/>
    <w:rsid w:val="00A87E41"/>
    <w:rsid w:val="00A87E61"/>
    <w:rsid w:val="00A87F53"/>
    <w:rsid w:val="00A9028B"/>
    <w:rsid w:val="00A9031D"/>
    <w:rsid w:val="00A907FD"/>
    <w:rsid w:val="00A90A31"/>
    <w:rsid w:val="00A90BDF"/>
    <w:rsid w:val="00A90D62"/>
    <w:rsid w:val="00A90DFF"/>
    <w:rsid w:val="00A90F6D"/>
    <w:rsid w:val="00A910B7"/>
    <w:rsid w:val="00A91153"/>
    <w:rsid w:val="00A911A3"/>
    <w:rsid w:val="00A911B3"/>
    <w:rsid w:val="00A914A2"/>
    <w:rsid w:val="00A91539"/>
    <w:rsid w:val="00A91A2D"/>
    <w:rsid w:val="00A91A52"/>
    <w:rsid w:val="00A91F7E"/>
    <w:rsid w:val="00A91FD8"/>
    <w:rsid w:val="00A92A67"/>
    <w:rsid w:val="00A92D3B"/>
    <w:rsid w:val="00A92D9E"/>
    <w:rsid w:val="00A93003"/>
    <w:rsid w:val="00A93024"/>
    <w:rsid w:val="00A93101"/>
    <w:rsid w:val="00A93124"/>
    <w:rsid w:val="00A931CB"/>
    <w:rsid w:val="00A93323"/>
    <w:rsid w:val="00A933EC"/>
    <w:rsid w:val="00A9366E"/>
    <w:rsid w:val="00A93B96"/>
    <w:rsid w:val="00A93BE3"/>
    <w:rsid w:val="00A93D6D"/>
    <w:rsid w:val="00A93E22"/>
    <w:rsid w:val="00A9408E"/>
    <w:rsid w:val="00A940CF"/>
    <w:rsid w:val="00A941E4"/>
    <w:rsid w:val="00A9423A"/>
    <w:rsid w:val="00A9435A"/>
    <w:rsid w:val="00A944D7"/>
    <w:rsid w:val="00A94555"/>
    <w:rsid w:val="00A945E4"/>
    <w:rsid w:val="00A949E9"/>
    <w:rsid w:val="00A94CB4"/>
    <w:rsid w:val="00A94D39"/>
    <w:rsid w:val="00A94E99"/>
    <w:rsid w:val="00A94F01"/>
    <w:rsid w:val="00A951C4"/>
    <w:rsid w:val="00A956CA"/>
    <w:rsid w:val="00A956E0"/>
    <w:rsid w:val="00A959B3"/>
    <w:rsid w:val="00A95BC1"/>
    <w:rsid w:val="00A9684D"/>
    <w:rsid w:val="00A9698C"/>
    <w:rsid w:val="00A96B20"/>
    <w:rsid w:val="00A96B8E"/>
    <w:rsid w:val="00A96C4D"/>
    <w:rsid w:val="00A96C89"/>
    <w:rsid w:val="00A96DB5"/>
    <w:rsid w:val="00A96E7E"/>
    <w:rsid w:val="00A96FFB"/>
    <w:rsid w:val="00A97249"/>
    <w:rsid w:val="00A974B4"/>
    <w:rsid w:val="00A975CD"/>
    <w:rsid w:val="00A976B7"/>
    <w:rsid w:val="00A979FC"/>
    <w:rsid w:val="00A97AC0"/>
    <w:rsid w:val="00AA012A"/>
    <w:rsid w:val="00AA02AA"/>
    <w:rsid w:val="00AA0586"/>
    <w:rsid w:val="00AA08C2"/>
    <w:rsid w:val="00AA090E"/>
    <w:rsid w:val="00AA0A2C"/>
    <w:rsid w:val="00AA0B9D"/>
    <w:rsid w:val="00AA0BB4"/>
    <w:rsid w:val="00AA0DFC"/>
    <w:rsid w:val="00AA0DFF"/>
    <w:rsid w:val="00AA0F35"/>
    <w:rsid w:val="00AA112B"/>
    <w:rsid w:val="00AA12B6"/>
    <w:rsid w:val="00AA180B"/>
    <w:rsid w:val="00AA1B76"/>
    <w:rsid w:val="00AA1C4C"/>
    <w:rsid w:val="00AA1C87"/>
    <w:rsid w:val="00AA1DB5"/>
    <w:rsid w:val="00AA207D"/>
    <w:rsid w:val="00AA23F6"/>
    <w:rsid w:val="00AA240D"/>
    <w:rsid w:val="00AA2447"/>
    <w:rsid w:val="00AA25FF"/>
    <w:rsid w:val="00AA2671"/>
    <w:rsid w:val="00AA26AA"/>
    <w:rsid w:val="00AA2930"/>
    <w:rsid w:val="00AA2CD7"/>
    <w:rsid w:val="00AA2E17"/>
    <w:rsid w:val="00AA2F09"/>
    <w:rsid w:val="00AA3141"/>
    <w:rsid w:val="00AA337B"/>
    <w:rsid w:val="00AA359D"/>
    <w:rsid w:val="00AA3941"/>
    <w:rsid w:val="00AA3D4D"/>
    <w:rsid w:val="00AA3D80"/>
    <w:rsid w:val="00AA40FA"/>
    <w:rsid w:val="00AA4645"/>
    <w:rsid w:val="00AA48CC"/>
    <w:rsid w:val="00AA49CC"/>
    <w:rsid w:val="00AA4BBB"/>
    <w:rsid w:val="00AA4DAB"/>
    <w:rsid w:val="00AA5153"/>
    <w:rsid w:val="00AA5436"/>
    <w:rsid w:val="00AA56A5"/>
    <w:rsid w:val="00AA5A22"/>
    <w:rsid w:val="00AA5B42"/>
    <w:rsid w:val="00AA5E13"/>
    <w:rsid w:val="00AA5E15"/>
    <w:rsid w:val="00AA5F92"/>
    <w:rsid w:val="00AA60D8"/>
    <w:rsid w:val="00AA63D3"/>
    <w:rsid w:val="00AA66D8"/>
    <w:rsid w:val="00AA67BA"/>
    <w:rsid w:val="00AA6859"/>
    <w:rsid w:val="00AA68EA"/>
    <w:rsid w:val="00AA6C81"/>
    <w:rsid w:val="00AA6DC0"/>
    <w:rsid w:val="00AA732B"/>
    <w:rsid w:val="00AA73C0"/>
    <w:rsid w:val="00AA7612"/>
    <w:rsid w:val="00AA77DF"/>
    <w:rsid w:val="00AA786B"/>
    <w:rsid w:val="00AA7CC1"/>
    <w:rsid w:val="00AA7E63"/>
    <w:rsid w:val="00AA7E97"/>
    <w:rsid w:val="00AB00FF"/>
    <w:rsid w:val="00AB02C5"/>
    <w:rsid w:val="00AB03C7"/>
    <w:rsid w:val="00AB03F2"/>
    <w:rsid w:val="00AB049A"/>
    <w:rsid w:val="00AB0533"/>
    <w:rsid w:val="00AB05B5"/>
    <w:rsid w:val="00AB06E8"/>
    <w:rsid w:val="00AB0882"/>
    <w:rsid w:val="00AB0C6A"/>
    <w:rsid w:val="00AB0F45"/>
    <w:rsid w:val="00AB0FD2"/>
    <w:rsid w:val="00AB116A"/>
    <w:rsid w:val="00AB15AD"/>
    <w:rsid w:val="00AB16C7"/>
    <w:rsid w:val="00AB1815"/>
    <w:rsid w:val="00AB1BF6"/>
    <w:rsid w:val="00AB2026"/>
    <w:rsid w:val="00AB23BA"/>
    <w:rsid w:val="00AB248F"/>
    <w:rsid w:val="00AB25B9"/>
    <w:rsid w:val="00AB28CD"/>
    <w:rsid w:val="00AB2C40"/>
    <w:rsid w:val="00AB3A9A"/>
    <w:rsid w:val="00AB3C8D"/>
    <w:rsid w:val="00AB3DCB"/>
    <w:rsid w:val="00AB40E3"/>
    <w:rsid w:val="00AB40FF"/>
    <w:rsid w:val="00AB434B"/>
    <w:rsid w:val="00AB436A"/>
    <w:rsid w:val="00AB43E4"/>
    <w:rsid w:val="00AB458B"/>
    <w:rsid w:val="00AB4864"/>
    <w:rsid w:val="00AB4A2A"/>
    <w:rsid w:val="00AB4EF3"/>
    <w:rsid w:val="00AB505E"/>
    <w:rsid w:val="00AB5172"/>
    <w:rsid w:val="00AB51C3"/>
    <w:rsid w:val="00AB52BA"/>
    <w:rsid w:val="00AB52D3"/>
    <w:rsid w:val="00AB5391"/>
    <w:rsid w:val="00AB5542"/>
    <w:rsid w:val="00AB5A65"/>
    <w:rsid w:val="00AB5E6F"/>
    <w:rsid w:val="00AB60D5"/>
    <w:rsid w:val="00AB658A"/>
    <w:rsid w:val="00AB65C1"/>
    <w:rsid w:val="00AB6784"/>
    <w:rsid w:val="00AB6902"/>
    <w:rsid w:val="00AB690D"/>
    <w:rsid w:val="00AB69CF"/>
    <w:rsid w:val="00AB6A9F"/>
    <w:rsid w:val="00AB6B4A"/>
    <w:rsid w:val="00AB7029"/>
    <w:rsid w:val="00AB7390"/>
    <w:rsid w:val="00AB7980"/>
    <w:rsid w:val="00AB7A7D"/>
    <w:rsid w:val="00AB7AA1"/>
    <w:rsid w:val="00AB7D8D"/>
    <w:rsid w:val="00AC064F"/>
    <w:rsid w:val="00AC0A3F"/>
    <w:rsid w:val="00AC10E0"/>
    <w:rsid w:val="00AC141E"/>
    <w:rsid w:val="00AC17C5"/>
    <w:rsid w:val="00AC1C96"/>
    <w:rsid w:val="00AC1D35"/>
    <w:rsid w:val="00AC1E6B"/>
    <w:rsid w:val="00AC1EA1"/>
    <w:rsid w:val="00AC2057"/>
    <w:rsid w:val="00AC210C"/>
    <w:rsid w:val="00AC222E"/>
    <w:rsid w:val="00AC2795"/>
    <w:rsid w:val="00AC28B3"/>
    <w:rsid w:val="00AC2ABB"/>
    <w:rsid w:val="00AC2ECD"/>
    <w:rsid w:val="00AC3237"/>
    <w:rsid w:val="00AC3346"/>
    <w:rsid w:val="00AC345A"/>
    <w:rsid w:val="00AC39CE"/>
    <w:rsid w:val="00AC3A32"/>
    <w:rsid w:val="00AC3B8B"/>
    <w:rsid w:val="00AC3CBF"/>
    <w:rsid w:val="00AC3FEF"/>
    <w:rsid w:val="00AC41D4"/>
    <w:rsid w:val="00AC4299"/>
    <w:rsid w:val="00AC4401"/>
    <w:rsid w:val="00AC4539"/>
    <w:rsid w:val="00AC474E"/>
    <w:rsid w:val="00AC4796"/>
    <w:rsid w:val="00AC49B6"/>
    <w:rsid w:val="00AC4B23"/>
    <w:rsid w:val="00AC4B5C"/>
    <w:rsid w:val="00AC4B6A"/>
    <w:rsid w:val="00AC4B9F"/>
    <w:rsid w:val="00AC4E0A"/>
    <w:rsid w:val="00AC4ED0"/>
    <w:rsid w:val="00AC4ED7"/>
    <w:rsid w:val="00AC507C"/>
    <w:rsid w:val="00AC53A1"/>
    <w:rsid w:val="00AC53AF"/>
    <w:rsid w:val="00AC549D"/>
    <w:rsid w:val="00AC5507"/>
    <w:rsid w:val="00AC5B08"/>
    <w:rsid w:val="00AC5CE2"/>
    <w:rsid w:val="00AC5FCF"/>
    <w:rsid w:val="00AC61D2"/>
    <w:rsid w:val="00AC6284"/>
    <w:rsid w:val="00AC65F3"/>
    <w:rsid w:val="00AC66DF"/>
    <w:rsid w:val="00AC6A20"/>
    <w:rsid w:val="00AC6EDE"/>
    <w:rsid w:val="00AC6FE4"/>
    <w:rsid w:val="00AC703B"/>
    <w:rsid w:val="00AC707A"/>
    <w:rsid w:val="00AC71E1"/>
    <w:rsid w:val="00AC758E"/>
    <w:rsid w:val="00AC77EC"/>
    <w:rsid w:val="00AC7B9F"/>
    <w:rsid w:val="00AC7C18"/>
    <w:rsid w:val="00AC7F4D"/>
    <w:rsid w:val="00AD053B"/>
    <w:rsid w:val="00AD0B36"/>
    <w:rsid w:val="00AD0B5F"/>
    <w:rsid w:val="00AD0B6C"/>
    <w:rsid w:val="00AD0CC8"/>
    <w:rsid w:val="00AD0D58"/>
    <w:rsid w:val="00AD0F17"/>
    <w:rsid w:val="00AD1376"/>
    <w:rsid w:val="00AD15EF"/>
    <w:rsid w:val="00AD17A4"/>
    <w:rsid w:val="00AD18D6"/>
    <w:rsid w:val="00AD1BFF"/>
    <w:rsid w:val="00AD1E86"/>
    <w:rsid w:val="00AD24BA"/>
    <w:rsid w:val="00AD2C69"/>
    <w:rsid w:val="00AD2CBA"/>
    <w:rsid w:val="00AD2D42"/>
    <w:rsid w:val="00AD2DAC"/>
    <w:rsid w:val="00AD31A7"/>
    <w:rsid w:val="00AD31E2"/>
    <w:rsid w:val="00AD31F6"/>
    <w:rsid w:val="00AD3201"/>
    <w:rsid w:val="00AD34A9"/>
    <w:rsid w:val="00AD3671"/>
    <w:rsid w:val="00AD3684"/>
    <w:rsid w:val="00AD37CC"/>
    <w:rsid w:val="00AD3820"/>
    <w:rsid w:val="00AD3A2D"/>
    <w:rsid w:val="00AD3D2A"/>
    <w:rsid w:val="00AD4160"/>
    <w:rsid w:val="00AD44F8"/>
    <w:rsid w:val="00AD4F12"/>
    <w:rsid w:val="00AD52EE"/>
    <w:rsid w:val="00AD5709"/>
    <w:rsid w:val="00AD577D"/>
    <w:rsid w:val="00AD58D3"/>
    <w:rsid w:val="00AD5BA6"/>
    <w:rsid w:val="00AD5BDF"/>
    <w:rsid w:val="00AD5D3C"/>
    <w:rsid w:val="00AD5F52"/>
    <w:rsid w:val="00AD64BD"/>
    <w:rsid w:val="00AD666C"/>
    <w:rsid w:val="00AD691C"/>
    <w:rsid w:val="00AD6A32"/>
    <w:rsid w:val="00AD6BA1"/>
    <w:rsid w:val="00AD6DA5"/>
    <w:rsid w:val="00AD71A6"/>
    <w:rsid w:val="00AD77F7"/>
    <w:rsid w:val="00AD783F"/>
    <w:rsid w:val="00AD7D93"/>
    <w:rsid w:val="00AD7F4F"/>
    <w:rsid w:val="00AD7FA5"/>
    <w:rsid w:val="00AE00A3"/>
    <w:rsid w:val="00AE036C"/>
    <w:rsid w:val="00AE08FB"/>
    <w:rsid w:val="00AE0B5A"/>
    <w:rsid w:val="00AE0E4B"/>
    <w:rsid w:val="00AE0E7B"/>
    <w:rsid w:val="00AE0F1A"/>
    <w:rsid w:val="00AE1036"/>
    <w:rsid w:val="00AE1061"/>
    <w:rsid w:val="00AE148C"/>
    <w:rsid w:val="00AE14A6"/>
    <w:rsid w:val="00AE162E"/>
    <w:rsid w:val="00AE170C"/>
    <w:rsid w:val="00AE1841"/>
    <w:rsid w:val="00AE1B48"/>
    <w:rsid w:val="00AE1DBF"/>
    <w:rsid w:val="00AE1EBF"/>
    <w:rsid w:val="00AE21EE"/>
    <w:rsid w:val="00AE21FC"/>
    <w:rsid w:val="00AE242D"/>
    <w:rsid w:val="00AE251F"/>
    <w:rsid w:val="00AE272B"/>
    <w:rsid w:val="00AE2752"/>
    <w:rsid w:val="00AE27D9"/>
    <w:rsid w:val="00AE2A66"/>
    <w:rsid w:val="00AE3119"/>
    <w:rsid w:val="00AE31EF"/>
    <w:rsid w:val="00AE368D"/>
    <w:rsid w:val="00AE38C7"/>
    <w:rsid w:val="00AE3B02"/>
    <w:rsid w:val="00AE3B15"/>
    <w:rsid w:val="00AE3D40"/>
    <w:rsid w:val="00AE3D63"/>
    <w:rsid w:val="00AE4073"/>
    <w:rsid w:val="00AE4571"/>
    <w:rsid w:val="00AE45BD"/>
    <w:rsid w:val="00AE4677"/>
    <w:rsid w:val="00AE4680"/>
    <w:rsid w:val="00AE4AF4"/>
    <w:rsid w:val="00AE4E22"/>
    <w:rsid w:val="00AE5195"/>
    <w:rsid w:val="00AE52C5"/>
    <w:rsid w:val="00AE52EB"/>
    <w:rsid w:val="00AE5590"/>
    <w:rsid w:val="00AE561D"/>
    <w:rsid w:val="00AE5751"/>
    <w:rsid w:val="00AE5C72"/>
    <w:rsid w:val="00AE5D1E"/>
    <w:rsid w:val="00AE6161"/>
    <w:rsid w:val="00AE6167"/>
    <w:rsid w:val="00AE617E"/>
    <w:rsid w:val="00AE64EB"/>
    <w:rsid w:val="00AE657C"/>
    <w:rsid w:val="00AE65C0"/>
    <w:rsid w:val="00AE6663"/>
    <w:rsid w:val="00AE66EB"/>
    <w:rsid w:val="00AE67EF"/>
    <w:rsid w:val="00AE6934"/>
    <w:rsid w:val="00AE6C6E"/>
    <w:rsid w:val="00AE6C7B"/>
    <w:rsid w:val="00AE6D33"/>
    <w:rsid w:val="00AE6D70"/>
    <w:rsid w:val="00AE6E85"/>
    <w:rsid w:val="00AE6FB7"/>
    <w:rsid w:val="00AE6FFB"/>
    <w:rsid w:val="00AE71AE"/>
    <w:rsid w:val="00AE7487"/>
    <w:rsid w:val="00AE7D46"/>
    <w:rsid w:val="00AE7FCB"/>
    <w:rsid w:val="00AF00DD"/>
    <w:rsid w:val="00AF0848"/>
    <w:rsid w:val="00AF0B0C"/>
    <w:rsid w:val="00AF0DA5"/>
    <w:rsid w:val="00AF0F28"/>
    <w:rsid w:val="00AF0F41"/>
    <w:rsid w:val="00AF0F94"/>
    <w:rsid w:val="00AF114E"/>
    <w:rsid w:val="00AF123A"/>
    <w:rsid w:val="00AF1679"/>
    <w:rsid w:val="00AF1715"/>
    <w:rsid w:val="00AF1EE3"/>
    <w:rsid w:val="00AF1F1E"/>
    <w:rsid w:val="00AF2135"/>
    <w:rsid w:val="00AF22A5"/>
    <w:rsid w:val="00AF22EB"/>
    <w:rsid w:val="00AF232B"/>
    <w:rsid w:val="00AF2B67"/>
    <w:rsid w:val="00AF2B9A"/>
    <w:rsid w:val="00AF2BCE"/>
    <w:rsid w:val="00AF32E7"/>
    <w:rsid w:val="00AF33D0"/>
    <w:rsid w:val="00AF342A"/>
    <w:rsid w:val="00AF37D2"/>
    <w:rsid w:val="00AF38D6"/>
    <w:rsid w:val="00AF3B7D"/>
    <w:rsid w:val="00AF3E87"/>
    <w:rsid w:val="00AF4707"/>
    <w:rsid w:val="00AF4710"/>
    <w:rsid w:val="00AF4738"/>
    <w:rsid w:val="00AF47A9"/>
    <w:rsid w:val="00AF4939"/>
    <w:rsid w:val="00AF4A69"/>
    <w:rsid w:val="00AF4C05"/>
    <w:rsid w:val="00AF5015"/>
    <w:rsid w:val="00AF5300"/>
    <w:rsid w:val="00AF5301"/>
    <w:rsid w:val="00AF5757"/>
    <w:rsid w:val="00AF5A92"/>
    <w:rsid w:val="00AF5AB3"/>
    <w:rsid w:val="00AF5CA6"/>
    <w:rsid w:val="00AF5ED7"/>
    <w:rsid w:val="00AF607C"/>
    <w:rsid w:val="00AF60E7"/>
    <w:rsid w:val="00AF64EF"/>
    <w:rsid w:val="00AF65B0"/>
    <w:rsid w:val="00AF65E4"/>
    <w:rsid w:val="00AF6DE2"/>
    <w:rsid w:val="00AF7232"/>
    <w:rsid w:val="00AF748B"/>
    <w:rsid w:val="00AF7575"/>
    <w:rsid w:val="00AF7603"/>
    <w:rsid w:val="00AF77DB"/>
    <w:rsid w:val="00AF787D"/>
    <w:rsid w:val="00AF7C27"/>
    <w:rsid w:val="00AF7FDB"/>
    <w:rsid w:val="00B0001D"/>
    <w:rsid w:val="00B0066E"/>
    <w:rsid w:val="00B00B1A"/>
    <w:rsid w:val="00B00DA4"/>
    <w:rsid w:val="00B00E9D"/>
    <w:rsid w:val="00B00EB8"/>
    <w:rsid w:val="00B00ECD"/>
    <w:rsid w:val="00B010E4"/>
    <w:rsid w:val="00B01459"/>
    <w:rsid w:val="00B01681"/>
    <w:rsid w:val="00B0171D"/>
    <w:rsid w:val="00B01A68"/>
    <w:rsid w:val="00B01C2A"/>
    <w:rsid w:val="00B01DB2"/>
    <w:rsid w:val="00B01F31"/>
    <w:rsid w:val="00B02159"/>
    <w:rsid w:val="00B02243"/>
    <w:rsid w:val="00B02660"/>
    <w:rsid w:val="00B02749"/>
    <w:rsid w:val="00B02818"/>
    <w:rsid w:val="00B029BA"/>
    <w:rsid w:val="00B02BCA"/>
    <w:rsid w:val="00B02E6A"/>
    <w:rsid w:val="00B032EB"/>
    <w:rsid w:val="00B033A9"/>
    <w:rsid w:val="00B03424"/>
    <w:rsid w:val="00B03536"/>
    <w:rsid w:val="00B0365C"/>
    <w:rsid w:val="00B03A59"/>
    <w:rsid w:val="00B03B84"/>
    <w:rsid w:val="00B040F0"/>
    <w:rsid w:val="00B043F7"/>
    <w:rsid w:val="00B0457F"/>
    <w:rsid w:val="00B046E0"/>
    <w:rsid w:val="00B04965"/>
    <w:rsid w:val="00B04BAA"/>
    <w:rsid w:val="00B050AF"/>
    <w:rsid w:val="00B05114"/>
    <w:rsid w:val="00B05283"/>
    <w:rsid w:val="00B0538A"/>
    <w:rsid w:val="00B053E1"/>
    <w:rsid w:val="00B057BB"/>
    <w:rsid w:val="00B05AF5"/>
    <w:rsid w:val="00B05ED1"/>
    <w:rsid w:val="00B05FF1"/>
    <w:rsid w:val="00B0624C"/>
    <w:rsid w:val="00B06405"/>
    <w:rsid w:val="00B06541"/>
    <w:rsid w:val="00B06795"/>
    <w:rsid w:val="00B067BB"/>
    <w:rsid w:val="00B06896"/>
    <w:rsid w:val="00B06B74"/>
    <w:rsid w:val="00B06CF9"/>
    <w:rsid w:val="00B06E3D"/>
    <w:rsid w:val="00B06F25"/>
    <w:rsid w:val="00B06FA0"/>
    <w:rsid w:val="00B06FC5"/>
    <w:rsid w:val="00B070EA"/>
    <w:rsid w:val="00B0713C"/>
    <w:rsid w:val="00B0767E"/>
    <w:rsid w:val="00B07909"/>
    <w:rsid w:val="00B0792F"/>
    <w:rsid w:val="00B07A78"/>
    <w:rsid w:val="00B07B14"/>
    <w:rsid w:val="00B07DF1"/>
    <w:rsid w:val="00B07F1F"/>
    <w:rsid w:val="00B09161"/>
    <w:rsid w:val="00B10202"/>
    <w:rsid w:val="00B1028E"/>
    <w:rsid w:val="00B103F8"/>
    <w:rsid w:val="00B105A2"/>
    <w:rsid w:val="00B1066F"/>
    <w:rsid w:val="00B10681"/>
    <w:rsid w:val="00B106FE"/>
    <w:rsid w:val="00B1083C"/>
    <w:rsid w:val="00B108E7"/>
    <w:rsid w:val="00B1098B"/>
    <w:rsid w:val="00B109CA"/>
    <w:rsid w:val="00B10B2E"/>
    <w:rsid w:val="00B10BF1"/>
    <w:rsid w:val="00B10C72"/>
    <w:rsid w:val="00B10D9D"/>
    <w:rsid w:val="00B10E15"/>
    <w:rsid w:val="00B10F33"/>
    <w:rsid w:val="00B10F88"/>
    <w:rsid w:val="00B110BE"/>
    <w:rsid w:val="00B110CC"/>
    <w:rsid w:val="00B1135D"/>
    <w:rsid w:val="00B11810"/>
    <w:rsid w:val="00B11846"/>
    <w:rsid w:val="00B11B1A"/>
    <w:rsid w:val="00B11B7A"/>
    <w:rsid w:val="00B11C7E"/>
    <w:rsid w:val="00B11E30"/>
    <w:rsid w:val="00B11EEE"/>
    <w:rsid w:val="00B11F3E"/>
    <w:rsid w:val="00B11FFC"/>
    <w:rsid w:val="00B120F2"/>
    <w:rsid w:val="00B1223E"/>
    <w:rsid w:val="00B1235C"/>
    <w:rsid w:val="00B124C3"/>
    <w:rsid w:val="00B125B6"/>
    <w:rsid w:val="00B12715"/>
    <w:rsid w:val="00B12823"/>
    <w:rsid w:val="00B13214"/>
    <w:rsid w:val="00B1321E"/>
    <w:rsid w:val="00B132E7"/>
    <w:rsid w:val="00B1360B"/>
    <w:rsid w:val="00B136AB"/>
    <w:rsid w:val="00B1392C"/>
    <w:rsid w:val="00B13C98"/>
    <w:rsid w:val="00B13D75"/>
    <w:rsid w:val="00B13EC2"/>
    <w:rsid w:val="00B14496"/>
    <w:rsid w:val="00B14636"/>
    <w:rsid w:val="00B1475A"/>
    <w:rsid w:val="00B149D3"/>
    <w:rsid w:val="00B1500C"/>
    <w:rsid w:val="00B1539B"/>
    <w:rsid w:val="00B15563"/>
    <w:rsid w:val="00B155ED"/>
    <w:rsid w:val="00B155F8"/>
    <w:rsid w:val="00B1581A"/>
    <w:rsid w:val="00B15891"/>
    <w:rsid w:val="00B164FA"/>
    <w:rsid w:val="00B16884"/>
    <w:rsid w:val="00B169B8"/>
    <w:rsid w:val="00B16A30"/>
    <w:rsid w:val="00B16BB4"/>
    <w:rsid w:val="00B1706B"/>
    <w:rsid w:val="00B173FF"/>
    <w:rsid w:val="00B17D80"/>
    <w:rsid w:val="00B201D8"/>
    <w:rsid w:val="00B20A25"/>
    <w:rsid w:val="00B20A9C"/>
    <w:rsid w:val="00B20CF3"/>
    <w:rsid w:val="00B20D55"/>
    <w:rsid w:val="00B20D98"/>
    <w:rsid w:val="00B20F15"/>
    <w:rsid w:val="00B20F72"/>
    <w:rsid w:val="00B210C3"/>
    <w:rsid w:val="00B21478"/>
    <w:rsid w:val="00B214C9"/>
    <w:rsid w:val="00B2173F"/>
    <w:rsid w:val="00B21A2E"/>
    <w:rsid w:val="00B21A36"/>
    <w:rsid w:val="00B21BE0"/>
    <w:rsid w:val="00B21C4D"/>
    <w:rsid w:val="00B220D6"/>
    <w:rsid w:val="00B221FD"/>
    <w:rsid w:val="00B2275C"/>
    <w:rsid w:val="00B22796"/>
    <w:rsid w:val="00B229CC"/>
    <w:rsid w:val="00B22B2F"/>
    <w:rsid w:val="00B22C3D"/>
    <w:rsid w:val="00B22CAC"/>
    <w:rsid w:val="00B22F08"/>
    <w:rsid w:val="00B2308A"/>
    <w:rsid w:val="00B23165"/>
    <w:rsid w:val="00B234EE"/>
    <w:rsid w:val="00B235EF"/>
    <w:rsid w:val="00B235FC"/>
    <w:rsid w:val="00B23790"/>
    <w:rsid w:val="00B23B85"/>
    <w:rsid w:val="00B23BCE"/>
    <w:rsid w:val="00B23D7B"/>
    <w:rsid w:val="00B23E57"/>
    <w:rsid w:val="00B23E97"/>
    <w:rsid w:val="00B242A6"/>
    <w:rsid w:val="00B242DC"/>
    <w:rsid w:val="00B24326"/>
    <w:rsid w:val="00B2446E"/>
    <w:rsid w:val="00B247CB"/>
    <w:rsid w:val="00B24AD0"/>
    <w:rsid w:val="00B24AF3"/>
    <w:rsid w:val="00B24D9A"/>
    <w:rsid w:val="00B24DB9"/>
    <w:rsid w:val="00B252A2"/>
    <w:rsid w:val="00B2536A"/>
    <w:rsid w:val="00B255E4"/>
    <w:rsid w:val="00B25628"/>
    <w:rsid w:val="00B2576D"/>
    <w:rsid w:val="00B2582A"/>
    <w:rsid w:val="00B2592B"/>
    <w:rsid w:val="00B25AD1"/>
    <w:rsid w:val="00B25D44"/>
    <w:rsid w:val="00B26052"/>
    <w:rsid w:val="00B26159"/>
    <w:rsid w:val="00B263E0"/>
    <w:rsid w:val="00B2643E"/>
    <w:rsid w:val="00B2657B"/>
    <w:rsid w:val="00B26759"/>
    <w:rsid w:val="00B26A94"/>
    <w:rsid w:val="00B26D2D"/>
    <w:rsid w:val="00B26D38"/>
    <w:rsid w:val="00B26D95"/>
    <w:rsid w:val="00B26E11"/>
    <w:rsid w:val="00B26ED7"/>
    <w:rsid w:val="00B26FA4"/>
    <w:rsid w:val="00B27031"/>
    <w:rsid w:val="00B270B0"/>
    <w:rsid w:val="00B27125"/>
    <w:rsid w:val="00B27546"/>
    <w:rsid w:val="00B275B7"/>
    <w:rsid w:val="00B27D64"/>
    <w:rsid w:val="00B3034C"/>
    <w:rsid w:val="00B30785"/>
    <w:rsid w:val="00B3087E"/>
    <w:rsid w:val="00B30C22"/>
    <w:rsid w:val="00B30FC0"/>
    <w:rsid w:val="00B310CA"/>
    <w:rsid w:val="00B3114C"/>
    <w:rsid w:val="00B314DB"/>
    <w:rsid w:val="00B31785"/>
    <w:rsid w:val="00B31971"/>
    <w:rsid w:val="00B31A67"/>
    <w:rsid w:val="00B31CA4"/>
    <w:rsid w:val="00B31CEE"/>
    <w:rsid w:val="00B31D06"/>
    <w:rsid w:val="00B31E19"/>
    <w:rsid w:val="00B31F35"/>
    <w:rsid w:val="00B32151"/>
    <w:rsid w:val="00B3233A"/>
    <w:rsid w:val="00B323C8"/>
    <w:rsid w:val="00B3244D"/>
    <w:rsid w:val="00B32640"/>
    <w:rsid w:val="00B32686"/>
    <w:rsid w:val="00B3280E"/>
    <w:rsid w:val="00B32920"/>
    <w:rsid w:val="00B32E49"/>
    <w:rsid w:val="00B32EBD"/>
    <w:rsid w:val="00B33089"/>
    <w:rsid w:val="00B33641"/>
    <w:rsid w:val="00B3364C"/>
    <w:rsid w:val="00B33678"/>
    <w:rsid w:val="00B33A98"/>
    <w:rsid w:val="00B33D06"/>
    <w:rsid w:val="00B343CA"/>
    <w:rsid w:val="00B3472F"/>
    <w:rsid w:val="00B34875"/>
    <w:rsid w:val="00B34CB8"/>
    <w:rsid w:val="00B34CEC"/>
    <w:rsid w:val="00B35007"/>
    <w:rsid w:val="00B3528D"/>
    <w:rsid w:val="00B35545"/>
    <w:rsid w:val="00B35DDA"/>
    <w:rsid w:val="00B362F1"/>
    <w:rsid w:val="00B3631F"/>
    <w:rsid w:val="00B3635E"/>
    <w:rsid w:val="00B36370"/>
    <w:rsid w:val="00B3662E"/>
    <w:rsid w:val="00B366BB"/>
    <w:rsid w:val="00B36750"/>
    <w:rsid w:val="00B3684D"/>
    <w:rsid w:val="00B368F1"/>
    <w:rsid w:val="00B369E0"/>
    <w:rsid w:val="00B36A8E"/>
    <w:rsid w:val="00B36AB7"/>
    <w:rsid w:val="00B36F4F"/>
    <w:rsid w:val="00B36F98"/>
    <w:rsid w:val="00B37622"/>
    <w:rsid w:val="00B37AF6"/>
    <w:rsid w:val="00B37C26"/>
    <w:rsid w:val="00B37FD7"/>
    <w:rsid w:val="00B40317"/>
    <w:rsid w:val="00B40360"/>
    <w:rsid w:val="00B404C3"/>
    <w:rsid w:val="00B4053B"/>
    <w:rsid w:val="00B4061A"/>
    <w:rsid w:val="00B40826"/>
    <w:rsid w:val="00B40953"/>
    <w:rsid w:val="00B40AAC"/>
    <w:rsid w:val="00B40AED"/>
    <w:rsid w:val="00B40B78"/>
    <w:rsid w:val="00B40B7B"/>
    <w:rsid w:val="00B40CA7"/>
    <w:rsid w:val="00B40DC2"/>
    <w:rsid w:val="00B4108A"/>
    <w:rsid w:val="00B41122"/>
    <w:rsid w:val="00B41169"/>
    <w:rsid w:val="00B41376"/>
    <w:rsid w:val="00B4145C"/>
    <w:rsid w:val="00B4145D"/>
    <w:rsid w:val="00B4162C"/>
    <w:rsid w:val="00B41674"/>
    <w:rsid w:val="00B41814"/>
    <w:rsid w:val="00B41AB9"/>
    <w:rsid w:val="00B41B64"/>
    <w:rsid w:val="00B41B87"/>
    <w:rsid w:val="00B41C3A"/>
    <w:rsid w:val="00B41D09"/>
    <w:rsid w:val="00B41E39"/>
    <w:rsid w:val="00B41EC0"/>
    <w:rsid w:val="00B41F04"/>
    <w:rsid w:val="00B42218"/>
    <w:rsid w:val="00B42239"/>
    <w:rsid w:val="00B42764"/>
    <w:rsid w:val="00B4286D"/>
    <w:rsid w:val="00B42A5F"/>
    <w:rsid w:val="00B42D4A"/>
    <w:rsid w:val="00B42D92"/>
    <w:rsid w:val="00B42F0F"/>
    <w:rsid w:val="00B4310C"/>
    <w:rsid w:val="00B43113"/>
    <w:rsid w:val="00B437A2"/>
    <w:rsid w:val="00B43A1D"/>
    <w:rsid w:val="00B43B36"/>
    <w:rsid w:val="00B43C10"/>
    <w:rsid w:val="00B43D39"/>
    <w:rsid w:val="00B43E49"/>
    <w:rsid w:val="00B43F49"/>
    <w:rsid w:val="00B440A0"/>
    <w:rsid w:val="00B441C9"/>
    <w:rsid w:val="00B4426D"/>
    <w:rsid w:val="00B442FF"/>
    <w:rsid w:val="00B4452D"/>
    <w:rsid w:val="00B445C9"/>
    <w:rsid w:val="00B44686"/>
    <w:rsid w:val="00B449CF"/>
    <w:rsid w:val="00B44A08"/>
    <w:rsid w:val="00B44BBC"/>
    <w:rsid w:val="00B44BEA"/>
    <w:rsid w:val="00B453A7"/>
    <w:rsid w:val="00B455AE"/>
    <w:rsid w:val="00B45645"/>
    <w:rsid w:val="00B4568D"/>
    <w:rsid w:val="00B4593D"/>
    <w:rsid w:val="00B459AC"/>
    <w:rsid w:val="00B45D99"/>
    <w:rsid w:val="00B45DA8"/>
    <w:rsid w:val="00B45F46"/>
    <w:rsid w:val="00B460F1"/>
    <w:rsid w:val="00B46168"/>
    <w:rsid w:val="00B46197"/>
    <w:rsid w:val="00B461C2"/>
    <w:rsid w:val="00B46707"/>
    <w:rsid w:val="00B46743"/>
    <w:rsid w:val="00B468AE"/>
    <w:rsid w:val="00B46B00"/>
    <w:rsid w:val="00B46B40"/>
    <w:rsid w:val="00B46B9B"/>
    <w:rsid w:val="00B46C4C"/>
    <w:rsid w:val="00B471DA"/>
    <w:rsid w:val="00B472C8"/>
    <w:rsid w:val="00B47492"/>
    <w:rsid w:val="00B47547"/>
    <w:rsid w:val="00B47577"/>
    <w:rsid w:val="00B4761B"/>
    <w:rsid w:val="00B47794"/>
    <w:rsid w:val="00B47A2F"/>
    <w:rsid w:val="00B47D3B"/>
    <w:rsid w:val="00B47EA1"/>
    <w:rsid w:val="00B47F25"/>
    <w:rsid w:val="00B4AEC8"/>
    <w:rsid w:val="00B4B8C7"/>
    <w:rsid w:val="00B50093"/>
    <w:rsid w:val="00B50342"/>
    <w:rsid w:val="00B50432"/>
    <w:rsid w:val="00B508C0"/>
    <w:rsid w:val="00B50C2F"/>
    <w:rsid w:val="00B50D2D"/>
    <w:rsid w:val="00B50D2E"/>
    <w:rsid w:val="00B50F29"/>
    <w:rsid w:val="00B510C1"/>
    <w:rsid w:val="00B51203"/>
    <w:rsid w:val="00B5127E"/>
    <w:rsid w:val="00B512F7"/>
    <w:rsid w:val="00B51353"/>
    <w:rsid w:val="00B5138B"/>
    <w:rsid w:val="00B513B5"/>
    <w:rsid w:val="00B517F0"/>
    <w:rsid w:val="00B518EE"/>
    <w:rsid w:val="00B519F1"/>
    <w:rsid w:val="00B51AB7"/>
    <w:rsid w:val="00B51C26"/>
    <w:rsid w:val="00B51D25"/>
    <w:rsid w:val="00B51D83"/>
    <w:rsid w:val="00B52170"/>
    <w:rsid w:val="00B525CB"/>
    <w:rsid w:val="00B52B45"/>
    <w:rsid w:val="00B52C1F"/>
    <w:rsid w:val="00B52C95"/>
    <w:rsid w:val="00B52E8D"/>
    <w:rsid w:val="00B52FDE"/>
    <w:rsid w:val="00B5350C"/>
    <w:rsid w:val="00B537F0"/>
    <w:rsid w:val="00B53A2E"/>
    <w:rsid w:val="00B53C6C"/>
    <w:rsid w:val="00B540AE"/>
    <w:rsid w:val="00B5448A"/>
    <w:rsid w:val="00B545DD"/>
    <w:rsid w:val="00B54720"/>
    <w:rsid w:val="00B54840"/>
    <w:rsid w:val="00B54CEC"/>
    <w:rsid w:val="00B54EC1"/>
    <w:rsid w:val="00B55014"/>
    <w:rsid w:val="00B5535E"/>
    <w:rsid w:val="00B5545E"/>
    <w:rsid w:val="00B5553D"/>
    <w:rsid w:val="00B55541"/>
    <w:rsid w:val="00B55CB1"/>
    <w:rsid w:val="00B55EB7"/>
    <w:rsid w:val="00B55F6E"/>
    <w:rsid w:val="00B56543"/>
    <w:rsid w:val="00B56B14"/>
    <w:rsid w:val="00B56CD4"/>
    <w:rsid w:val="00B56D72"/>
    <w:rsid w:val="00B57016"/>
    <w:rsid w:val="00B5706A"/>
    <w:rsid w:val="00B5798D"/>
    <w:rsid w:val="00B57B1F"/>
    <w:rsid w:val="00B57CBD"/>
    <w:rsid w:val="00B57DB4"/>
    <w:rsid w:val="00B57E38"/>
    <w:rsid w:val="00B57FF4"/>
    <w:rsid w:val="00B603D6"/>
    <w:rsid w:val="00B60494"/>
    <w:rsid w:val="00B604C9"/>
    <w:rsid w:val="00B60AAD"/>
    <w:rsid w:val="00B60D46"/>
    <w:rsid w:val="00B60F29"/>
    <w:rsid w:val="00B6116F"/>
    <w:rsid w:val="00B61212"/>
    <w:rsid w:val="00B61269"/>
    <w:rsid w:val="00B61995"/>
    <w:rsid w:val="00B61BEA"/>
    <w:rsid w:val="00B61C16"/>
    <w:rsid w:val="00B62025"/>
    <w:rsid w:val="00B624B4"/>
    <w:rsid w:val="00B6285C"/>
    <w:rsid w:val="00B62AE6"/>
    <w:rsid w:val="00B62CC6"/>
    <w:rsid w:val="00B62E30"/>
    <w:rsid w:val="00B62E70"/>
    <w:rsid w:val="00B62EC9"/>
    <w:rsid w:val="00B6309A"/>
    <w:rsid w:val="00B63230"/>
    <w:rsid w:val="00B63415"/>
    <w:rsid w:val="00B6368D"/>
    <w:rsid w:val="00B63694"/>
    <w:rsid w:val="00B63A6A"/>
    <w:rsid w:val="00B63B2C"/>
    <w:rsid w:val="00B63D50"/>
    <w:rsid w:val="00B63F53"/>
    <w:rsid w:val="00B644C9"/>
    <w:rsid w:val="00B6459F"/>
    <w:rsid w:val="00B64601"/>
    <w:rsid w:val="00B648A1"/>
    <w:rsid w:val="00B64B24"/>
    <w:rsid w:val="00B64BC3"/>
    <w:rsid w:val="00B64D31"/>
    <w:rsid w:val="00B64D99"/>
    <w:rsid w:val="00B65169"/>
    <w:rsid w:val="00B653AE"/>
    <w:rsid w:val="00B653F9"/>
    <w:rsid w:val="00B657FD"/>
    <w:rsid w:val="00B65B97"/>
    <w:rsid w:val="00B65DCF"/>
    <w:rsid w:val="00B65F0A"/>
    <w:rsid w:val="00B6615D"/>
    <w:rsid w:val="00B6622D"/>
    <w:rsid w:val="00B6639C"/>
    <w:rsid w:val="00B663D9"/>
    <w:rsid w:val="00B668FE"/>
    <w:rsid w:val="00B66C1C"/>
    <w:rsid w:val="00B67037"/>
    <w:rsid w:val="00B6709B"/>
    <w:rsid w:val="00B6723A"/>
    <w:rsid w:val="00B6752C"/>
    <w:rsid w:val="00B676F3"/>
    <w:rsid w:val="00B67732"/>
    <w:rsid w:val="00B67A26"/>
    <w:rsid w:val="00B67DEC"/>
    <w:rsid w:val="00B67EA1"/>
    <w:rsid w:val="00B701A7"/>
    <w:rsid w:val="00B703B3"/>
    <w:rsid w:val="00B70414"/>
    <w:rsid w:val="00B704B7"/>
    <w:rsid w:val="00B70ABC"/>
    <w:rsid w:val="00B70BF5"/>
    <w:rsid w:val="00B70D95"/>
    <w:rsid w:val="00B70EDE"/>
    <w:rsid w:val="00B70F66"/>
    <w:rsid w:val="00B714BC"/>
    <w:rsid w:val="00B71A89"/>
    <w:rsid w:val="00B71FFE"/>
    <w:rsid w:val="00B720EF"/>
    <w:rsid w:val="00B725BE"/>
    <w:rsid w:val="00B727FD"/>
    <w:rsid w:val="00B728D1"/>
    <w:rsid w:val="00B72999"/>
    <w:rsid w:val="00B72A07"/>
    <w:rsid w:val="00B72A9E"/>
    <w:rsid w:val="00B73017"/>
    <w:rsid w:val="00B731CB"/>
    <w:rsid w:val="00B736B1"/>
    <w:rsid w:val="00B738C6"/>
    <w:rsid w:val="00B739B9"/>
    <w:rsid w:val="00B739D6"/>
    <w:rsid w:val="00B73A16"/>
    <w:rsid w:val="00B73B85"/>
    <w:rsid w:val="00B73C4C"/>
    <w:rsid w:val="00B73FBE"/>
    <w:rsid w:val="00B74163"/>
    <w:rsid w:val="00B74267"/>
    <w:rsid w:val="00B74367"/>
    <w:rsid w:val="00B743C1"/>
    <w:rsid w:val="00B7467A"/>
    <w:rsid w:val="00B74AAA"/>
    <w:rsid w:val="00B74AB4"/>
    <w:rsid w:val="00B74D15"/>
    <w:rsid w:val="00B74FDC"/>
    <w:rsid w:val="00B750FD"/>
    <w:rsid w:val="00B753D1"/>
    <w:rsid w:val="00B75780"/>
    <w:rsid w:val="00B75795"/>
    <w:rsid w:val="00B7579B"/>
    <w:rsid w:val="00B758E1"/>
    <w:rsid w:val="00B75B1D"/>
    <w:rsid w:val="00B75E8B"/>
    <w:rsid w:val="00B7620F"/>
    <w:rsid w:val="00B76300"/>
    <w:rsid w:val="00B763C2"/>
    <w:rsid w:val="00B764F1"/>
    <w:rsid w:val="00B767CF"/>
    <w:rsid w:val="00B76852"/>
    <w:rsid w:val="00B770AD"/>
    <w:rsid w:val="00B770BA"/>
    <w:rsid w:val="00B77348"/>
    <w:rsid w:val="00B776EB"/>
    <w:rsid w:val="00B77817"/>
    <w:rsid w:val="00B77D27"/>
    <w:rsid w:val="00B77D8A"/>
    <w:rsid w:val="00B801A1"/>
    <w:rsid w:val="00B801CE"/>
    <w:rsid w:val="00B8052D"/>
    <w:rsid w:val="00B80615"/>
    <w:rsid w:val="00B80C8C"/>
    <w:rsid w:val="00B8104B"/>
    <w:rsid w:val="00B8114C"/>
    <w:rsid w:val="00B812D1"/>
    <w:rsid w:val="00B81571"/>
    <w:rsid w:val="00B82192"/>
    <w:rsid w:val="00B821E5"/>
    <w:rsid w:val="00B8233E"/>
    <w:rsid w:val="00B829A1"/>
    <w:rsid w:val="00B829BC"/>
    <w:rsid w:val="00B82AAA"/>
    <w:rsid w:val="00B82B50"/>
    <w:rsid w:val="00B82C63"/>
    <w:rsid w:val="00B82CA8"/>
    <w:rsid w:val="00B82D1C"/>
    <w:rsid w:val="00B82F34"/>
    <w:rsid w:val="00B83034"/>
    <w:rsid w:val="00B8304A"/>
    <w:rsid w:val="00B831F2"/>
    <w:rsid w:val="00B83269"/>
    <w:rsid w:val="00B832D3"/>
    <w:rsid w:val="00B834F4"/>
    <w:rsid w:val="00B8358B"/>
    <w:rsid w:val="00B837C0"/>
    <w:rsid w:val="00B838CE"/>
    <w:rsid w:val="00B83AA3"/>
    <w:rsid w:val="00B83C62"/>
    <w:rsid w:val="00B83CCD"/>
    <w:rsid w:val="00B83D5A"/>
    <w:rsid w:val="00B840AA"/>
    <w:rsid w:val="00B84508"/>
    <w:rsid w:val="00B8474E"/>
    <w:rsid w:val="00B849F7"/>
    <w:rsid w:val="00B84B9E"/>
    <w:rsid w:val="00B84BA8"/>
    <w:rsid w:val="00B84E50"/>
    <w:rsid w:val="00B84F5B"/>
    <w:rsid w:val="00B852CB"/>
    <w:rsid w:val="00B85507"/>
    <w:rsid w:val="00B8567C"/>
    <w:rsid w:val="00B856A7"/>
    <w:rsid w:val="00B857A8"/>
    <w:rsid w:val="00B858D4"/>
    <w:rsid w:val="00B85ADE"/>
    <w:rsid w:val="00B85BBC"/>
    <w:rsid w:val="00B85E02"/>
    <w:rsid w:val="00B85E3B"/>
    <w:rsid w:val="00B85F10"/>
    <w:rsid w:val="00B86351"/>
    <w:rsid w:val="00B86815"/>
    <w:rsid w:val="00B868B9"/>
    <w:rsid w:val="00B86AF8"/>
    <w:rsid w:val="00B86E30"/>
    <w:rsid w:val="00B86E6F"/>
    <w:rsid w:val="00B87108"/>
    <w:rsid w:val="00B8740A"/>
    <w:rsid w:val="00B8757A"/>
    <w:rsid w:val="00B8779C"/>
    <w:rsid w:val="00B87911"/>
    <w:rsid w:val="00B87C7B"/>
    <w:rsid w:val="00B87C96"/>
    <w:rsid w:val="00B87E14"/>
    <w:rsid w:val="00B87F41"/>
    <w:rsid w:val="00B90165"/>
    <w:rsid w:val="00B9019E"/>
    <w:rsid w:val="00B9021C"/>
    <w:rsid w:val="00B902E6"/>
    <w:rsid w:val="00B904D9"/>
    <w:rsid w:val="00B90531"/>
    <w:rsid w:val="00B90635"/>
    <w:rsid w:val="00B9069E"/>
    <w:rsid w:val="00B90712"/>
    <w:rsid w:val="00B908F7"/>
    <w:rsid w:val="00B909A4"/>
    <w:rsid w:val="00B90A8A"/>
    <w:rsid w:val="00B90B9D"/>
    <w:rsid w:val="00B90BBA"/>
    <w:rsid w:val="00B90F30"/>
    <w:rsid w:val="00B90F98"/>
    <w:rsid w:val="00B91002"/>
    <w:rsid w:val="00B91063"/>
    <w:rsid w:val="00B91326"/>
    <w:rsid w:val="00B91371"/>
    <w:rsid w:val="00B9154E"/>
    <w:rsid w:val="00B9155C"/>
    <w:rsid w:val="00B91BEF"/>
    <w:rsid w:val="00B923BD"/>
    <w:rsid w:val="00B92581"/>
    <w:rsid w:val="00B925FB"/>
    <w:rsid w:val="00B92969"/>
    <w:rsid w:val="00B929BB"/>
    <w:rsid w:val="00B92CFA"/>
    <w:rsid w:val="00B930DE"/>
    <w:rsid w:val="00B933FE"/>
    <w:rsid w:val="00B936F1"/>
    <w:rsid w:val="00B939E5"/>
    <w:rsid w:val="00B939F7"/>
    <w:rsid w:val="00B93C04"/>
    <w:rsid w:val="00B93E04"/>
    <w:rsid w:val="00B93E27"/>
    <w:rsid w:val="00B9423F"/>
    <w:rsid w:val="00B94242"/>
    <w:rsid w:val="00B9424C"/>
    <w:rsid w:val="00B9468E"/>
    <w:rsid w:val="00B947AF"/>
    <w:rsid w:val="00B94C1D"/>
    <w:rsid w:val="00B94CBE"/>
    <w:rsid w:val="00B94FB8"/>
    <w:rsid w:val="00B94FC8"/>
    <w:rsid w:val="00B950B2"/>
    <w:rsid w:val="00B953F8"/>
    <w:rsid w:val="00B954E0"/>
    <w:rsid w:val="00B95598"/>
    <w:rsid w:val="00B955F1"/>
    <w:rsid w:val="00B958F5"/>
    <w:rsid w:val="00B95B52"/>
    <w:rsid w:val="00B95D80"/>
    <w:rsid w:val="00B95ED0"/>
    <w:rsid w:val="00B95FAA"/>
    <w:rsid w:val="00B95FEF"/>
    <w:rsid w:val="00B9602F"/>
    <w:rsid w:val="00B96072"/>
    <w:rsid w:val="00B96160"/>
    <w:rsid w:val="00B96242"/>
    <w:rsid w:val="00B96526"/>
    <w:rsid w:val="00B96D4E"/>
    <w:rsid w:val="00B96E56"/>
    <w:rsid w:val="00B970C7"/>
    <w:rsid w:val="00B971EC"/>
    <w:rsid w:val="00B97265"/>
    <w:rsid w:val="00B972B2"/>
    <w:rsid w:val="00B97314"/>
    <w:rsid w:val="00B97568"/>
    <w:rsid w:val="00B97B15"/>
    <w:rsid w:val="00B97B22"/>
    <w:rsid w:val="00BA020C"/>
    <w:rsid w:val="00BA021B"/>
    <w:rsid w:val="00BA036D"/>
    <w:rsid w:val="00BA0483"/>
    <w:rsid w:val="00BA09BB"/>
    <w:rsid w:val="00BA0C10"/>
    <w:rsid w:val="00BA0C79"/>
    <w:rsid w:val="00BA1034"/>
    <w:rsid w:val="00BA10E9"/>
    <w:rsid w:val="00BA11A2"/>
    <w:rsid w:val="00BA13C0"/>
    <w:rsid w:val="00BA143B"/>
    <w:rsid w:val="00BA143C"/>
    <w:rsid w:val="00BA15D2"/>
    <w:rsid w:val="00BA1ABF"/>
    <w:rsid w:val="00BA22FA"/>
    <w:rsid w:val="00BA2339"/>
    <w:rsid w:val="00BA2603"/>
    <w:rsid w:val="00BA29F0"/>
    <w:rsid w:val="00BA2ACF"/>
    <w:rsid w:val="00BA2BAD"/>
    <w:rsid w:val="00BA2BEF"/>
    <w:rsid w:val="00BA2CF8"/>
    <w:rsid w:val="00BA3096"/>
    <w:rsid w:val="00BA3192"/>
    <w:rsid w:val="00BA3745"/>
    <w:rsid w:val="00BA381F"/>
    <w:rsid w:val="00BA3898"/>
    <w:rsid w:val="00BA391F"/>
    <w:rsid w:val="00BA3A82"/>
    <w:rsid w:val="00BA3DB0"/>
    <w:rsid w:val="00BA3F1D"/>
    <w:rsid w:val="00BA3F2D"/>
    <w:rsid w:val="00BA407D"/>
    <w:rsid w:val="00BA43CB"/>
    <w:rsid w:val="00BA44D3"/>
    <w:rsid w:val="00BA47E4"/>
    <w:rsid w:val="00BA4AC9"/>
    <w:rsid w:val="00BA4F21"/>
    <w:rsid w:val="00BA51A9"/>
    <w:rsid w:val="00BA5565"/>
    <w:rsid w:val="00BA56DB"/>
    <w:rsid w:val="00BA5760"/>
    <w:rsid w:val="00BA5870"/>
    <w:rsid w:val="00BA58B4"/>
    <w:rsid w:val="00BA58D9"/>
    <w:rsid w:val="00BA5994"/>
    <w:rsid w:val="00BA5AFA"/>
    <w:rsid w:val="00BA5BD8"/>
    <w:rsid w:val="00BA5C8B"/>
    <w:rsid w:val="00BA5D57"/>
    <w:rsid w:val="00BA67C7"/>
    <w:rsid w:val="00BA6833"/>
    <w:rsid w:val="00BA684F"/>
    <w:rsid w:val="00BA68A1"/>
    <w:rsid w:val="00BA6963"/>
    <w:rsid w:val="00BA6A3D"/>
    <w:rsid w:val="00BA6AF6"/>
    <w:rsid w:val="00BA7453"/>
    <w:rsid w:val="00BA7735"/>
    <w:rsid w:val="00BA7844"/>
    <w:rsid w:val="00BA7CAB"/>
    <w:rsid w:val="00BA7D17"/>
    <w:rsid w:val="00BA7F86"/>
    <w:rsid w:val="00BB0354"/>
    <w:rsid w:val="00BB03F5"/>
    <w:rsid w:val="00BB06FA"/>
    <w:rsid w:val="00BB0709"/>
    <w:rsid w:val="00BB08C0"/>
    <w:rsid w:val="00BB0990"/>
    <w:rsid w:val="00BB0B4B"/>
    <w:rsid w:val="00BB0D2B"/>
    <w:rsid w:val="00BB0DE1"/>
    <w:rsid w:val="00BB0F2B"/>
    <w:rsid w:val="00BB113B"/>
    <w:rsid w:val="00BB1237"/>
    <w:rsid w:val="00BB1578"/>
    <w:rsid w:val="00BB1692"/>
    <w:rsid w:val="00BB1810"/>
    <w:rsid w:val="00BB1937"/>
    <w:rsid w:val="00BB1A0A"/>
    <w:rsid w:val="00BB1A86"/>
    <w:rsid w:val="00BB1BAD"/>
    <w:rsid w:val="00BB1C59"/>
    <w:rsid w:val="00BB23C3"/>
    <w:rsid w:val="00BB23C7"/>
    <w:rsid w:val="00BB287B"/>
    <w:rsid w:val="00BB28F0"/>
    <w:rsid w:val="00BB29D1"/>
    <w:rsid w:val="00BB2DE4"/>
    <w:rsid w:val="00BB2FC1"/>
    <w:rsid w:val="00BB3126"/>
    <w:rsid w:val="00BB3219"/>
    <w:rsid w:val="00BB37B1"/>
    <w:rsid w:val="00BB397D"/>
    <w:rsid w:val="00BB3DC3"/>
    <w:rsid w:val="00BB3E28"/>
    <w:rsid w:val="00BB3EDD"/>
    <w:rsid w:val="00BB428F"/>
    <w:rsid w:val="00BB4684"/>
    <w:rsid w:val="00BB488F"/>
    <w:rsid w:val="00BB497B"/>
    <w:rsid w:val="00BB49CA"/>
    <w:rsid w:val="00BB4AC3"/>
    <w:rsid w:val="00BB4D11"/>
    <w:rsid w:val="00BB5051"/>
    <w:rsid w:val="00BB5054"/>
    <w:rsid w:val="00BB5189"/>
    <w:rsid w:val="00BB534F"/>
    <w:rsid w:val="00BB53EE"/>
    <w:rsid w:val="00BB5511"/>
    <w:rsid w:val="00BB5693"/>
    <w:rsid w:val="00BB56AB"/>
    <w:rsid w:val="00BB5791"/>
    <w:rsid w:val="00BB57CE"/>
    <w:rsid w:val="00BB5C09"/>
    <w:rsid w:val="00BB61C7"/>
    <w:rsid w:val="00BB6485"/>
    <w:rsid w:val="00BB65B8"/>
    <w:rsid w:val="00BB687C"/>
    <w:rsid w:val="00BB6CF1"/>
    <w:rsid w:val="00BB70BE"/>
    <w:rsid w:val="00BB722E"/>
    <w:rsid w:val="00BB74BB"/>
    <w:rsid w:val="00BB7713"/>
    <w:rsid w:val="00BB7718"/>
    <w:rsid w:val="00BB7C21"/>
    <w:rsid w:val="00BB7C3C"/>
    <w:rsid w:val="00BB7C4D"/>
    <w:rsid w:val="00BC00B0"/>
    <w:rsid w:val="00BC01BE"/>
    <w:rsid w:val="00BC04AF"/>
    <w:rsid w:val="00BC05C2"/>
    <w:rsid w:val="00BC06D4"/>
    <w:rsid w:val="00BC08DC"/>
    <w:rsid w:val="00BC0917"/>
    <w:rsid w:val="00BC0CC3"/>
    <w:rsid w:val="00BC10B4"/>
    <w:rsid w:val="00BC1178"/>
    <w:rsid w:val="00BC138E"/>
    <w:rsid w:val="00BC1401"/>
    <w:rsid w:val="00BC1597"/>
    <w:rsid w:val="00BC1649"/>
    <w:rsid w:val="00BC1951"/>
    <w:rsid w:val="00BC1C3D"/>
    <w:rsid w:val="00BC1F20"/>
    <w:rsid w:val="00BC1FA7"/>
    <w:rsid w:val="00BC207A"/>
    <w:rsid w:val="00BC20ED"/>
    <w:rsid w:val="00BC226F"/>
    <w:rsid w:val="00BC22D4"/>
    <w:rsid w:val="00BC22DA"/>
    <w:rsid w:val="00BC2608"/>
    <w:rsid w:val="00BC2974"/>
    <w:rsid w:val="00BC2A5C"/>
    <w:rsid w:val="00BC2CB8"/>
    <w:rsid w:val="00BC2CED"/>
    <w:rsid w:val="00BC2E8E"/>
    <w:rsid w:val="00BC3180"/>
    <w:rsid w:val="00BC3377"/>
    <w:rsid w:val="00BC3894"/>
    <w:rsid w:val="00BC3D53"/>
    <w:rsid w:val="00BC3D9E"/>
    <w:rsid w:val="00BC3E6E"/>
    <w:rsid w:val="00BC422A"/>
    <w:rsid w:val="00BC42E5"/>
    <w:rsid w:val="00BC441D"/>
    <w:rsid w:val="00BC44B5"/>
    <w:rsid w:val="00BC453B"/>
    <w:rsid w:val="00BC4658"/>
    <w:rsid w:val="00BC480C"/>
    <w:rsid w:val="00BC4B43"/>
    <w:rsid w:val="00BC4EFC"/>
    <w:rsid w:val="00BC51DE"/>
    <w:rsid w:val="00BC527A"/>
    <w:rsid w:val="00BC5733"/>
    <w:rsid w:val="00BC587C"/>
    <w:rsid w:val="00BC5B5F"/>
    <w:rsid w:val="00BC60EF"/>
    <w:rsid w:val="00BC60F2"/>
    <w:rsid w:val="00BC6564"/>
    <w:rsid w:val="00BC6CE3"/>
    <w:rsid w:val="00BC729F"/>
    <w:rsid w:val="00BC74AD"/>
    <w:rsid w:val="00BC774F"/>
    <w:rsid w:val="00BC777A"/>
    <w:rsid w:val="00BC7BD1"/>
    <w:rsid w:val="00BC7C5B"/>
    <w:rsid w:val="00BC7CBC"/>
    <w:rsid w:val="00BC7E96"/>
    <w:rsid w:val="00BC7FC9"/>
    <w:rsid w:val="00BC7FDF"/>
    <w:rsid w:val="00BC7FF5"/>
    <w:rsid w:val="00BD0049"/>
    <w:rsid w:val="00BD0326"/>
    <w:rsid w:val="00BD037B"/>
    <w:rsid w:val="00BD0385"/>
    <w:rsid w:val="00BD0563"/>
    <w:rsid w:val="00BD0586"/>
    <w:rsid w:val="00BD06CA"/>
    <w:rsid w:val="00BD06E5"/>
    <w:rsid w:val="00BD1299"/>
    <w:rsid w:val="00BD1687"/>
    <w:rsid w:val="00BD1BBA"/>
    <w:rsid w:val="00BD1C63"/>
    <w:rsid w:val="00BD2626"/>
    <w:rsid w:val="00BD26DE"/>
    <w:rsid w:val="00BD2762"/>
    <w:rsid w:val="00BD28E0"/>
    <w:rsid w:val="00BD28F7"/>
    <w:rsid w:val="00BD2D38"/>
    <w:rsid w:val="00BD32F4"/>
    <w:rsid w:val="00BD3395"/>
    <w:rsid w:val="00BD3546"/>
    <w:rsid w:val="00BD3EA9"/>
    <w:rsid w:val="00BD4048"/>
    <w:rsid w:val="00BD40B6"/>
    <w:rsid w:val="00BD4357"/>
    <w:rsid w:val="00BD4359"/>
    <w:rsid w:val="00BD453F"/>
    <w:rsid w:val="00BD4D76"/>
    <w:rsid w:val="00BD520D"/>
    <w:rsid w:val="00BD535B"/>
    <w:rsid w:val="00BD53BC"/>
    <w:rsid w:val="00BD53E1"/>
    <w:rsid w:val="00BD577F"/>
    <w:rsid w:val="00BD594B"/>
    <w:rsid w:val="00BD5D51"/>
    <w:rsid w:val="00BD5E54"/>
    <w:rsid w:val="00BD642D"/>
    <w:rsid w:val="00BD6596"/>
    <w:rsid w:val="00BD6665"/>
    <w:rsid w:val="00BD6CEC"/>
    <w:rsid w:val="00BD6EA9"/>
    <w:rsid w:val="00BD6FC0"/>
    <w:rsid w:val="00BD7202"/>
    <w:rsid w:val="00BD7216"/>
    <w:rsid w:val="00BD72C6"/>
    <w:rsid w:val="00BD7400"/>
    <w:rsid w:val="00BD76BD"/>
    <w:rsid w:val="00BD7A57"/>
    <w:rsid w:val="00BD7D24"/>
    <w:rsid w:val="00BE01CB"/>
    <w:rsid w:val="00BE0388"/>
    <w:rsid w:val="00BE03D4"/>
    <w:rsid w:val="00BE03DB"/>
    <w:rsid w:val="00BE0C95"/>
    <w:rsid w:val="00BE0F11"/>
    <w:rsid w:val="00BE1642"/>
    <w:rsid w:val="00BE168B"/>
    <w:rsid w:val="00BE1C7D"/>
    <w:rsid w:val="00BE1E7C"/>
    <w:rsid w:val="00BE24E1"/>
    <w:rsid w:val="00BE26BC"/>
    <w:rsid w:val="00BE27CA"/>
    <w:rsid w:val="00BE2997"/>
    <w:rsid w:val="00BE29F2"/>
    <w:rsid w:val="00BE2BD2"/>
    <w:rsid w:val="00BE2BDA"/>
    <w:rsid w:val="00BE2D89"/>
    <w:rsid w:val="00BE2EB2"/>
    <w:rsid w:val="00BE2F91"/>
    <w:rsid w:val="00BE31E4"/>
    <w:rsid w:val="00BE32BB"/>
    <w:rsid w:val="00BE331A"/>
    <w:rsid w:val="00BE3534"/>
    <w:rsid w:val="00BE3B82"/>
    <w:rsid w:val="00BE3BE9"/>
    <w:rsid w:val="00BE3CC8"/>
    <w:rsid w:val="00BE3E4B"/>
    <w:rsid w:val="00BE3FD3"/>
    <w:rsid w:val="00BE42BB"/>
    <w:rsid w:val="00BE4747"/>
    <w:rsid w:val="00BE4985"/>
    <w:rsid w:val="00BE4F2E"/>
    <w:rsid w:val="00BE4FBC"/>
    <w:rsid w:val="00BE5901"/>
    <w:rsid w:val="00BE59C9"/>
    <w:rsid w:val="00BE60D1"/>
    <w:rsid w:val="00BE62D1"/>
    <w:rsid w:val="00BE63D7"/>
    <w:rsid w:val="00BE657C"/>
    <w:rsid w:val="00BE664E"/>
    <w:rsid w:val="00BE6899"/>
    <w:rsid w:val="00BE6A72"/>
    <w:rsid w:val="00BE6AFA"/>
    <w:rsid w:val="00BE6F50"/>
    <w:rsid w:val="00BE6FBF"/>
    <w:rsid w:val="00BE70D3"/>
    <w:rsid w:val="00BE7443"/>
    <w:rsid w:val="00BE7454"/>
    <w:rsid w:val="00BE74BC"/>
    <w:rsid w:val="00BE74C6"/>
    <w:rsid w:val="00BE761C"/>
    <w:rsid w:val="00BE7843"/>
    <w:rsid w:val="00BE79BA"/>
    <w:rsid w:val="00BE7ABA"/>
    <w:rsid w:val="00BE7FC8"/>
    <w:rsid w:val="00BF01EA"/>
    <w:rsid w:val="00BF04C1"/>
    <w:rsid w:val="00BF0567"/>
    <w:rsid w:val="00BF06A9"/>
    <w:rsid w:val="00BF0CC7"/>
    <w:rsid w:val="00BF0F3B"/>
    <w:rsid w:val="00BF10E0"/>
    <w:rsid w:val="00BF11C1"/>
    <w:rsid w:val="00BF1526"/>
    <w:rsid w:val="00BF16F5"/>
    <w:rsid w:val="00BF1701"/>
    <w:rsid w:val="00BF1990"/>
    <w:rsid w:val="00BF19A7"/>
    <w:rsid w:val="00BF1AF8"/>
    <w:rsid w:val="00BF1BF7"/>
    <w:rsid w:val="00BF1CC7"/>
    <w:rsid w:val="00BF1ED2"/>
    <w:rsid w:val="00BF218C"/>
    <w:rsid w:val="00BF21B1"/>
    <w:rsid w:val="00BF2310"/>
    <w:rsid w:val="00BF2437"/>
    <w:rsid w:val="00BF24FE"/>
    <w:rsid w:val="00BF2764"/>
    <w:rsid w:val="00BF2882"/>
    <w:rsid w:val="00BF2BBF"/>
    <w:rsid w:val="00BF3861"/>
    <w:rsid w:val="00BF3DC4"/>
    <w:rsid w:val="00BF4139"/>
    <w:rsid w:val="00BF42E2"/>
    <w:rsid w:val="00BF434E"/>
    <w:rsid w:val="00BF43A4"/>
    <w:rsid w:val="00BF4829"/>
    <w:rsid w:val="00BF4A17"/>
    <w:rsid w:val="00BF4E1B"/>
    <w:rsid w:val="00BF4E52"/>
    <w:rsid w:val="00BF4F22"/>
    <w:rsid w:val="00BF5082"/>
    <w:rsid w:val="00BF5474"/>
    <w:rsid w:val="00BF54E8"/>
    <w:rsid w:val="00BF58F5"/>
    <w:rsid w:val="00BF5A53"/>
    <w:rsid w:val="00BF5B0E"/>
    <w:rsid w:val="00BF5B4D"/>
    <w:rsid w:val="00BF5C59"/>
    <w:rsid w:val="00BF5E07"/>
    <w:rsid w:val="00BF5F14"/>
    <w:rsid w:val="00BF6204"/>
    <w:rsid w:val="00BF6215"/>
    <w:rsid w:val="00BF641C"/>
    <w:rsid w:val="00BF64B3"/>
    <w:rsid w:val="00BF6A9E"/>
    <w:rsid w:val="00BF7150"/>
    <w:rsid w:val="00BF71A5"/>
    <w:rsid w:val="00BF71E9"/>
    <w:rsid w:val="00BF72BD"/>
    <w:rsid w:val="00BF7557"/>
    <w:rsid w:val="00BF757B"/>
    <w:rsid w:val="00BF7636"/>
    <w:rsid w:val="00BF7765"/>
    <w:rsid w:val="00BF799B"/>
    <w:rsid w:val="00BF7CFA"/>
    <w:rsid w:val="00BF7EA2"/>
    <w:rsid w:val="00BF7EC7"/>
    <w:rsid w:val="00C004A5"/>
    <w:rsid w:val="00C004C7"/>
    <w:rsid w:val="00C00554"/>
    <w:rsid w:val="00C005F0"/>
    <w:rsid w:val="00C0082F"/>
    <w:rsid w:val="00C008E7"/>
    <w:rsid w:val="00C009EE"/>
    <w:rsid w:val="00C00D33"/>
    <w:rsid w:val="00C00D5E"/>
    <w:rsid w:val="00C00FE9"/>
    <w:rsid w:val="00C011AC"/>
    <w:rsid w:val="00C016A5"/>
    <w:rsid w:val="00C01758"/>
    <w:rsid w:val="00C019BE"/>
    <w:rsid w:val="00C01B44"/>
    <w:rsid w:val="00C01BA1"/>
    <w:rsid w:val="00C01CAA"/>
    <w:rsid w:val="00C01F21"/>
    <w:rsid w:val="00C021DD"/>
    <w:rsid w:val="00C0224D"/>
    <w:rsid w:val="00C0248F"/>
    <w:rsid w:val="00C02797"/>
    <w:rsid w:val="00C028FC"/>
    <w:rsid w:val="00C02B4B"/>
    <w:rsid w:val="00C02DDC"/>
    <w:rsid w:val="00C03264"/>
    <w:rsid w:val="00C032CD"/>
    <w:rsid w:val="00C035B8"/>
    <w:rsid w:val="00C035C8"/>
    <w:rsid w:val="00C037DE"/>
    <w:rsid w:val="00C0385C"/>
    <w:rsid w:val="00C038D7"/>
    <w:rsid w:val="00C03D5F"/>
    <w:rsid w:val="00C03DDD"/>
    <w:rsid w:val="00C040CA"/>
    <w:rsid w:val="00C0422C"/>
    <w:rsid w:val="00C04619"/>
    <w:rsid w:val="00C04672"/>
    <w:rsid w:val="00C046CA"/>
    <w:rsid w:val="00C048E6"/>
    <w:rsid w:val="00C04993"/>
    <w:rsid w:val="00C049DD"/>
    <w:rsid w:val="00C0519F"/>
    <w:rsid w:val="00C054DF"/>
    <w:rsid w:val="00C056AA"/>
    <w:rsid w:val="00C05B15"/>
    <w:rsid w:val="00C05B93"/>
    <w:rsid w:val="00C05BD5"/>
    <w:rsid w:val="00C05C5A"/>
    <w:rsid w:val="00C05D36"/>
    <w:rsid w:val="00C05DB8"/>
    <w:rsid w:val="00C05E3B"/>
    <w:rsid w:val="00C05E41"/>
    <w:rsid w:val="00C05E6E"/>
    <w:rsid w:val="00C05EB9"/>
    <w:rsid w:val="00C05FA3"/>
    <w:rsid w:val="00C05FCD"/>
    <w:rsid w:val="00C0634B"/>
    <w:rsid w:val="00C06774"/>
    <w:rsid w:val="00C068EB"/>
    <w:rsid w:val="00C06991"/>
    <w:rsid w:val="00C06B02"/>
    <w:rsid w:val="00C06B1F"/>
    <w:rsid w:val="00C06BE6"/>
    <w:rsid w:val="00C06DF6"/>
    <w:rsid w:val="00C06F00"/>
    <w:rsid w:val="00C07019"/>
    <w:rsid w:val="00C0702F"/>
    <w:rsid w:val="00C072D2"/>
    <w:rsid w:val="00C073B3"/>
    <w:rsid w:val="00C075A4"/>
    <w:rsid w:val="00C0761F"/>
    <w:rsid w:val="00C076B2"/>
    <w:rsid w:val="00C076C7"/>
    <w:rsid w:val="00C076E9"/>
    <w:rsid w:val="00C0774D"/>
    <w:rsid w:val="00C077CE"/>
    <w:rsid w:val="00C078B1"/>
    <w:rsid w:val="00C07A65"/>
    <w:rsid w:val="00C07B65"/>
    <w:rsid w:val="00C07CC6"/>
    <w:rsid w:val="00C07DB5"/>
    <w:rsid w:val="00C10128"/>
    <w:rsid w:val="00C10464"/>
    <w:rsid w:val="00C1061D"/>
    <w:rsid w:val="00C10868"/>
    <w:rsid w:val="00C10C5A"/>
    <w:rsid w:val="00C10FCD"/>
    <w:rsid w:val="00C11182"/>
    <w:rsid w:val="00C111B5"/>
    <w:rsid w:val="00C1126F"/>
    <w:rsid w:val="00C112A2"/>
    <w:rsid w:val="00C113C5"/>
    <w:rsid w:val="00C11594"/>
    <w:rsid w:val="00C115C3"/>
    <w:rsid w:val="00C11638"/>
    <w:rsid w:val="00C11684"/>
    <w:rsid w:val="00C11902"/>
    <w:rsid w:val="00C1195B"/>
    <w:rsid w:val="00C11B7D"/>
    <w:rsid w:val="00C11CA0"/>
    <w:rsid w:val="00C11CE1"/>
    <w:rsid w:val="00C11DBD"/>
    <w:rsid w:val="00C11EB9"/>
    <w:rsid w:val="00C121CE"/>
    <w:rsid w:val="00C125DA"/>
    <w:rsid w:val="00C12605"/>
    <w:rsid w:val="00C127AE"/>
    <w:rsid w:val="00C12A72"/>
    <w:rsid w:val="00C12BB8"/>
    <w:rsid w:val="00C12FB7"/>
    <w:rsid w:val="00C131EA"/>
    <w:rsid w:val="00C135A8"/>
    <w:rsid w:val="00C1371A"/>
    <w:rsid w:val="00C13B49"/>
    <w:rsid w:val="00C13B5B"/>
    <w:rsid w:val="00C13CF3"/>
    <w:rsid w:val="00C13DB0"/>
    <w:rsid w:val="00C13E2A"/>
    <w:rsid w:val="00C13FC0"/>
    <w:rsid w:val="00C1419C"/>
    <w:rsid w:val="00C141AB"/>
    <w:rsid w:val="00C14653"/>
    <w:rsid w:val="00C14881"/>
    <w:rsid w:val="00C14AF0"/>
    <w:rsid w:val="00C14D2D"/>
    <w:rsid w:val="00C14E36"/>
    <w:rsid w:val="00C14FAF"/>
    <w:rsid w:val="00C1519B"/>
    <w:rsid w:val="00C15381"/>
    <w:rsid w:val="00C15656"/>
    <w:rsid w:val="00C158BE"/>
    <w:rsid w:val="00C15BAD"/>
    <w:rsid w:val="00C15E84"/>
    <w:rsid w:val="00C15F22"/>
    <w:rsid w:val="00C161E5"/>
    <w:rsid w:val="00C16270"/>
    <w:rsid w:val="00C16634"/>
    <w:rsid w:val="00C1666D"/>
    <w:rsid w:val="00C16946"/>
    <w:rsid w:val="00C169E3"/>
    <w:rsid w:val="00C16AB1"/>
    <w:rsid w:val="00C16B03"/>
    <w:rsid w:val="00C16B6B"/>
    <w:rsid w:val="00C16D03"/>
    <w:rsid w:val="00C16E09"/>
    <w:rsid w:val="00C16FBE"/>
    <w:rsid w:val="00C16FD1"/>
    <w:rsid w:val="00C16FF5"/>
    <w:rsid w:val="00C170FB"/>
    <w:rsid w:val="00C171F5"/>
    <w:rsid w:val="00C172AF"/>
    <w:rsid w:val="00C172E6"/>
    <w:rsid w:val="00C1741D"/>
    <w:rsid w:val="00C1752A"/>
    <w:rsid w:val="00C176EF"/>
    <w:rsid w:val="00C17D3C"/>
    <w:rsid w:val="00C17E2C"/>
    <w:rsid w:val="00C202BB"/>
    <w:rsid w:val="00C207B7"/>
    <w:rsid w:val="00C20909"/>
    <w:rsid w:val="00C20BB5"/>
    <w:rsid w:val="00C20F25"/>
    <w:rsid w:val="00C21119"/>
    <w:rsid w:val="00C214E3"/>
    <w:rsid w:val="00C215B0"/>
    <w:rsid w:val="00C2182A"/>
    <w:rsid w:val="00C218E5"/>
    <w:rsid w:val="00C21C97"/>
    <w:rsid w:val="00C22149"/>
    <w:rsid w:val="00C22233"/>
    <w:rsid w:val="00C227E6"/>
    <w:rsid w:val="00C229A5"/>
    <w:rsid w:val="00C2315D"/>
    <w:rsid w:val="00C235FA"/>
    <w:rsid w:val="00C236AF"/>
    <w:rsid w:val="00C236C8"/>
    <w:rsid w:val="00C238A5"/>
    <w:rsid w:val="00C23B8F"/>
    <w:rsid w:val="00C23CE3"/>
    <w:rsid w:val="00C23E7F"/>
    <w:rsid w:val="00C23E87"/>
    <w:rsid w:val="00C23FEA"/>
    <w:rsid w:val="00C24068"/>
    <w:rsid w:val="00C243F8"/>
    <w:rsid w:val="00C24434"/>
    <w:rsid w:val="00C246E1"/>
    <w:rsid w:val="00C246E3"/>
    <w:rsid w:val="00C24901"/>
    <w:rsid w:val="00C24A35"/>
    <w:rsid w:val="00C25385"/>
    <w:rsid w:val="00C25B36"/>
    <w:rsid w:val="00C26037"/>
    <w:rsid w:val="00C260B6"/>
    <w:rsid w:val="00C261CF"/>
    <w:rsid w:val="00C262D0"/>
    <w:rsid w:val="00C265CA"/>
    <w:rsid w:val="00C26B0E"/>
    <w:rsid w:val="00C26D13"/>
    <w:rsid w:val="00C26E5D"/>
    <w:rsid w:val="00C26F6D"/>
    <w:rsid w:val="00C27192"/>
    <w:rsid w:val="00C27422"/>
    <w:rsid w:val="00C27549"/>
    <w:rsid w:val="00C275DB"/>
    <w:rsid w:val="00C27632"/>
    <w:rsid w:val="00C276A3"/>
    <w:rsid w:val="00C276A9"/>
    <w:rsid w:val="00C276FB"/>
    <w:rsid w:val="00C2795B"/>
    <w:rsid w:val="00C27995"/>
    <w:rsid w:val="00C27B6C"/>
    <w:rsid w:val="00C27C96"/>
    <w:rsid w:val="00C27F7D"/>
    <w:rsid w:val="00C30171"/>
    <w:rsid w:val="00C30263"/>
    <w:rsid w:val="00C30676"/>
    <w:rsid w:val="00C306BD"/>
    <w:rsid w:val="00C307C0"/>
    <w:rsid w:val="00C308CA"/>
    <w:rsid w:val="00C308D4"/>
    <w:rsid w:val="00C30B2B"/>
    <w:rsid w:val="00C30C5B"/>
    <w:rsid w:val="00C31194"/>
    <w:rsid w:val="00C312B6"/>
    <w:rsid w:val="00C313EC"/>
    <w:rsid w:val="00C31416"/>
    <w:rsid w:val="00C315AF"/>
    <w:rsid w:val="00C318BE"/>
    <w:rsid w:val="00C31A0C"/>
    <w:rsid w:val="00C31BE2"/>
    <w:rsid w:val="00C31D57"/>
    <w:rsid w:val="00C31E25"/>
    <w:rsid w:val="00C31EDF"/>
    <w:rsid w:val="00C3204C"/>
    <w:rsid w:val="00C321E1"/>
    <w:rsid w:val="00C324CD"/>
    <w:rsid w:val="00C324D8"/>
    <w:rsid w:val="00C325E3"/>
    <w:rsid w:val="00C3265D"/>
    <w:rsid w:val="00C3272F"/>
    <w:rsid w:val="00C32C9C"/>
    <w:rsid w:val="00C33584"/>
    <w:rsid w:val="00C336D6"/>
    <w:rsid w:val="00C337C9"/>
    <w:rsid w:val="00C339AD"/>
    <w:rsid w:val="00C33CE4"/>
    <w:rsid w:val="00C33EA9"/>
    <w:rsid w:val="00C33F93"/>
    <w:rsid w:val="00C340EE"/>
    <w:rsid w:val="00C34305"/>
    <w:rsid w:val="00C3430C"/>
    <w:rsid w:val="00C34319"/>
    <w:rsid w:val="00C35071"/>
    <w:rsid w:val="00C35115"/>
    <w:rsid w:val="00C35506"/>
    <w:rsid w:val="00C35541"/>
    <w:rsid w:val="00C35962"/>
    <w:rsid w:val="00C35A17"/>
    <w:rsid w:val="00C35C3B"/>
    <w:rsid w:val="00C35E72"/>
    <w:rsid w:val="00C35F24"/>
    <w:rsid w:val="00C35F8C"/>
    <w:rsid w:val="00C36060"/>
    <w:rsid w:val="00C3612F"/>
    <w:rsid w:val="00C36254"/>
    <w:rsid w:val="00C36371"/>
    <w:rsid w:val="00C36EC6"/>
    <w:rsid w:val="00C37030"/>
    <w:rsid w:val="00C3759B"/>
    <w:rsid w:val="00C37AF0"/>
    <w:rsid w:val="00C37DBD"/>
    <w:rsid w:val="00C37E44"/>
    <w:rsid w:val="00C37FE2"/>
    <w:rsid w:val="00C4005B"/>
    <w:rsid w:val="00C4036C"/>
    <w:rsid w:val="00C404DE"/>
    <w:rsid w:val="00C40797"/>
    <w:rsid w:val="00C40A53"/>
    <w:rsid w:val="00C40A61"/>
    <w:rsid w:val="00C40AE8"/>
    <w:rsid w:val="00C40C7C"/>
    <w:rsid w:val="00C40E67"/>
    <w:rsid w:val="00C412DA"/>
    <w:rsid w:val="00C41468"/>
    <w:rsid w:val="00C41B98"/>
    <w:rsid w:val="00C41C01"/>
    <w:rsid w:val="00C41FE6"/>
    <w:rsid w:val="00C42383"/>
    <w:rsid w:val="00C4258B"/>
    <w:rsid w:val="00C42A1C"/>
    <w:rsid w:val="00C42BB8"/>
    <w:rsid w:val="00C42BE1"/>
    <w:rsid w:val="00C43014"/>
    <w:rsid w:val="00C4307A"/>
    <w:rsid w:val="00C432D1"/>
    <w:rsid w:val="00C43367"/>
    <w:rsid w:val="00C4363E"/>
    <w:rsid w:val="00C43978"/>
    <w:rsid w:val="00C439B3"/>
    <w:rsid w:val="00C43E61"/>
    <w:rsid w:val="00C43F13"/>
    <w:rsid w:val="00C441BA"/>
    <w:rsid w:val="00C44356"/>
    <w:rsid w:val="00C44433"/>
    <w:rsid w:val="00C446D0"/>
    <w:rsid w:val="00C446E0"/>
    <w:rsid w:val="00C447F5"/>
    <w:rsid w:val="00C44DB6"/>
    <w:rsid w:val="00C44E01"/>
    <w:rsid w:val="00C44E93"/>
    <w:rsid w:val="00C45126"/>
    <w:rsid w:val="00C4512B"/>
    <w:rsid w:val="00C452AA"/>
    <w:rsid w:val="00C4547B"/>
    <w:rsid w:val="00C4571C"/>
    <w:rsid w:val="00C45AF6"/>
    <w:rsid w:val="00C45C6B"/>
    <w:rsid w:val="00C45CC0"/>
    <w:rsid w:val="00C45EFD"/>
    <w:rsid w:val="00C46070"/>
    <w:rsid w:val="00C464DF"/>
    <w:rsid w:val="00C465ED"/>
    <w:rsid w:val="00C46BFA"/>
    <w:rsid w:val="00C46E1D"/>
    <w:rsid w:val="00C47037"/>
    <w:rsid w:val="00C472C6"/>
    <w:rsid w:val="00C4768F"/>
    <w:rsid w:val="00C4785F"/>
    <w:rsid w:val="00C47C53"/>
    <w:rsid w:val="00C47C8D"/>
    <w:rsid w:val="00C47CB7"/>
    <w:rsid w:val="00C47D3D"/>
    <w:rsid w:val="00C47E93"/>
    <w:rsid w:val="00C47F86"/>
    <w:rsid w:val="00C500A7"/>
    <w:rsid w:val="00C50121"/>
    <w:rsid w:val="00C50181"/>
    <w:rsid w:val="00C502EB"/>
    <w:rsid w:val="00C50856"/>
    <w:rsid w:val="00C50906"/>
    <w:rsid w:val="00C50A8C"/>
    <w:rsid w:val="00C50D10"/>
    <w:rsid w:val="00C511DB"/>
    <w:rsid w:val="00C514D0"/>
    <w:rsid w:val="00C51502"/>
    <w:rsid w:val="00C5159F"/>
    <w:rsid w:val="00C5184D"/>
    <w:rsid w:val="00C51901"/>
    <w:rsid w:val="00C51AAD"/>
    <w:rsid w:val="00C51B06"/>
    <w:rsid w:val="00C51D59"/>
    <w:rsid w:val="00C51E84"/>
    <w:rsid w:val="00C51F87"/>
    <w:rsid w:val="00C522F3"/>
    <w:rsid w:val="00C5233C"/>
    <w:rsid w:val="00C52514"/>
    <w:rsid w:val="00C52815"/>
    <w:rsid w:val="00C52C0B"/>
    <w:rsid w:val="00C52C5F"/>
    <w:rsid w:val="00C52C9B"/>
    <w:rsid w:val="00C52E8D"/>
    <w:rsid w:val="00C52ECD"/>
    <w:rsid w:val="00C52F01"/>
    <w:rsid w:val="00C53031"/>
    <w:rsid w:val="00C53439"/>
    <w:rsid w:val="00C53484"/>
    <w:rsid w:val="00C535DC"/>
    <w:rsid w:val="00C535E1"/>
    <w:rsid w:val="00C5377E"/>
    <w:rsid w:val="00C537A0"/>
    <w:rsid w:val="00C5397E"/>
    <w:rsid w:val="00C53A02"/>
    <w:rsid w:val="00C53DA7"/>
    <w:rsid w:val="00C54009"/>
    <w:rsid w:val="00C5412F"/>
    <w:rsid w:val="00C54299"/>
    <w:rsid w:val="00C543CE"/>
    <w:rsid w:val="00C5456E"/>
    <w:rsid w:val="00C545BB"/>
    <w:rsid w:val="00C54E31"/>
    <w:rsid w:val="00C551E8"/>
    <w:rsid w:val="00C55200"/>
    <w:rsid w:val="00C55256"/>
    <w:rsid w:val="00C55661"/>
    <w:rsid w:val="00C557C4"/>
    <w:rsid w:val="00C5585A"/>
    <w:rsid w:val="00C55A05"/>
    <w:rsid w:val="00C55A74"/>
    <w:rsid w:val="00C55B2C"/>
    <w:rsid w:val="00C55D10"/>
    <w:rsid w:val="00C55DDE"/>
    <w:rsid w:val="00C55E75"/>
    <w:rsid w:val="00C564AF"/>
    <w:rsid w:val="00C56782"/>
    <w:rsid w:val="00C568C0"/>
    <w:rsid w:val="00C56BD7"/>
    <w:rsid w:val="00C56CB0"/>
    <w:rsid w:val="00C5714B"/>
    <w:rsid w:val="00C57332"/>
    <w:rsid w:val="00C57340"/>
    <w:rsid w:val="00C57682"/>
    <w:rsid w:val="00C57855"/>
    <w:rsid w:val="00C57B68"/>
    <w:rsid w:val="00C57D80"/>
    <w:rsid w:val="00C57EAB"/>
    <w:rsid w:val="00C603B4"/>
    <w:rsid w:val="00C604F5"/>
    <w:rsid w:val="00C60609"/>
    <w:rsid w:val="00C6082E"/>
    <w:rsid w:val="00C60865"/>
    <w:rsid w:val="00C60A1D"/>
    <w:rsid w:val="00C612C3"/>
    <w:rsid w:val="00C613BF"/>
    <w:rsid w:val="00C6164B"/>
    <w:rsid w:val="00C6185E"/>
    <w:rsid w:val="00C618EE"/>
    <w:rsid w:val="00C619C7"/>
    <w:rsid w:val="00C61AAB"/>
    <w:rsid w:val="00C61B92"/>
    <w:rsid w:val="00C61DA6"/>
    <w:rsid w:val="00C61E11"/>
    <w:rsid w:val="00C62092"/>
    <w:rsid w:val="00C62671"/>
    <w:rsid w:val="00C626E6"/>
    <w:rsid w:val="00C62723"/>
    <w:rsid w:val="00C62776"/>
    <w:rsid w:val="00C6283B"/>
    <w:rsid w:val="00C628C5"/>
    <w:rsid w:val="00C628CB"/>
    <w:rsid w:val="00C62DA4"/>
    <w:rsid w:val="00C62FD0"/>
    <w:rsid w:val="00C63496"/>
    <w:rsid w:val="00C63643"/>
    <w:rsid w:val="00C63680"/>
    <w:rsid w:val="00C638AA"/>
    <w:rsid w:val="00C6399A"/>
    <w:rsid w:val="00C63A7C"/>
    <w:rsid w:val="00C63C7A"/>
    <w:rsid w:val="00C63EC5"/>
    <w:rsid w:val="00C63FC3"/>
    <w:rsid w:val="00C6436C"/>
    <w:rsid w:val="00C64911"/>
    <w:rsid w:val="00C64AB8"/>
    <w:rsid w:val="00C64D9B"/>
    <w:rsid w:val="00C64DBF"/>
    <w:rsid w:val="00C64ECD"/>
    <w:rsid w:val="00C658F1"/>
    <w:rsid w:val="00C6591B"/>
    <w:rsid w:val="00C659EF"/>
    <w:rsid w:val="00C65B27"/>
    <w:rsid w:val="00C65C39"/>
    <w:rsid w:val="00C65DB5"/>
    <w:rsid w:val="00C66055"/>
    <w:rsid w:val="00C6606E"/>
    <w:rsid w:val="00C6620B"/>
    <w:rsid w:val="00C663E6"/>
    <w:rsid w:val="00C66465"/>
    <w:rsid w:val="00C666C7"/>
    <w:rsid w:val="00C66754"/>
    <w:rsid w:val="00C6684E"/>
    <w:rsid w:val="00C66BC1"/>
    <w:rsid w:val="00C66C19"/>
    <w:rsid w:val="00C66DD8"/>
    <w:rsid w:val="00C67199"/>
    <w:rsid w:val="00C67294"/>
    <w:rsid w:val="00C67360"/>
    <w:rsid w:val="00C673EB"/>
    <w:rsid w:val="00C6754C"/>
    <w:rsid w:val="00C676C8"/>
    <w:rsid w:val="00C6774E"/>
    <w:rsid w:val="00C67757"/>
    <w:rsid w:val="00C67804"/>
    <w:rsid w:val="00C67CF2"/>
    <w:rsid w:val="00C70248"/>
    <w:rsid w:val="00C70367"/>
    <w:rsid w:val="00C705E9"/>
    <w:rsid w:val="00C70B40"/>
    <w:rsid w:val="00C70FEA"/>
    <w:rsid w:val="00C70FFA"/>
    <w:rsid w:val="00C711F4"/>
    <w:rsid w:val="00C71632"/>
    <w:rsid w:val="00C71692"/>
    <w:rsid w:val="00C71B0E"/>
    <w:rsid w:val="00C71BDD"/>
    <w:rsid w:val="00C71C48"/>
    <w:rsid w:val="00C72220"/>
    <w:rsid w:val="00C72243"/>
    <w:rsid w:val="00C72C27"/>
    <w:rsid w:val="00C72D4B"/>
    <w:rsid w:val="00C72E56"/>
    <w:rsid w:val="00C72FDC"/>
    <w:rsid w:val="00C73044"/>
    <w:rsid w:val="00C73055"/>
    <w:rsid w:val="00C7363E"/>
    <w:rsid w:val="00C736FA"/>
    <w:rsid w:val="00C7377E"/>
    <w:rsid w:val="00C7397A"/>
    <w:rsid w:val="00C739D6"/>
    <w:rsid w:val="00C73F4E"/>
    <w:rsid w:val="00C74179"/>
    <w:rsid w:val="00C74299"/>
    <w:rsid w:val="00C742B6"/>
    <w:rsid w:val="00C74363"/>
    <w:rsid w:val="00C74387"/>
    <w:rsid w:val="00C74BEF"/>
    <w:rsid w:val="00C74CA9"/>
    <w:rsid w:val="00C74CB8"/>
    <w:rsid w:val="00C74D26"/>
    <w:rsid w:val="00C74D46"/>
    <w:rsid w:val="00C74FBD"/>
    <w:rsid w:val="00C750AF"/>
    <w:rsid w:val="00C75169"/>
    <w:rsid w:val="00C7549E"/>
    <w:rsid w:val="00C754BA"/>
    <w:rsid w:val="00C75554"/>
    <w:rsid w:val="00C757CA"/>
    <w:rsid w:val="00C75A81"/>
    <w:rsid w:val="00C75C0D"/>
    <w:rsid w:val="00C75C5D"/>
    <w:rsid w:val="00C75D2D"/>
    <w:rsid w:val="00C76284"/>
    <w:rsid w:val="00C76638"/>
    <w:rsid w:val="00C76753"/>
    <w:rsid w:val="00C767A9"/>
    <w:rsid w:val="00C76B9F"/>
    <w:rsid w:val="00C76C41"/>
    <w:rsid w:val="00C76D91"/>
    <w:rsid w:val="00C76F42"/>
    <w:rsid w:val="00C76FE1"/>
    <w:rsid w:val="00C770E4"/>
    <w:rsid w:val="00C77204"/>
    <w:rsid w:val="00C77209"/>
    <w:rsid w:val="00C77218"/>
    <w:rsid w:val="00C77762"/>
    <w:rsid w:val="00C77C59"/>
    <w:rsid w:val="00C77FEA"/>
    <w:rsid w:val="00C80491"/>
    <w:rsid w:val="00C80563"/>
    <w:rsid w:val="00C80C62"/>
    <w:rsid w:val="00C80DE4"/>
    <w:rsid w:val="00C8106C"/>
    <w:rsid w:val="00C815FF"/>
    <w:rsid w:val="00C81638"/>
    <w:rsid w:val="00C81715"/>
    <w:rsid w:val="00C8197D"/>
    <w:rsid w:val="00C81EEC"/>
    <w:rsid w:val="00C81F61"/>
    <w:rsid w:val="00C823A3"/>
    <w:rsid w:val="00C82607"/>
    <w:rsid w:val="00C82619"/>
    <w:rsid w:val="00C8281A"/>
    <w:rsid w:val="00C828A9"/>
    <w:rsid w:val="00C828ED"/>
    <w:rsid w:val="00C8296F"/>
    <w:rsid w:val="00C829A6"/>
    <w:rsid w:val="00C82AAF"/>
    <w:rsid w:val="00C82C62"/>
    <w:rsid w:val="00C82DF3"/>
    <w:rsid w:val="00C8308C"/>
    <w:rsid w:val="00C83149"/>
    <w:rsid w:val="00C8323C"/>
    <w:rsid w:val="00C83321"/>
    <w:rsid w:val="00C83594"/>
    <w:rsid w:val="00C83ADB"/>
    <w:rsid w:val="00C83E02"/>
    <w:rsid w:val="00C83FF0"/>
    <w:rsid w:val="00C83FFC"/>
    <w:rsid w:val="00C84101"/>
    <w:rsid w:val="00C84170"/>
    <w:rsid w:val="00C8422E"/>
    <w:rsid w:val="00C84366"/>
    <w:rsid w:val="00C84653"/>
    <w:rsid w:val="00C84765"/>
    <w:rsid w:val="00C847AA"/>
    <w:rsid w:val="00C8483F"/>
    <w:rsid w:val="00C848EB"/>
    <w:rsid w:val="00C84A9D"/>
    <w:rsid w:val="00C84D94"/>
    <w:rsid w:val="00C84F6B"/>
    <w:rsid w:val="00C85108"/>
    <w:rsid w:val="00C854BA"/>
    <w:rsid w:val="00C8564D"/>
    <w:rsid w:val="00C8569C"/>
    <w:rsid w:val="00C8570F"/>
    <w:rsid w:val="00C859A5"/>
    <w:rsid w:val="00C85C96"/>
    <w:rsid w:val="00C85CAC"/>
    <w:rsid w:val="00C85DE3"/>
    <w:rsid w:val="00C85F8F"/>
    <w:rsid w:val="00C8625F"/>
    <w:rsid w:val="00C86836"/>
    <w:rsid w:val="00C8694F"/>
    <w:rsid w:val="00C869F6"/>
    <w:rsid w:val="00C86E82"/>
    <w:rsid w:val="00C86F8A"/>
    <w:rsid w:val="00C872A5"/>
    <w:rsid w:val="00C8736A"/>
    <w:rsid w:val="00C87467"/>
    <w:rsid w:val="00C874AB"/>
    <w:rsid w:val="00C87577"/>
    <w:rsid w:val="00C875D9"/>
    <w:rsid w:val="00C8777A"/>
    <w:rsid w:val="00C87993"/>
    <w:rsid w:val="00C87CAB"/>
    <w:rsid w:val="00C87D40"/>
    <w:rsid w:val="00C87D7A"/>
    <w:rsid w:val="00C90454"/>
    <w:rsid w:val="00C904A5"/>
    <w:rsid w:val="00C909BE"/>
    <w:rsid w:val="00C90CDD"/>
    <w:rsid w:val="00C9101D"/>
    <w:rsid w:val="00C91057"/>
    <w:rsid w:val="00C910A3"/>
    <w:rsid w:val="00C91105"/>
    <w:rsid w:val="00C911B0"/>
    <w:rsid w:val="00C91302"/>
    <w:rsid w:val="00C9186A"/>
    <w:rsid w:val="00C91949"/>
    <w:rsid w:val="00C91B41"/>
    <w:rsid w:val="00C91BD9"/>
    <w:rsid w:val="00C91CB4"/>
    <w:rsid w:val="00C93091"/>
    <w:rsid w:val="00C930B3"/>
    <w:rsid w:val="00C9312B"/>
    <w:rsid w:val="00C932A8"/>
    <w:rsid w:val="00C933C3"/>
    <w:rsid w:val="00C934B7"/>
    <w:rsid w:val="00C93D58"/>
    <w:rsid w:val="00C93D6A"/>
    <w:rsid w:val="00C94023"/>
    <w:rsid w:val="00C94241"/>
    <w:rsid w:val="00C943A6"/>
    <w:rsid w:val="00C94486"/>
    <w:rsid w:val="00C944C8"/>
    <w:rsid w:val="00C9455D"/>
    <w:rsid w:val="00C94AFE"/>
    <w:rsid w:val="00C94B31"/>
    <w:rsid w:val="00C94FED"/>
    <w:rsid w:val="00C9506C"/>
    <w:rsid w:val="00C959A1"/>
    <w:rsid w:val="00C95AD9"/>
    <w:rsid w:val="00C95B0A"/>
    <w:rsid w:val="00C95B36"/>
    <w:rsid w:val="00C95BE8"/>
    <w:rsid w:val="00C95BFD"/>
    <w:rsid w:val="00C9608B"/>
    <w:rsid w:val="00C960A4"/>
    <w:rsid w:val="00C960DE"/>
    <w:rsid w:val="00C9655E"/>
    <w:rsid w:val="00C966F2"/>
    <w:rsid w:val="00C967AB"/>
    <w:rsid w:val="00C968F7"/>
    <w:rsid w:val="00C9695E"/>
    <w:rsid w:val="00C969DB"/>
    <w:rsid w:val="00C96B65"/>
    <w:rsid w:val="00C96C77"/>
    <w:rsid w:val="00C96EA1"/>
    <w:rsid w:val="00C971FD"/>
    <w:rsid w:val="00C9726C"/>
    <w:rsid w:val="00C97441"/>
    <w:rsid w:val="00C97447"/>
    <w:rsid w:val="00C9751E"/>
    <w:rsid w:val="00C97849"/>
    <w:rsid w:val="00C9792A"/>
    <w:rsid w:val="00C979FE"/>
    <w:rsid w:val="00C97BA3"/>
    <w:rsid w:val="00C97E36"/>
    <w:rsid w:val="00C97ECF"/>
    <w:rsid w:val="00C97FFE"/>
    <w:rsid w:val="00CA0123"/>
    <w:rsid w:val="00CA0594"/>
    <w:rsid w:val="00CA0D20"/>
    <w:rsid w:val="00CA0DB5"/>
    <w:rsid w:val="00CA0E35"/>
    <w:rsid w:val="00CA1256"/>
    <w:rsid w:val="00CA138E"/>
    <w:rsid w:val="00CA15F8"/>
    <w:rsid w:val="00CA1695"/>
    <w:rsid w:val="00CA1887"/>
    <w:rsid w:val="00CA1DAE"/>
    <w:rsid w:val="00CA1F4D"/>
    <w:rsid w:val="00CA2031"/>
    <w:rsid w:val="00CA2195"/>
    <w:rsid w:val="00CA22C5"/>
    <w:rsid w:val="00CA25F7"/>
    <w:rsid w:val="00CA26E8"/>
    <w:rsid w:val="00CA2F6C"/>
    <w:rsid w:val="00CA2FC2"/>
    <w:rsid w:val="00CA2FEE"/>
    <w:rsid w:val="00CA3313"/>
    <w:rsid w:val="00CA3337"/>
    <w:rsid w:val="00CA36AF"/>
    <w:rsid w:val="00CA370D"/>
    <w:rsid w:val="00CA3848"/>
    <w:rsid w:val="00CA3916"/>
    <w:rsid w:val="00CA3BFD"/>
    <w:rsid w:val="00CA3CC0"/>
    <w:rsid w:val="00CA3DDF"/>
    <w:rsid w:val="00CA3FCC"/>
    <w:rsid w:val="00CA3FE9"/>
    <w:rsid w:val="00CA41BB"/>
    <w:rsid w:val="00CA41BD"/>
    <w:rsid w:val="00CA492E"/>
    <w:rsid w:val="00CA49C0"/>
    <w:rsid w:val="00CA4BE6"/>
    <w:rsid w:val="00CA4E77"/>
    <w:rsid w:val="00CA513F"/>
    <w:rsid w:val="00CA518D"/>
    <w:rsid w:val="00CA533A"/>
    <w:rsid w:val="00CA5737"/>
    <w:rsid w:val="00CA597E"/>
    <w:rsid w:val="00CA5B04"/>
    <w:rsid w:val="00CA5BE4"/>
    <w:rsid w:val="00CA5C89"/>
    <w:rsid w:val="00CA5CAA"/>
    <w:rsid w:val="00CA5F2C"/>
    <w:rsid w:val="00CA5FFF"/>
    <w:rsid w:val="00CA6020"/>
    <w:rsid w:val="00CA60E0"/>
    <w:rsid w:val="00CA622B"/>
    <w:rsid w:val="00CA62A6"/>
    <w:rsid w:val="00CA62C6"/>
    <w:rsid w:val="00CA6437"/>
    <w:rsid w:val="00CA67A5"/>
    <w:rsid w:val="00CA6804"/>
    <w:rsid w:val="00CA6817"/>
    <w:rsid w:val="00CA68EE"/>
    <w:rsid w:val="00CA6C83"/>
    <w:rsid w:val="00CA6D00"/>
    <w:rsid w:val="00CA70B1"/>
    <w:rsid w:val="00CA725B"/>
    <w:rsid w:val="00CA73E9"/>
    <w:rsid w:val="00CA7605"/>
    <w:rsid w:val="00CA7B31"/>
    <w:rsid w:val="00CA7C0E"/>
    <w:rsid w:val="00CA7C4C"/>
    <w:rsid w:val="00CA7D42"/>
    <w:rsid w:val="00CA7E3A"/>
    <w:rsid w:val="00CB0069"/>
    <w:rsid w:val="00CB0234"/>
    <w:rsid w:val="00CB028D"/>
    <w:rsid w:val="00CB06AF"/>
    <w:rsid w:val="00CB0716"/>
    <w:rsid w:val="00CB0755"/>
    <w:rsid w:val="00CB0DF5"/>
    <w:rsid w:val="00CB1038"/>
    <w:rsid w:val="00CB12B1"/>
    <w:rsid w:val="00CB145B"/>
    <w:rsid w:val="00CB14CC"/>
    <w:rsid w:val="00CB1FF2"/>
    <w:rsid w:val="00CB2400"/>
    <w:rsid w:val="00CB281F"/>
    <w:rsid w:val="00CB2B58"/>
    <w:rsid w:val="00CB2DF9"/>
    <w:rsid w:val="00CB2E46"/>
    <w:rsid w:val="00CB2E5A"/>
    <w:rsid w:val="00CB3041"/>
    <w:rsid w:val="00CB390D"/>
    <w:rsid w:val="00CB3A49"/>
    <w:rsid w:val="00CB3C50"/>
    <w:rsid w:val="00CB3CCC"/>
    <w:rsid w:val="00CB427C"/>
    <w:rsid w:val="00CB439A"/>
    <w:rsid w:val="00CB467E"/>
    <w:rsid w:val="00CB46B2"/>
    <w:rsid w:val="00CB46CD"/>
    <w:rsid w:val="00CB4921"/>
    <w:rsid w:val="00CB5160"/>
    <w:rsid w:val="00CB5425"/>
    <w:rsid w:val="00CB573D"/>
    <w:rsid w:val="00CB59A6"/>
    <w:rsid w:val="00CB5AD3"/>
    <w:rsid w:val="00CB5E87"/>
    <w:rsid w:val="00CB5F9A"/>
    <w:rsid w:val="00CB6059"/>
    <w:rsid w:val="00CB6379"/>
    <w:rsid w:val="00CB65D4"/>
    <w:rsid w:val="00CB6D6C"/>
    <w:rsid w:val="00CB6F08"/>
    <w:rsid w:val="00CB71AF"/>
    <w:rsid w:val="00CB7273"/>
    <w:rsid w:val="00CB73C9"/>
    <w:rsid w:val="00CB774D"/>
    <w:rsid w:val="00CB77C2"/>
    <w:rsid w:val="00CB7B0B"/>
    <w:rsid w:val="00CB7BCA"/>
    <w:rsid w:val="00CC000B"/>
    <w:rsid w:val="00CC0345"/>
    <w:rsid w:val="00CC0387"/>
    <w:rsid w:val="00CC0696"/>
    <w:rsid w:val="00CC074A"/>
    <w:rsid w:val="00CC0BE4"/>
    <w:rsid w:val="00CC0CB0"/>
    <w:rsid w:val="00CC0D3F"/>
    <w:rsid w:val="00CC0E04"/>
    <w:rsid w:val="00CC0E97"/>
    <w:rsid w:val="00CC0F52"/>
    <w:rsid w:val="00CC1049"/>
    <w:rsid w:val="00CC1151"/>
    <w:rsid w:val="00CC16A4"/>
    <w:rsid w:val="00CC1884"/>
    <w:rsid w:val="00CC1A07"/>
    <w:rsid w:val="00CC1D31"/>
    <w:rsid w:val="00CC1DB0"/>
    <w:rsid w:val="00CC1F32"/>
    <w:rsid w:val="00CC2051"/>
    <w:rsid w:val="00CC2543"/>
    <w:rsid w:val="00CC25AD"/>
    <w:rsid w:val="00CC25E7"/>
    <w:rsid w:val="00CC2682"/>
    <w:rsid w:val="00CC2802"/>
    <w:rsid w:val="00CC29D0"/>
    <w:rsid w:val="00CC2AC2"/>
    <w:rsid w:val="00CC2AD0"/>
    <w:rsid w:val="00CC2DC6"/>
    <w:rsid w:val="00CC36A4"/>
    <w:rsid w:val="00CC3778"/>
    <w:rsid w:val="00CC3BF4"/>
    <w:rsid w:val="00CC3CFD"/>
    <w:rsid w:val="00CC4355"/>
    <w:rsid w:val="00CC43BB"/>
    <w:rsid w:val="00CC4420"/>
    <w:rsid w:val="00CC4505"/>
    <w:rsid w:val="00CC47D1"/>
    <w:rsid w:val="00CC4851"/>
    <w:rsid w:val="00CC4A03"/>
    <w:rsid w:val="00CC4DB3"/>
    <w:rsid w:val="00CC526E"/>
    <w:rsid w:val="00CC5499"/>
    <w:rsid w:val="00CC54BF"/>
    <w:rsid w:val="00CC55FC"/>
    <w:rsid w:val="00CC5776"/>
    <w:rsid w:val="00CC5796"/>
    <w:rsid w:val="00CC5B99"/>
    <w:rsid w:val="00CC5CAF"/>
    <w:rsid w:val="00CC6154"/>
    <w:rsid w:val="00CC6620"/>
    <w:rsid w:val="00CC6926"/>
    <w:rsid w:val="00CC6D25"/>
    <w:rsid w:val="00CC6E03"/>
    <w:rsid w:val="00CC6F7F"/>
    <w:rsid w:val="00CC727E"/>
    <w:rsid w:val="00CC730E"/>
    <w:rsid w:val="00CC74E6"/>
    <w:rsid w:val="00CC7683"/>
    <w:rsid w:val="00CC782C"/>
    <w:rsid w:val="00CC7836"/>
    <w:rsid w:val="00CC794A"/>
    <w:rsid w:val="00CC7DD4"/>
    <w:rsid w:val="00CD0359"/>
    <w:rsid w:val="00CD03EA"/>
    <w:rsid w:val="00CD063D"/>
    <w:rsid w:val="00CD064C"/>
    <w:rsid w:val="00CD08C6"/>
    <w:rsid w:val="00CD09D3"/>
    <w:rsid w:val="00CD0AEE"/>
    <w:rsid w:val="00CD0B60"/>
    <w:rsid w:val="00CD1047"/>
    <w:rsid w:val="00CD1104"/>
    <w:rsid w:val="00CD18B9"/>
    <w:rsid w:val="00CD1A35"/>
    <w:rsid w:val="00CD1AB0"/>
    <w:rsid w:val="00CD1E45"/>
    <w:rsid w:val="00CD2099"/>
    <w:rsid w:val="00CD238A"/>
    <w:rsid w:val="00CD23C1"/>
    <w:rsid w:val="00CD23E2"/>
    <w:rsid w:val="00CD246C"/>
    <w:rsid w:val="00CD2561"/>
    <w:rsid w:val="00CD3003"/>
    <w:rsid w:val="00CD30D4"/>
    <w:rsid w:val="00CD39C7"/>
    <w:rsid w:val="00CD3CFA"/>
    <w:rsid w:val="00CD3D2D"/>
    <w:rsid w:val="00CD409F"/>
    <w:rsid w:val="00CD4172"/>
    <w:rsid w:val="00CD41CE"/>
    <w:rsid w:val="00CD4227"/>
    <w:rsid w:val="00CD4258"/>
    <w:rsid w:val="00CD434A"/>
    <w:rsid w:val="00CD4358"/>
    <w:rsid w:val="00CD436E"/>
    <w:rsid w:val="00CD4AEF"/>
    <w:rsid w:val="00CD4B71"/>
    <w:rsid w:val="00CD4EB2"/>
    <w:rsid w:val="00CD5090"/>
    <w:rsid w:val="00CD5278"/>
    <w:rsid w:val="00CD5344"/>
    <w:rsid w:val="00CD5566"/>
    <w:rsid w:val="00CD5589"/>
    <w:rsid w:val="00CD5730"/>
    <w:rsid w:val="00CD57C1"/>
    <w:rsid w:val="00CD5A93"/>
    <w:rsid w:val="00CD5BC1"/>
    <w:rsid w:val="00CD5BD5"/>
    <w:rsid w:val="00CD5C08"/>
    <w:rsid w:val="00CD5CE1"/>
    <w:rsid w:val="00CD5E31"/>
    <w:rsid w:val="00CD5E99"/>
    <w:rsid w:val="00CD5ED9"/>
    <w:rsid w:val="00CD667F"/>
    <w:rsid w:val="00CD6C02"/>
    <w:rsid w:val="00CD6C06"/>
    <w:rsid w:val="00CD6E29"/>
    <w:rsid w:val="00CD6E4D"/>
    <w:rsid w:val="00CD6E85"/>
    <w:rsid w:val="00CD700F"/>
    <w:rsid w:val="00CD7183"/>
    <w:rsid w:val="00CD7493"/>
    <w:rsid w:val="00CD74C8"/>
    <w:rsid w:val="00CD7572"/>
    <w:rsid w:val="00CD7628"/>
    <w:rsid w:val="00CD77C8"/>
    <w:rsid w:val="00CD7A85"/>
    <w:rsid w:val="00CD7D73"/>
    <w:rsid w:val="00CE0152"/>
    <w:rsid w:val="00CE072B"/>
    <w:rsid w:val="00CE0C6A"/>
    <w:rsid w:val="00CE1806"/>
    <w:rsid w:val="00CE1A1B"/>
    <w:rsid w:val="00CE1CFA"/>
    <w:rsid w:val="00CE21A8"/>
    <w:rsid w:val="00CE243A"/>
    <w:rsid w:val="00CE25D8"/>
    <w:rsid w:val="00CE2669"/>
    <w:rsid w:val="00CE26D8"/>
    <w:rsid w:val="00CE2894"/>
    <w:rsid w:val="00CE2F86"/>
    <w:rsid w:val="00CE2FF9"/>
    <w:rsid w:val="00CE30A8"/>
    <w:rsid w:val="00CE3131"/>
    <w:rsid w:val="00CE32EE"/>
    <w:rsid w:val="00CE3353"/>
    <w:rsid w:val="00CE38B2"/>
    <w:rsid w:val="00CE3E35"/>
    <w:rsid w:val="00CE4160"/>
    <w:rsid w:val="00CE425F"/>
    <w:rsid w:val="00CE43E8"/>
    <w:rsid w:val="00CE442D"/>
    <w:rsid w:val="00CE44BE"/>
    <w:rsid w:val="00CE4665"/>
    <w:rsid w:val="00CE482B"/>
    <w:rsid w:val="00CE49EA"/>
    <w:rsid w:val="00CE4E8C"/>
    <w:rsid w:val="00CE5072"/>
    <w:rsid w:val="00CE50A6"/>
    <w:rsid w:val="00CE56FB"/>
    <w:rsid w:val="00CE5829"/>
    <w:rsid w:val="00CE5934"/>
    <w:rsid w:val="00CE596F"/>
    <w:rsid w:val="00CE5AFB"/>
    <w:rsid w:val="00CE5D18"/>
    <w:rsid w:val="00CE5EB6"/>
    <w:rsid w:val="00CE5EFC"/>
    <w:rsid w:val="00CE609B"/>
    <w:rsid w:val="00CE6506"/>
    <w:rsid w:val="00CE69B7"/>
    <w:rsid w:val="00CE6A78"/>
    <w:rsid w:val="00CE6B27"/>
    <w:rsid w:val="00CE6C8C"/>
    <w:rsid w:val="00CE6C92"/>
    <w:rsid w:val="00CE7385"/>
    <w:rsid w:val="00CE746B"/>
    <w:rsid w:val="00CE7630"/>
    <w:rsid w:val="00CE7782"/>
    <w:rsid w:val="00CE7C57"/>
    <w:rsid w:val="00CE7EBD"/>
    <w:rsid w:val="00CE7EC8"/>
    <w:rsid w:val="00CE7ED3"/>
    <w:rsid w:val="00CE7FB9"/>
    <w:rsid w:val="00CF0045"/>
    <w:rsid w:val="00CF0047"/>
    <w:rsid w:val="00CF0442"/>
    <w:rsid w:val="00CF0700"/>
    <w:rsid w:val="00CF07CB"/>
    <w:rsid w:val="00CF0872"/>
    <w:rsid w:val="00CF093E"/>
    <w:rsid w:val="00CF0967"/>
    <w:rsid w:val="00CF0AD4"/>
    <w:rsid w:val="00CF0B0A"/>
    <w:rsid w:val="00CF0B5B"/>
    <w:rsid w:val="00CF0B96"/>
    <w:rsid w:val="00CF0BDF"/>
    <w:rsid w:val="00CF1016"/>
    <w:rsid w:val="00CF103F"/>
    <w:rsid w:val="00CF119B"/>
    <w:rsid w:val="00CF1722"/>
    <w:rsid w:val="00CF1D88"/>
    <w:rsid w:val="00CF1DFD"/>
    <w:rsid w:val="00CF1E06"/>
    <w:rsid w:val="00CF209C"/>
    <w:rsid w:val="00CF24B4"/>
    <w:rsid w:val="00CF24F7"/>
    <w:rsid w:val="00CF25C0"/>
    <w:rsid w:val="00CF2741"/>
    <w:rsid w:val="00CF28C0"/>
    <w:rsid w:val="00CF2C35"/>
    <w:rsid w:val="00CF2C3C"/>
    <w:rsid w:val="00CF2C49"/>
    <w:rsid w:val="00CF2D81"/>
    <w:rsid w:val="00CF2DE7"/>
    <w:rsid w:val="00CF30E1"/>
    <w:rsid w:val="00CF31FA"/>
    <w:rsid w:val="00CF3388"/>
    <w:rsid w:val="00CF358B"/>
    <w:rsid w:val="00CF3C5F"/>
    <w:rsid w:val="00CF3CDC"/>
    <w:rsid w:val="00CF41CC"/>
    <w:rsid w:val="00CF42B9"/>
    <w:rsid w:val="00CF4327"/>
    <w:rsid w:val="00CF4384"/>
    <w:rsid w:val="00CF466F"/>
    <w:rsid w:val="00CF474E"/>
    <w:rsid w:val="00CF488F"/>
    <w:rsid w:val="00CF4B93"/>
    <w:rsid w:val="00CF4D3F"/>
    <w:rsid w:val="00CF4D62"/>
    <w:rsid w:val="00CF4DE8"/>
    <w:rsid w:val="00CF4ED2"/>
    <w:rsid w:val="00CF4FA7"/>
    <w:rsid w:val="00CF51A0"/>
    <w:rsid w:val="00CF5282"/>
    <w:rsid w:val="00CF5840"/>
    <w:rsid w:val="00CF586E"/>
    <w:rsid w:val="00CF587D"/>
    <w:rsid w:val="00CF5C2D"/>
    <w:rsid w:val="00CF5CD2"/>
    <w:rsid w:val="00CF646C"/>
    <w:rsid w:val="00CF6618"/>
    <w:rsid w:val="00CF6655"/>
    <w:rsid w:val="00CF67C8"/>
    <w:rsid w:val="00CF6826"/>
    <w:rsid w:val="00CF6B01"/>
    <w:rsid w:val="00CF6BA2"/>
    <w:rsid w:val="00CF6D34"/>
    <w:rsid w:val="00CF6FCF"/>
    <w:rsid w:val="00CF73D1"/>
    <w:rsid w:val="00CF7554"/>
    <w:rsid w:val="00CF7631"/>
    <w:rsid w:val="00CF77D1"/>
    <w:rsid w:val="00CF7869"/>
    <w:rsid w:val="00D0008F"/>
    <w:rsid w:val="00D00190"/>
    <w:rsid w:val="00D00221"/>
    <w:rsid w:val="00D002A8"/>
    <w:rsid w:val="00D0066A"/>
    <w:rsid w:val="00D00D0B"/>
    <w:rsid w:val="00D00D84"/>
    <w:rsid w:val="00D00E08"/>
    <w:rsid w:val="00D01068"/>
    <w:rsid w:val="00D010D8"/>
    <w:rsid w:val="00D01320"/>
    <w:rsid w:val="00D01692"/>
    <w:rsid w:val="00D017BB"/>
    <w:rsid w:val="00D01865"/>
    <w:rsid w:val="00D01A30"/>
    <w:rsid w:val="00D01FA4"/>
    <w:rsid w:val="00D01FA6"/>
    <w:rsid w:val="00D02002"/>
    <w:rsid w:val="00D0223A"/>
    <w:rsid w:val="00D0236C"/>
    <w:rsid w:val="00D027E2"/>
    <w:rsid w:val="00D02937"/>
    <w:rsid w:val="00D02A08"/>
    <w:rsid w:val="00D02A74"/>
    <w:rsid w:val="00D03126"/>
    <w:rsid w:val="00D03130"/>
    <w:rsid w:val="00D031F5"/>
    <w:rsid w:val="00D034D7"/>
    <w:rsid w:val="00D0362A"/>
    <w:rsid w:val="00D0367C"/>
    <w:rsid w:val="00D036E1"/>
    <w:rsid w:val="00D03815"/>
    <w:rsid w:val="00D03B83"/>
    <w:rsid w:val="00D03D87"/>
    <w:rsid w:val="00D04276"/>
    <w:rsid w:val="00D042A2"/>
    <w:rsid w:val="00D042B1"/>
    <w:rsid w:val="00D04588"/>
    <w:rsid w:val="00D04BF3"/>
    <w:rsid w:val="00D04C10"/>
    <w:rsid w:val="00D04C31"/>
    <w:rsid w:val="00D04CEB"/>
    <w:rsid w:val="00D04D90"/>
    <w:rsid w:val="00D04F75"/>
    <w:rsid w:val="00D0546C"/>
    <w:rsid w:val="00D05489"/>
    <w:rsid w:val="00D0560B"/>
    <w:rsid w:val="00D05690"/>
    <w:rsid w:val="00D058EC"/>
    <w:rsid w:val="00D05B36"/>
    <w:rsid w:val="00D05CF5"/>
    <w:rsid w:val="00D05F60"/>
    <w:rsid w:val="00D05F69"/>
    <w:rsid w:val="00D06B0D"/>
    <w:rsid w:val="00D070E3"/>
    <w:rsid w:val="00D07147"/>
    <w:rsid w:val="00D07290"/>
    <w:rsid w:val="00D073BD"/>
    <w:rsid w:val="00D075AA"/>
    <w:rsid w:val="00D07B86"/>
    <w:rsid w:val="00D07D0A"/>
    <w:rsid w:val="00D07D6E"/>
    <w:rsid w:val="00D07DEA"/>
    <w:rsid w:val="00D10077"/>
    <w:rsid w:val="00D1022C"/>
    <w:rsid w:val="00D102FB"/>
    <w:rsid w:val="00D105AF"/>
    <w:rsid w:val="00D10B24"/>
    <w:rsid w:val="00D10CEC"/>
    <w:rsid w:val="00D10D24"/>
    <w:rsid w:val="00D1126F"/>
    <w:rsid w:val="00D11336"/>
    <w:rsid w:val="00D119AD"/>
    <w:rsid w:val="00D11B24"/>
    <w:rsid w:val="00D11FA8"/>
    <w:rsid w:val="00D12349"/>
    <w:rsid w:val="00D12740"/>
    <w:rsid w:val="00D127E1"/>
    <w:rsid w:val="00D12B44"/>
    <w:rsid w:val="00D12DCB"/>
    <w:rsid w:val="00D12FE4"/>
    <w:rsid w:val="00D13216"/>
    <w:rsid w:val="00D132DA"/>
    <w:rsid w:val="00D134E9"/>
    <w:rsid w:val="00D13721"/>
    <w:rsid w:val="00D13895"/>
    <w:rsid w:val="00D1396A"/>
    <w:rsid w:val="00D13A88"/>
    <w:rsid w:val="00D13B85"/>
    <w:rsid w:val="00D13D97"/>
    <w:rsid w:val="00D13E92"/>
    <w:rsid w:val="00D14093"/>
    <w:rsid w:val="00D140CC"/>
    <w:rsid w:val="00D140DD"/>
    <w:rsid w:val="00D14117"/>
    <w:rsid w:val="00D14151"/>
    <w:rsid w:val="00D14194"/>
    <w:rsid w:val="00D14822"/>
    <w:rsid w:val="00D14A69"/>
    <w:rsid w:val="00D14DDE"/>
    <w:rsid w:val="00D14ECB"/>
    <w:rsid w:val="00D14F94"/>
    <w:rsid w:val="00D15131"/>
    <w:rsid w:val="00D15134"/>
    <w:rsid w:val="00D1531A"/>
    <w:rsid w:val="00D154EC"/>
    <w:rsid w:val="00D15777"/>
    <w:rsid w:val="00D157F8"/>
    <w:rsid w:val="00D158CF"/>
    <w:rsid w:val="00D15A22"/>
    <w:rsid w:val="00D15A5D"/>
    <w:rsid w:val="00D15DAD"/>
    <w:rsid w:val="00D15FCE"/>
    <w:rsid w:val="00D16394"/>
    <w:rsid w:val="00D164CD"/>
    <w:rsid w:val="00D16B23"/>
    <w:rsid w:val="00D16E33"/>
    <w:rsid w:val="00D16F01"/>
    <w:rsid w:val="00D172A1"/>
    <w:rsid w:val="00D172DC"/>
    <w:rsid w:val="00D1742D"/>
    <w:rsid w:val="00D175F4"/>
    <w:rsid w:val="00D1776E"/>
    <w:rsid w:val="00D17882"/>
    <w:rsid w:val="00D17A16"/>
    <w:rsid w:val="00D17B0F"/>
    <w:rsid w:val="00D17C81"/>
    <w:rsid w:val="00D17E2A"/>
    <w:rsid w:val="00D17ECA"/>
    <w:rsid w:val="00D17FF7"/>
    <w:rsid w:val="00D20398"/>
    <w:rsid w:val="00D206AC"/>
    <w:rsid w:val="00D20966"/>
    <w:rsid w:val="00D20AB5"/>
    <w:rsid w:val="00D20BFF"/>
    <w:rsid w:val="00D20C94"/>
    <w:rsid w:val="00D20D1B"/>
    <w:rsid w:val="00D20DB4"/>
    <w:rsid w:val="00D20EE9"/>
    <w:rsid w:val="00D21033"/>
    <w:rsid w:val="00D211CF"/>
    <w:rsid w:val="00D211E9"/>
    <w:rsid w:val="00D21504"/>
    <w:rsid w:val="00D2184C"/>
    <w:rsid w:val="00D218DF"/>
    <w:rsid w:val="00D218F7"/>
    <w:rsid w:val="00D21901"/>
    <w:rsid w:val="00D219F5"/>
    <w:rsid w:val="00D21E94"/>
    <w:rsid w:val="00D220C5"/>
    <w:rsid w:val="00D22154"/>
    <w:rsid w:val="00D2215C"/>
    <w:rsid w:val="00D22212"/>
    <w:rsid w:val="00D22546"/>
    <w:rsid w:val="00D225EE"/>
    <w:rsid w:val="00D226AC"/>
    <w:rsid w:val="00D229BB"/>
    <w:rsid w:val="00D22AF3"/>
    <w:rsid w:val="00D22AF8"/>
    <w:rsid w:val="00D22C60"/>
    <w:rsid w:val="00D23273"/>
    <w:rsid w:val="00D23355"/>
    <w:rsid w:val="00D23600"/>
    <w:rsid w:val="00D239AB"/>
    <w:rsid w:val="00D23A65"/>
    <w:rsid w:val="00D23A6F"/>
    <w:rsid w:val="00D23B79"/>
    <w:rsid w:val="00D23B9C"/>
    <w:rsid w:val="00D241F9"/>
    <w:rsid w:val="00D242C2"/>
    <w:rsid w:val="00D2439D"/>
    <w:rsid w:val="00D24636"/>
    <w:rsid w:val="00D246F9"/>
    <w:rsid w:val="00D247EE"/>
    <w:rsid w:val="00D24880"/>
    <w:rsid w:val="00D2492B"/>
    <w:rsid w:val="00D24C63"/>
    <w:rsid w:val="00D24E67"/>
    <w:rsid w:val="00D24F3F"/>
    <w:rsid w:val="00D251E0"/>
    <w:rsid w:val="00D254D2"/>
    <w:rsid w:val="00D255DB"/>
    <w:rsid w:val="00D255F5"/>
    <w:rsid w:val="00D25627"/>
    <w:rsid w:val="00D256D3"/>
    <w:rsid w:val="00D25740"/>
    <w:rsid w:val="00D25929"/>
    <w:rsid w:val="00D25B55"/>
    <w:rsid w:val="00D25BD8"/>
    <w:rsid w:val="00D25E0E"/>
    <w:rsid w:val="00D25FA3"/>
    <w:rsid w:val="00D261CE"/>
    <w:rsid w:val="00D267F2"/>
    <w:rsid w:val="00D268B2"/>
    <w:rsid w:val="00D268BE"/>
    <w:rsid w:val="00D268C9"/>
    <w:rsid w:val="00D268DA"/>
    <w:rsid w:val="00D26902"/>
    <w:rsid w:val="00D26912"/>
    <w:rsid w:val="00D26FF5"/>
    <w:rsid w:val="00D272A4"/>
    <w:rsid w:val="00D2741D"/>
    <w:rsid w:val="00D276F9"/>
    <w:rsid w:val="00D277B6"/>
    <w:rsid w:val="00D27898"/>
    <w:rsid w:val="00D27924"/>
    <w:rsid w:val="00D279BA"/>
    <w:rsid w:val="00D27B1F"/>
    <w:rsid w:val="00D27B36"/>
    <w:rsid w:val="00D27E96"/>
    <w:rsid w:val="00D2EF2C"/>
    <w:rsid w:val="00D30124"/>
    <w:rsid w:val="00D30915"/>
    <w:rsid w:val="00D30B90"/>
    <w:rsid w:val="00D30E05"/>
    <w:rsid w:val="00D31132"/>
    <w:rsid w:val="00D31307"/>
    <w:rsid w:val="00D3134C"/>
    <w:rsid w:val="00D318CE"/>
    <w:rsid w:val="00D31A51"/>
    <w:rsid w:val="00D31B8A"/>
    <w:rsid w:val="00D31D66"/>
    <w:rsid w:val="00D31DE6"/>
    <w:rsid w:val="00D31E2A"/>
    <w:rsid w:val="00D31E2D"/>
    <w:rsid w:val="00D31F24"/>
    <w:rsid w:val="00D320E0"/>
    <w:rsid w:val="00D32126"/>
    <w:rsid w:val="00D3212B"/>
    <w:rsid w:val="00D32274"/>
    <w:rsid w:val="00D325E7"/>
    <w:rsid w:val="00D32A5B"/>
    <w:rsid w:val="00D32F87"/>
    <w:rsid w:val="00D33058"/>
    <w:rsid w:val="00D3326C"/>
    <w:rsid w:val="00D33533"/>
    <w:rsid w:val="00D33606"/>
    <w:rsid w:val="00D3378B"/>
    <w:rsid w:val="00D3389F"/>
    <w:rsid w:val="00D338DC"/>
    <w:rsid w:val="00D33E78"/>
    <w:rsid w:val="00D34175"/>
    <w:rsid w:val="00D341BE"/>
    <w:rsid w:val="00D3434E"/>
    <w:rsid w:val="00D3465B"/>
    <w:rsid w:val="00D34784"/>
    <w:rsid w:val="00D34B3C"/>
    <w:rsid w:val="00D34E9D"/>
    <w:rsid w:val="00D34EC8"/>
    <w:rsid w:val="00D35030"/>
    <w:rsid w:val="00D353E1"/>
    <w:rsid w:val="00D35491"/>
    <w:rsid w:val="00D358A6"/>
    <w:rsid w:val="00D35D1E"/>
    <w:rsid w:val="00D35E6D"/>
    <w:rsid w:val="00D3600C"/>
    <w:rsid w:val="00D363CE"/>
    <w:rsid w:val="00D36766"/>
    <w:rsid w:val="00D36935"/>
    <w:rsid w:val="00D3696B"/>
    <w:rsid w:val="00D36BF8"/>
    <w:rsid w:val="00D36C3E"/>
    <w:rsid w:val="00D36E07"/>
    <w:rsid w:val="00D36EEB"/>
    <w:rsid w:val="00D37153"/>
    <w:rsid w:val="00D3730B"/>
    <w:rsid w:val="00D37640"/>
    <w:rsid w:val="00D37696"/>
    <w:rsid w:val="00D37CBF"/>
    <w:rsid w:val="00D40205"/>
    <w:rsid w:val="00D402A4"/>
    <w:rsid w:val="00D403C1"/>
    <w:rsid w:val="00D40568"/>
    <w:rsid w:val="00D40CA2"/>
    <w:rsid w:val="00D40CC3"/>
    <w:rsid w:val="00D40CEF"/>
    <w:rsid w:val="00D40E03"/>
    <w:rsid w:val="00D40F2A"/>
    <w:rsid w:val="00D4145C"/>
    <w:rsid w:val="00D41AE1"/>
    <w:rsid w:val="00D41B30"/>
    <w:rsid w:val="00D421B1"/>
    <w:rsid w:val="00D421F6"/>
    <w:rsid w:val="00D42214"/>
    <w:rsid w:val="00D423F9"/>
    <w:rsid w:val="00D4265E"/>
    <w:rsid w:val="00D426FA"/>
    <w:rsid w:val="00D4277B"/>
    <w:rsid w:val="00D427BC"/>
    <w:rsid w:val="00D42800"/>
    <w:rsid w:val="00D4280B"/>
    <w:rsid w:val="00D42892"/>
    <w:rsid w:val="00D42A90"/>
    <w:rsid w:val="00D42AB9"/>
    <w:rsid w:val="00D42CD7"/>
    <w:rsid w:val="00D42D05"/>
    <w:rsid w:val="00D42D36"/>
    <w:rsid w:val="00D42D6A"/>
    <w:rsid w:val="00D42E52"/>
    <w:rsid w:val="00D43074"/>
    <w:rsid w:val="00D43648"/>
    <w:rsid w:val="00D43756"/>
    <w:rsid w:val="00D43806"/>
    <w:rsid w:val="00D438FE"/>
    <w:rsid w:val="00D43B36"/>
    <w:rsid w:val="00D43C2B"/>
    <w:rsid w:val="00D43E67"/>
    <w:rsid w:val="00D43E72"/>
    <w:rsid w:val="00D440B1"/>
    <w:rsid w:val="00D4435C"/>
    <w:rsid w:val="00D44361"/>
    <w:rsid w:val="00D4463B"/>
    <w:rsid w:val="00D4466C"/>
    <w:rsid w:val="00D4470E"/>
    <w:rsid w:val="00D448F7"/>
    <w:rsid w:val="00D44CBC"/>
    <w:rsid w:val="00D44CF6"/>
    <w:rsid w:val="00D44EC8"/>
    <w:rsid w:val="00D44EF0"/>
    <w:rsid w:val="00D44F37"/>
    <w:rsid w:val="00D4526B"/>
    <w:rsid w:val="00D45818"/>
    <w:rsid w:val="00D459B4"/>
    <w:rsid w:val="00D459D8"/>
    <w:rsid w:val="00D45C16"/>
    <w:rsid w:val="00D45F60"/>
    <w:rsid w:val="00D46014"/>
    <w:rsid w:val="00D46BF1"/>
    <w:rsid w:val="00D46C5E"/>
    <w:rsid w:val="00D46E02"/>
    <w:rsid w:val="00D471BE"/>
    <w:rsid w:val="00D473B2"/>
    <w:rsid w:val="00D473D5"/>
    <w:rsid w:val="00D476FB"/>
    <w:rsid w:val="00D47779"/>
    <w:rsid w:val="00D477FB"/>
    <w:rsid w:val="00D47CED"/>
    <w:rsid w:val="00D47FC0"/>
    <w:rsid w:val="00D501B7"/>
    <w:rsid w:val="00D50BDC"/>
    <w:rsid w:val="00D50F75"/>
    <w:rsid w:val="00D5120B"/>
    <w:rsid w:val="00D51234"/>
    <w:rsid w:val="00D513EF"/>
    <w:rsid w:val="00D515D7"/>
    <w:rsid w:val="00D516BC"/>
    <w:rsid w:val="00D51774"/>
    <w:rsid w:val="00D51D41"/>
    <w:rsid w:val="00D51D71"/>
    <w:rsid w:val="00D51DB7"/>
    <w:rsid w:val="00D51E60"/>
    <w:rsid w:val="00D521CC"/>
    <w:rsid w:val="00D526D3"/>
    <w:rsid w:val="00D52A1A"/>
    <w:rsid w:val="00D52B09"/>
    <w:rsid w:val="00D52EAC"/>
    <w:rsid w:val="00D530A8"/>
    <w:rsid w:val="00D530BE"/>
    <w:rsid w:val="00D53159"/>
    <w:rsid w:val="00D53217"/>
    <w:rsid w:val="00D532DF"/>
    <w:rsid w:val="00D53319"/>
    <w:rsid w:val="00D53744"/>
    <w:rsid w:val="00D5382F"/>
    <w:rsid w:val="00D538FA"/>
    <w:rsid w:val="00D5390B"/>
    <w:rsid w:val="00D53999"/>
    <w:rsid w:val="00D53AB4"/>
    <w:rsid w:val="00D53CDA"/>
    <w:rsid w:val="00D5421D"/>
    <w:rsid w:val="00D54770"/>
    <w:rsid w:val="00D5485E"/>
    <w:rsid w:val="00D54914"/>
    <w:rsid w:val="00D54A33"/>
    <w:rsid w:val="00D54B1E"/>
    <w:rsid w:val="00D54B5F"/>
    <w:rsid w:val="00D54D02"/>
    <w:rsid w:val="00D54D6F"/>
    <w:rsid w:val="00D54DF5"/>
    <w:rsid w:val="00D5503B"/>
    <w:rsid w:val="00D55649"/>
    <w:rsid w:val="00D556D4"/>
    <w:rsid w:val="00D556EB"/>
    <w:rsid w:val="00D558B1"/>
    <w:rsid w:val="00D558CB"/>
    <w:rsid w:val="00D55B33"/>
    <w:rsid w:val="00D55C09"/>
    <w:rsid w:val="00D55CB0"/>
    <w:rsid w:val="00D55D94"/>
    <w:rsid w:val="00D55F02"/>
    <w:rsid w:val="00D5602B"/>
    <w:rsid w:val="00D5619C"/>
    <w:rsid w:val="00D567C2"/>
    <w:rsid w:val="00D56867"/>
    <w:rsid w:val="00D568BA"/>
    <w:rsid w:val="00D56968"/>
    <w:rsid w:val="00D570B3"/>
    <w:rsid w:val="00D57150"/>
    <w:rsid w:val="00D574FB"/>
    <w:rsid w:val="00D577A3"/>
    <w:rsid w:val="00D578B6"/>
    <w:rsid w:val="00D57A49"/>
    <w:rsid w:val="00D57A96"/>
    <w:rsid w:val="00D57C6A"/>
    <w:rsid w:val="00D57CED"/>
    <w:rsid w:val="00D60002"/>
    <w:rsid w:val="00D60071"/>
    <w:rsid w:val="00D604FF"/>
    <w:rsid w:val="00D60824"/>
    <w:rsid w:val="00D60E2D"/>
    <w:rsid w:val="00D60F73"/>
    <w:rsid w:val="00D60F9A"/>
    <w:rsid w:val="00D61543"/>
    <w:rsid w:val="00D6155F"/>
    <w:rsid w:val="00D61774"/>
    <w:rsid w:val="00D61C1D"/>
    <w:rsid w:val="00D62518"/>
    <w:rsid w:val="00D62837"/>
    <w:rsid w:val="00D628C3"/>
    <w:rsid w:val="00D62A2C"/>
    <w:rsid w:val="00D62AF4"/>
    <w:rsid w:val="00D62B0D"/>
    <w:rsid w:val="00D62E87"/>
    <w:rsid w:val="00D63087"/>
    <w:rsid w:val="00D632AA"/>
    <w:rsid w:val="00D634B4"/>
    <w:rsid w:val="00D63626"/>
    <w:rsid w:val="00D63E66"/>
    <w:rsid w:val="00D63F65"/>
    <w:rsid w:val="00D6411A"/>
    <w:rsid w:val="00D64161"/>
    <w:rsid w:val="00D641D7"/>
    <w:rsid w:val="00D6434D"/>
    <w:rsid w:val="00D644E7"/>
    <w:rsid w:val="00D64500"/>
    <w:rsid w:val="00D646C9"/>
    <w:rsid w:val="00D64B72"/>
    <w:rsid w:val="00D64E26"/>
    <w:rsid w:val="00D64F5D"/>
    <w:rsid w:val="00D652DF"/>
    <w:rsid w:val="00D653C6"/>
    <w:rsid w:val="00D65532"/>
    <w:rsid w:val="00D65994"/>
    <w:rsid w:val="00D65E41"/>
    <w:rsid w:val="00D65E54"/>
    <w:rsid w:val="00D66E1B"/>
    <w:rsid w:val="00D67137"/>
    <w:rsid w:val="00D67283"/>
    <w:rsid w:val="00D67763"/>
    <w:rsid w:val="00D679E6"/>
    <w:rsid w:val="00D67F27"/>
    <w:rsid w:val="00D6BDCB"/>
    <w:rsid w:val="00D70066"/>
    <w:rsid w:val="00D700ED"/>
    <w:rsid w:val="00D70328"/>
    <w:rsid w:val="00D706E5"/>
    <w:rsid w:val="00D70834"/>
    <w:rsid w:val="00D70AE3"/>
    <w:rsid w:val="00D70CD3"/>
    <w:rsid w:val="00D70DE6"/>
    <w:rsid w:val="00D70EAF"/>
    <w:rsid w:val="00D70EF6"/>
    <w:rsid w:val="00D71409"/>
    <w:rsid w:val="00D71519"/>
    <w:rsid w:val="00D7166A"/>
    <w:rsid w:val="00D717B3"/>
    <w:rsid w:val="00D717B4"/>
    <w:rsid w:val="00D71C43"/>
    <w:rsid w:val="00D71D2E"/>
    <w:rsid w:val="00D71DA9"/>
    <w:rsid w:val="00D7269C"/>
    <w:rsid w:val="00D7279B"/>
    <w:rsid w:val="00D7283B"/>
    <w:rsid w:val="00D72AB6"/>
    <w:rsid w:val="00D735FE"/>
    <w:rsid w:val="00D738D9"/>
    <w:rsid w:val="00D73AD4"/>
    <w:rsid w:val="00D73AF8"/>
    <w:rsid w:val="00D73CE5"/>
    <w:rsid w:val="00D73F92"/>
    <w:rsid w:val="00D7467C"/>
    <w:rsid w:val="00D74A69"/>
    <w:rsid w:val="00D74BCF"/>
    <w:rsid w:val="00D74F1D"/>
    <w:rsid w:val="00D75B95"/>
    <w:rsid w:val="00D75C69"/>
    <w:rsid w:val="00D75D48"/>
    <w:rsid w:val="00D75E74"/>
    <w:rsid w:val="00D75E76"/>
    <w:rsid w:val="00D76101"/>
    <w:rsid w:val="00D76132"/>
    <w:rsid w:val="00D762B3"/>
    <w:rsid w:val="00D764A9"/>
    <w:rsid w:val="00D764D3"/>
    <w:rsid w:val="00D76642"/>
    <w:rsid w:val="00D76A79"/>
    <w:rsid w:val="00D76AD0"/>
    <w:rsid w:val="00D76C5B"/>
    <w:rsid w:val="00D76DAD"/>
    <w:rsid w:val="00D76ED9"/>
    <w:rsid w:val="00D77081"/>
    <w:rsid w:val="00D770EB"/>
    <w:rsid w:val="00D770F0"/>
    <w:rsid w:val="00D77237"/>
    <w:rsid w:val="00D773C6"/>
    <w:rsid w:val="00D773F1"/>
    <w:rsid w:val="00D7759F"/>
    <w:rsid w:val="00D776A2"/>
    <w:rsid w:val="00D778B3"/>
    <w:rsid w:val="00D779B2"/>
    <w:rsid w:val="00D77F78"/>
    <w:rsid w:val="00D77F8F"/>
    <w:rsid w:val="00D802D4"/>
    <w:rsid w:val="00D805AF"/>
    <w:rsid w:val="00D80A5B"/>
    <w:rsid w:val="00D80E56"/>
    <w:rsid w:val="00D81128"/>
    <w:rsid w:val="00D81315"/>
    <w:rsid w:val="00D81373"/>
    <w:rsid w:val="00D8154B"/>
    <w:rsid w:val="00D816AA"/>
    <w:rsid w:val="00D81739"/>
    <w:rsid w:val="00D81970"/>
    <w:rsid w:val="00D81BA1"/>
    <w:rsid w:val="00D81D93"/>
    <w:rsid w:val="00D81E4A"/>
    <w:rsid w:val="00D81FB8"/>
    <w:rsid w:val="00D81FE6"/>
    <w:rsid w:val="00D820A5"/>
    <w:rsid w:val="00D821E3"/>
    <w:rsid w:val="00D8224B"/>
    <w:rsid w:val="00D82633"/>
    <w:rsid w:val="00D827D5"/>
    <w:rsid w:val="00D8287D"/>
    <w:rsid w:val="00D82A19"/>
    <w:rsid w:val="00D82BC0"/>
    <w:rsid w:val="00D831B3"/>
    <w:rsid w:val="00D832C8"/>
    <w:rsid w:val="00D8332B"/>
    <w:rsid w:val="00D83336"/>
    <w:rsid w:val="00D8335C"/>
    <w:rsid w:val="00D83397"/>
    <w:rsid w:val="00D833F2"/>
    <w:rsid w:val="00D8357C"/>
    <w:rsid w:val="00D839EA"/>
    <w:rsid w:val="00D83A03"/>
    <w:rsid w:val="00D83A4C"/>
    <w:rsid w:val="00D84031"/>
    <w:rsid w:val="00D840DD"/>
    <w:rsid w:val="00D84150"/>
    <w:rsid w:val="00D843DF"/>
    <w:rsid w:val="00D8443E"/>
    <w:rsid w:val="00D84672"/>
    <w:rsid w:val="00D846B6"/>
    <w:rsid w:val="00D847A2"/>
    <w:rsid w:val="00D84EA3"/>
    <w:rsid w:val="00D84F8F"/>
    <w:rsid w:val="00D84FEE"/>
    <w:rsid w:val="00D8544E"/>
    <w:rsid w:val="00D8584A"/>
    <w:rsid w:val="00D85A16"/>
    <w:rsid w:val="00D85C15"/>
    <w:rsid w:val="00D85D2C"/>
    <w:rsid w:val="00D85D9E"/>
    <w:rsid w:val="00D85FE1"/>
    <w:rsid w:val="00D8604A"/>
    <w:rsid w:val="00D860D2"/>
    <w:rsid w:val="00D8682B"/>
    <w:rsid w:val="00D86BEB"/>
    <w:rsid w:val="00D86DF3"/>
    <w:rsid w:val="00D86E7F"/>
    <w:rsid w:val="00D86F14"/>
    <w:rsid w:val="00D86F98"/>
    <w:rsid w:val="00D872C2"/>
    <w:rsid w:val="00D8754F"/>
    <w:rsid w:val="00D87578"/>
    <w:rsid w:val="00D87763"/>
    <w:rsid w:val="00D87863"/>
    <w:rsid w:val="00D9015E"/>
    <w:rsid w:val="00D90224"/>
    <w:rsid w:val="00D904DC"/>
    <w:rsid w:val="00D906B7"/>
    <w:rsid w:val="00D907F5"/>
    <w:rsid w:val="00D908B4"/>
    <w:rsid w:val="00D908F6"/>
    <w:rsid w:val="00D90A92"/>
    <w:rsid w:val="00D90BDF"/>
    <w:rsid w:val="00D911C6"/>
    <w:rsid w:val="00D9141C"/>
    <w:rsid w:val="00D91561"/>
    <w:rsid w:val="00D915DF"/>
    <w:rsid w:val="00D91747"/>
    <w:rsid w:val="00D91BF0"/>
    <w:rsid w:val="00D91C97"/>
    <w:rsid w:val="00D91E08"/>
    <w:rsid w:val="00D9222D"/>
    <w:rsid w:val="00D92334"/>
    <w:rsid w:val="00D923B4"/>
    <w:rsid w:val="00D923FF"/>
    <w:rsid w:val="00D92901"/>
    <w:rsid w:val="00D929E7"/>
    <w:rsid w:val="00D92B7D"/>
    <w:rsid w:val="00D92E39"/>
    <w:rsid w:val="00D93283"/>
    <w:rsid w:val="00D93551"/>
    <w:rsid w:val="00D93894"/>
    <w:rsid w:val="00D93990"/>
    <w:rsid w:val="00D93B84"/>
    <w:rsid w:val="00D93DE2"/>
    <w:rsid w:val="00D93E1D"/>
    <w:rsid w:val="00D93E31"/>
    <w:rsid w:val="00D93F6A"/>
    <w:rsid w:val="00D93FC9"/>
    <w:rsid w:val="00D9422A"/>
    <w:rsid w:val="00D944F5"/>
    <w:rsid w:val="00D946CD"/>
    <w:rsid w:val="00D947C1"/>
    <w:rsid w:val="00D947FD"/>
    <w:rsid w:val="00D948C5"/>
    <w:rsid w:val="00D949AA"/>
    <w:rsid w:val="00D94F8E"/>
    <w:rsid w:val="00D94F97"/>
    <w:rsid w:val="00D95046"/>
    <w:rsid w:val="00D9516B"/>
    <w:rsid w:val="00D951B9"/>
    <w:rsid w:val="00D95255"/>
    <w:rsid w:val="00D9533B"/>
    <w:rsid w:val="00D955EF"/>
    <w:rsid w:val="00D95922"/>
    <w:rsid w:val="00D95CDD"/>
    <w:rsid w:val="00D95E04"/>
    <w:rsid w:val="00D95E82"/>
    <w:rsid w:val="00D95ED8"/>
    <w:rsid w:val="00D95F05"/>
    <w:rsid w:val="00D95F14"/>
    <w:rsid w:val="00D960C1"/>
    <w:rsid w:val="00D960FE"/>
    <w:rsid w:val="00D96561"/>
    <w:rsid w:val="00D9694F"/>
    <w:rsid w:val="00D96CB9"/>
    <w:rsid w:val="00D96D94"/>
    <w:rsid w:val="00D96DFD"/>
    <w:rsid w:val="00D96E5C"/>
    <w:rsid w:val="00D96E93"/>
    <w:rsid w:val="00D96EC6"/>
    <w:rsid w:val="00D96ECB"/>
    <w:rsid w:val="00D96F68"/>
    <w:rsid w:val="00D97020"/>
    <w:rsid w:val="00D972A5"/>
    <w:rsid w:val="00D9734A"/>
    <w:rsid w:val="00D97414"/>
    <w:rsid w:val="00D97783"/>
    <w:rsid w:val="00D97C73"/>
    <w:rsid w:val="00D97CA5"/>
    <w:rsid w:val="00D97F1F"/>
    <w:rsid w:val="00D97FFA"/>
    <w:rsid w:val="00DA001C"/>
    <w:rsid w:val="00DA0158"/>
    <w:rsid w:val="00DA0161"/>
    <w:rsid w:val="00DA0337"/>
    <w:rsid w:val="00DA03A0"/>
    <w:rsid w:val="00DA0698"/>
    <w:rsid w:val="00DA0C52"/>
    <w:rsid w:val="00DA0DF0"/>
    <w:rsid w:val="00DA0F0F"/>
    <w:rsid w:val="00DA0FA7"/>
    <w:rsid w:val="00DA139F"/>
    <w:rsid w:val="00DA146D"/>
    <w:rsid w:val="00DA14A7"/>
    <w:rsid w:val="00DA1552"/>
    <w:rsid w:val="00DA1959"/>
    <w:rsid w:val="00DA19CB"/>
    <w:rsid w:val="00DA2055"/>
    <w:rsid w:val="00DA259D"/>
    <w:rsid w:val="00DA2A18"/>
    <w:rsid w:val="00DA2A42"/>
    <w:rsid w:val="00DA2BB8"/>
    <w:rsid w:val="00DA326E"/>
    <w:rsid w:val="00DA3667"/>
    <w:rsid w:val="00DA3B49"/>
    <w:rsid w:val="00DA3B5F"/>
    <w:rsid w:val="00DA3BFC"/>
    <w:rsid w:val="00DA3D29"/>
    <w:rsid w:val="00DA3E54"/>
    <w:rsid w:val="00DA459D"/>
    <w:rsid w:val="00DA45EB"/>
    <w:rsid w:val="00DA4A24"/>
    <w:rsid w:val="00DA554A"/>
    <w:rsid w:val="00DA55C8"/>
    <w:rsid w:val="00DA5E57"/>
    <w:rsid w:val="00DA73F1"/>
    <w:rsid w:val="00DA7540"/>
    <w:rsid w:val="00DA7772"/>
    <w:rsid w:val="00DB017D"/>
    <w:rsid w:val="00DB0517"/>
    <w:rsid w:val="00DB0683"/>
    <w:rsid w:val="00DB068E"/>
    <w:rsid w:val="00DB0791"/>
    <w:rsid w:val="00DB0814"/>
    <w:rsid w:val="00DB0834"/>
    <w:rsid w:val="00DB099C"/>
    <w:rsid w:val="00DB0DE2"/>
    <w:rsid w:val="00DB0F4B"/>
    <w:rsid w:val="00DB11D4"/>
    <w:rsid w:val="00DB13CB"/>
    <w:rsid w:val="00DB1520"/>
    <w:rsid w:val="00DB16A3"/>
    <w:rsid w:val="00DB16F0"/>
    <w:rsid w:val="00DB1871"/>
    <w:rsid w:val="00DB18AB"/>
    <w:rsid w:val="00DB1A59"/>
    <w:rsid w:val="00DB1B17"/>
    <w:rsid w:val="00DB1CCB"/>
    <w:rsid w:val="00DB1D88"/>
    <w:rsid w:val="00DB2074"/>
    <w:rsid w:val="00DB2978"/>
    <w:rsid w:val="00DB2A44"/>
    <w:rsid w:val="00DB2A56"/>
    <w:rsid w:val="00DB2BEE"/>
    <w:rsid w:val="00DB2E99"/>
    <w:rsid w:val="00DB3347"/>
    <w:rsid w:val="00DB3348"/>
    <w:rsid w:val="00DB33F3"/>
    <w:rsid w:val="00DB374D"/>
    <w:rsid w:val="00DB381F"/>
    <w:rsid w:val="00DB38EC"/>
    <w:rsid w:val="00DB3B74"/>
    <w:rsid w:val="00DB3D13"/>
    <w:rsid w:val="00DB3D1F"/>
    <w:rsid w:val="00DB3D89"/>
    <w:rsid w:val="00DB3E7E"/>
    <w:rsid w:val="00DB3F2B"/>
    <w:rsid w:val="00DB3FAC"/>
    <w:rsid w:val="00DB4241"/>
    <w:rsid w:val="00DB462E"/>
    <w:rsid w:val="00DB4635"/>
    <w:rsid w:val="00DB4693"/>
    <w:rsid w:val="00DB46A3"/>
    <w:rsid w:val="00DB4E42"/>
    <w:rsid w:val="00DB5097"/>
    <w:rsid w:val="00DB50EC"/>
    <w:rsid w:val="00DB51A1"/>
    <w:rsid w:val="00DB54DE"/>
    <w:rsid w:val="00DB5681"/>
    <w:rsid w:val="00DB5847"/>
    <w:rsid w:val="00DB5A51"/>
    <w:rsid w:val="00DB5A58"/>
    <w:rsid w:val="00DB5B6E"/>
    <w:rsid w:val="00DB5C1D"/>
    <w:rsid w:val="00DB5D14"/>
    <w:rsid w:val="00DB5EE3"/>
    <w:rsid w:val="00DB62FC"/>
    <w:rsid w:val="00DB6379"/>
    <w:rsid w:val="00DB641C"/>
    <w:rsid w:val="00DB64B8"/>
    <w:rsid w:val="00DB650E"/>
    <w:rsid w:val="00DB657F"/>
    <w:rsid w:val="00DB69F7"/>
    <w:rsid w:val="00DB6A9C"/>
    <w:rsid w:val="00DB6C79"/>
    <w:rsid w:val="00DB6D01"/>
    <w:rsid w:val="00DB6DA3"/>
    <w:rsid w:val="00DB7163"/>
    <w:rsid w:val="00DB72EB"/>
    <w:rsid w:val="00DB75BF"/>
    <w:rsid w:val="00DB7D2D"/>
    <w:rsid w:val="00DB7F98"/>
    <w:rsid w:val="00DC00D2"/>
    <w:rsid w:val="00DC0292"/>
    <w:rsid w:val="00DC052B"/>
    <w:rsid w:val="00DC094E"/>
    <w:rsid w:val="00DC0BA3"/>
    <w:rsid w:val="00DC13EE"/>
    <w:rsid w:val="00DC14E0"/>
    <w:rsid w:val="00DC1B5F"/>
    <w:rsid w:val="00DC1C30"/>
    <w:rsid w:val="00DC1F3F"/>
    <w:rsid w:val="00DC2860"/>
    <w:rsid w:val="00DC29B4"/>
    <w:rsid w:val="00DC29D3"/>
    <w:rsid w:val="00DC2B29"/>
    <w:rsid w:val="00DC2BDB"/>
    <w:rsid w:val="00DC2C73"/>
    <w:rsid w:val="00DC2CC1"/>
    <w:rsid w:val="00DC2DDD"/>
    <w:rsid w:val="00DC2FC4"/>
    <w:rsid w:val="00DC2FC5"/>
    <w:rsid w:val="00DC3037"/>
    <w:rsid w:val="00DC3326"/>
    <w:rsid w:val="00DC3520"/>
    <w:rsid w:val="00DC37F4"/>
    <w:rsid w:val="00DC38C8"/>
    <w:rsid w:val="00DC3C3A"/>
    <w:rsid w:val="00DC3D22"/>
    <w:rsid w:val="00DC4156"/>
    <w:rsid w:val="00DC41E1"/>
    <w:rsid w:val="00DC4289"/>
    <w:rsid w:val="00DC436E"/>
    <w:rsid w:val="00DC4605"/>
    <w:rsid w:val="00DC47FA"/>
    <w:rsid w:val="00DC487D"/>
    <w:rsid w:val="00DC48E8"/>
    <w:rsid w:val="00DC4B3C"/>
    <w:rsid w:val="00DC4F86"/>
    <w:rsid w:val="00DC517B"/>
    <w:rsid w:val="00DC528E"/>
    <w:rsid w:val="00DC5303"/>
    <w:rsid w:val="00DC5454"/>
    <w:rsid w:val="00DC5646"/>
    <w:rsid w:val="00DC6230"/>
    <w:rsid w:val="00DC6332"/>
    <w:rsid w:val="00DC63B0"/>
    <w:rsid w:val="00DC670D"/>
    <w:rsid w:val="00DC697E"/>
    <w:rsid w:val="00DC6D6E"/>
    <w:rsid w:val="00DC6E31"/>
    <w:rsid w:val="00DC6F8F"/>
    <w:rsid w:val="00DC7203"/>
    <w:rsid w:val="00DC75F0"/>
    <w:rsid w:val="00DC7663"/>
    <w:rsid w:val="00DC785E"/>
    <w:rsid w:val="00DC79D6"/>
    <w:rsid w:val="00DC7DFD"/>
    <w:rsid w:val="00DD0101"/>
    <w:rsid w:val="00DD025B"/>
    <w:rsid w:val="00DD0364"/>
    <w:rsid w:val="00DD03D0"/>
    <w:rsid w:val="00DD06B5"/>
    <w:rsid w:val="00DD0728"/>
    <w:rsid w:val="00DD08A3"/>
    <w:rsid w:val="00DD09B6"/>
    <w:rsid w:val="00DD0BEE"/>
    <w:rsid w:val="00DD1034"/>
    <w:rsid w:val="00DD137D"/>
    <w:rsid w:val="00DD15B8"/>
    <w:rsid w:val="00DD16D1"/>
    <w:rsid w:val="00DD1945"/>
    <w:rsid w:val="00DD1ABF"/>
    <w:rsid w:val="00DD1B13"/>
    <w:rsid w:val="00DD1D9E"/>
    <w:rsid w:val="00DD24F7"/>
    <w:rsid w:val="00DD279B"/>
    <w:rsid w:val="00DD2807"/>
    <w:rsid w:val="00DD29FB"/>
    <w:rsid w:val="00DD2A6A"/>
    <w:rsid w:val="00DD2B48"/>
    <w:rsid w:val="00DD2C77"/>
    <w:rsid w:val="00DD2FCA"/>
    <w:rsid w:val="00DD31F9"/>
    <w:rsid w:val="00DD3291"/>
    <w:rsid w:val="00DD32D9"/>
    <w:rsid w:val="00DD32FD"/>
    <w:rsid w:val="00DD39B5"/>
    <w:rsid w:val="00DD3A01"/>
    <w:rsid w:val="00DD3A3B"/>
    <w:rsid w:val="00DD3A73"/>
    <w:rsid w:val="00DD3A93"/>
    <w:rsid w:val="00DD3AC6"/>
    <w:rsid w:val="00DD3AE1"/>
    <w:rsid w:val="00DD3CC9"/>
    <w:rsid w:val="00DD48F4"/>
    <w:rsid w:val="00DD4CAC"/>
    <w:rsid w:val="00DD4D8D"/>
    <w:rsid w:val="00DD4EA4"/>
    <w:rsid w:val="00DD50CE"/>
    <w:rsid w:val="00DD5133"/>
    <w:rsid w:val="00DD5143"/>
    <w:rsid w:val="00DD5313"/>
    <w:rsid w:val="00DD5318"/>
    <w:rsid w:val="00DD5517"/>
    <w:rsid w:val="00DD5634"/>
    <w:rsid w:val="00DD5A63"/>
    <w:rsid w:val="00DD5A74"/>
    <w:rsid w:val="00DD5DA9"/>
    <w:rsid w:val="00DD5E7C"/>
    <w:rsid w:val="00DD5EC8"/>
    <w:rsid w:val="00DD604C"/>
    <w:rsid w:val="00DD606A"/>
    <w:rsid w:val="00DD61E3"/>
    <w:rsid w:val="00DD6268"/>
    <w:rsid w:val="00DD62B9"/>
    <w:rsid w:val="00DD63DD"/>
    <w:rsid w:val="00DD6551"/>
    <w:rsid w:val="00DD67DD"/>
    <w:rsid w:val="00DD6871"/>
    <w:rsid w:val="00DD6A65"/>
    <w:rsid w:val="00DD6B22"/>
    <w:rsid w:val="00DD6CD6"/>
    <w:rsid w:val="00DD7086"/>
    <w:rsid w:val="00DD734E"/>
    <w:rsid w:val="00DD741F"/>
    <w:rsid w:val="00DD7882"/>
    <w:rsid w:val="00DD796B"/>
    <w:rsid w:val="00DD7D5A"/>
    <w:rsid w:val="00DD7E69"/>
    <w:rsid w:val="00DD7EAF"/>
    <w:rsid w:val="00DE0124"/>
    <w:rsid w:val="00DE024F"/>
    <w:rsid w:val="00DE0799"/>
    <w:rsid w:val="00DE0838"/>
    <w:rsid w:val="00DE08B5"/>
    <w:rsid w:val="00DE0CA6"/>
    <w:rsid w:val="00DE0E6E"/>
    <w:rsid w:val="00DE0F6A"/>
    <w:rsid w:val="00DE0F8D"/>
    <w:rsid w:val="00DE12E3"/>
    <w:rsid w:val="00DE166C"/>
    <w:rsid w:val="00DE1C81"/>
    <w:rsid w:val="00DE1D0D"/>
    <w:rsid w:val="00DE1F6C"/>
    <w:rsid w:val="00DE1F75"/>
    <w:rsid w:val="00DE21C9"/>
    <w:rsid w:val="00DE2817"/>
    <w:rsid w:val="00DE29EB"/>
    <w:rsid w:val="00DE2DAF"/>
    <w:rsid w:val="00DE30B3"/>
    <w:rsid w:val="00DE32C7"/>
    <w:rsid w:val="00DE3625"/>
    <w:rsid w:val="00DE3758"/>
    <w:rsid w:val="00DE3965"/>
    <w:rsid w:val="00DE39AE"/>
    <w:rsid w:val="00DE3C25"/>
    <w:rsid w:val="00DE3C92"/>
    <w:rsid w:val="00DE3D0A"/>
    <w:rsid w:val="00DE3E1A"/>
    <w:rsid w:val="00DE4030"/>
    <w:rsid w:val="00DE40E6"/>
    <w:rsid w:val="00DE42A0"/>
    <w:rsid w:val="00DE43EB"/>
    <w:rsid w:val="00DE48BF"/>
    <w:rsid w:val="00DE4D0A"/>
    <w:rsid w:val="00DE4F1E"/>
    <w:rsid w:val="00DE4FDC"/>
    <w:rsid w:val="00DE501B"/>
    <w:rsid w:val="00DE5426"/>
    <w:rsid w:val="00DE54B4"/>
    <w:rsid w:val="00DE5917"/>
    <w:rsid w:val="00DE5A3F"/>
    <w:rsid w:val="00DE5EDD"/>
    <w:rsid w:val="00DE6019"/>
    <w:rsid w:val="00DE61B3"/>
    <w:rsid w:val="00DE61D7"/>
    <w:rsid w:val="00DE6A19"/>
    <w:rsid w:val="00DE6BD3"/>
    <w:rsid w:val="00DE6FBE"/>
    <w:rsid w:val="00DE701E"/>
    <w:rsid w:val="00DE705D"/>
    <w:rsid w:val="00DE7200"/>
    <w:rsid w:val="00DE7263"/>
    <w:rsid w:val="00DE727C"/>
    <w:rsid w:val="00DE74F1"/>
    <w:rsid w:val="00DE75B6"/>
    <w:rsid w:val="00DE76E3"/>
    <w:rsid w:val="00DE7791"/>
    <w:rsid w:val="00DE77FF"/>
    <w:rsid w:val="00DE78B9"/>
    <w:rsid w:val="00DE7901"/>
    <w:rsid w:val="00DE79D0"/>
    <w:rsid w:val="00DE7CBE"/>
    <w:rsid w:val="00DF00C0"/>
    <w:rsid w:val="00DF0130"/>
    <w:rsid w:val="00DF0608"/>
    <w:rsid w:val="00DF0634"/>
    <w:rsid w:val="00DF0734"/>
    <w:rsid w:val="00DF0757"/>
    <w:rsid w:val="00DF0870"/>
    <w:rsid w:val="00DF0A5C"/>
    <w:rsid w:val="00DF0D74"/>
    <w:rsid w:val="00DF0E37"/>
    <w:rsid w:val="00DF11DF"/>
    <w:rsid w:val="00DF137B"/>
    <w:rsid w:val="00DF1665"/>
    <w:rsid w:val="00DF1692"/>
    <w:rsid w:val="00DF17EB"/>
    <w:rsid w:val="00DF1EBD"/>
    <w:rsid w:val="00DF1F13"/>
    <w:rsid w:val="00DF2106"/>
    <w:rsid w:val="00DF220C"/>
    <w:rsid w:val="00DF22E6"/>
    <w:rsid w:val="00DF25B8"/>
    <w:rsid w:val="00DF2762"/>
    <w:rsid w:val="00DF2815"/>
    <w:rsid w:val="00DF29ED"/>
    <w:rsid w:val="00DF2B64"/>
    <w:rsid w:val="00DF2F85"/>
    <w:rsid w:val="00DF316D"/>
    <w:rsid w:val="00DF316F"/>
    <w:rsid w:val="00DF32B9"/>
    <w:rsid w:val="00DF32F0"/>
    <w:rsid w:val="00DF3475"/>
    <w:rsid w:val="00DF378D"/>
    <w:rsid w:val="00DF38CA"/>
    <w:rsid w:val="00DF39ED"/>
    <w:rsid w:val="00DF3C1B"/>
    <w:rsid w:val="00DF3DE5"/>
    <w:rsid w:val="00DF4197"/>
    <w:rsid w:val="00DF445F"/>
    <w:rsid w:val="00DF469D"/>
    <w:rsid w:val="00DF4847"/>
    <w:rsid w:val="00DF4A17"/>
    <w:rsid w:val="00DF4A40"/>
    <w:rsid w:val="00DF4E26"/>
    <w:rsid w:val="00DF4FF3"/>
    <w:rsid w:val="00DF514B"/>
    <w:rsid w:val="00DF60EC"/>
    <w:rsid w:val="00DF6125"/>
    <w:rsid w:val="00DF6172"/>
    <w:rsid w:val="00DF63F2"/>
    <w:rsid w:val="00DF6A41"/>
    <w:rsid w:val="00DF6B14"/>
    <w:rsid w:val="00DF6D89"/>
    <w:rsid w:val="00DF6DE4"/>
    <w:rsid w:val="00DF6ED4"/>
    <w:rsid w:val="00DF6F19"/>
    <w:rsid w:val="00DF7125"/>
    <w:rsid w:val="00DF719E"/>
    <w:rsid w:val="00DF73AC"/>
    <w:rsid w:val="00DF778F"/>
    <w:rsid w:val="00DF7800"/>
    <w:rsid w:val="00DF7A36"/>
    <w:rsid w:val="00DF7B8A"/>
    <w:rsid w:val="00DF7CBC"/>
    <w:rsid w:val="00DF7F7A"/>
    <w:rsid w:val="00E000DF"/>
    <w:rsid w:val="00E001E6"/>
    <w:rsid w:val="00E002E6"/>
    <w:rsid w:val="00E008A9"/>
    <w:rsid w:val="00E008DF"/>
    <w:rsid w:val="00E00942"/>
    <w:rsid w:val="00E00969"/>
    <w:rsid w:val="00E00AAF"/>
    <w:rsid w:val="00E00AD0"/>
    <w:rsid w:val="00E00B64"/>
    <w:rsid w:val="00E00D72"/>
    <w:rsid w:val="00E00E5B"/>
    <w:rsid w:val="00E00EAA"/>
    <w:rsid w:val="00E00F88"/>
    <w:rsid w:val="00E0151C"/>
    <w:rsid w:val="00E015B5"/>
    <w:rsid w:val="00E01680"/>
    <w:rsid w:val="00E0177C"/>
    <w:rsid w:val="00E017EE"/>
    <w:rsid w:val="00E0196B"/>
    <w:rsid w:val="00E01E6D"/>
    <w:rsid w:val="00E02133"/>
    <w:rsid w:val="00E0226B"/>
    <w:rsid w:val="00E022AD"/>
    <w:rsid w:val="00E02377"/>
    <w:rsid w:val="00E026AA"/>
    <w:rsid w:val="00E02AEF"/>
    <w:rsid w:val="00E02B20"/>
    <w:rsid w:val="00E02CF6"/>
    <w:rsid w:val="00E02F4C"/>
    <w:rsid w:val="00E033AC"/>
    <w:rsid w:val="00E033F8"/>
    <w:rsid w:val="00E0359E"/>
    <w:rsid w:val="00E036E2"/>
    <w:rsid w:val="00E03A22"/>
    <w:rsid w:val="00E03AC0"/>
    <w:rsid w:val="00E03B1F"/>
    <w:rsid w:val="00E03CE7"/>
    <w:rsid w:val="00E03F04"/>
    <w:rsid w:val="00E0418B"/>
    <w:rsid w:val="00E041AE"/>
    <w:rsid w:val="00E04296"/>
    <w:rsid w:val="00E0429E"/>
    <w:rsid w:val="00E048DC"/>
    <w:rsid w:val="00E04BFD"/>
    <w:rsid w:val="00E04E1C"/>
    <w:rsid w:val="00E0511E"/>
    <w:rsid w:val="00E056EC"/>
    <w:rsid w:val="00E056FF"/>
    <w:rsid w:val="00E05858"/>
    <w:rsid w:val="00E05B19"/>
    <w:rsid w:val="00E05B60"/>
    <w:rsid w:val="00E05B82"/>
    <w:rsid w:val="00E05BA5"/>
    <w:rsid w:val="00E05D08"/>
    <w:rsid w:val="00E060EE"/>
    <w:rsid w:val="00E0615B"/>
    <w:rsid w:val="00E06387"/>
    <w:rsid w:val="00E06784"/>
    <w:rsid w:val="00E06B37"/>
    <w:rsid w:val="00E070E4"/>
    <w:rsid w:val="00E07344"/>
    <w:rsid w:val="00E0736B"/>
    <w:rsid w:val="00E0741A"/>
    <w:rsid w:val="00E076E6"/>
    <w:rsid w:val="00E07773"/>
    <w:rsid w:val="00E077EB"/>
    <w:rsid w:val="00E078AB"/>
    <w:rsid w:val="00E07969"/>
    <w:rsid w:val="00E07B01"/>
    <w:rsid w:val="00E07F3F"/>
    <w:rsid w:val="00E1006F"/>
    <w:rsid w:val="00E103FA"/>
    <w:rsid w:val="00E1063B"/>
    <w:rsid w:val="00E10C8E"/>
    <w:rsid w:val="00E10CC5"/>
    <w:rsid w:val="00E113E1"/>
    <w:rsid w:val="00E11471"/>
    <w:rsid w:val="00E115CD"/>
    <w:rsid w:val="00E11B5C"/>
    <w:rsid w:val="00E11E53"/>
    <w:rsid w:val="00E11FD3"/>
    <w:rsid w:val="00E12189"/>
    <w:rsid w:val="00E12562"/>
    <w:rsid w:val="00E1273F"/>
    <w:rsid w:val="00E13265"/>
    <w:rsid w:val="00E135C5"/>
    <w:rsid w:val="00E13A5C"/>
    <w:rsid w:val="00E13E48"/>
    <w:rsid w:val="00E13F3E"/>
    <w:rsid w:val="00E1424E"/>
    <w:rsid w:val="00E144E2"/>
    <w:rsid w:val="00E148BB"/>
    <w:rsid w:val="00E15038"/>
    <w:rsid w:val="00E151E0"/>
    <w:rsid w:val="00E15728"/>
    <w:rsid w:val="00E15954"/>
    <w:rsid w:val="00E15A0A"/>
    <w:rsid w:val="00E15CAE"/>
    <w:rsid w:val="00E15D4C"/>
    <w:rsid w:val="00E15F53"/>
    <w:rsid w:val="00E162DE"/>
    <w:rsid w:val="00E168AC"/>
    <w:rsid w:val="00E16998"/>
    <w:rsid w:val="00E169CD"/>
    <w:rsid w:val="00E16A4F"/>
    <w:rsid w:val="00E16C93"/>
    <w:rsid w:val="00E16D52"/>
    <w:rsid w:val="00E170C9"/>
    <w:rsid w:val="00E171B6"/>
    <w:rsid w:val="00E173A3"/>
    <w:rsid w:val="00E173B9"/>
    <w:rsid w:val="00E17619"/>
    <w:rsid w:val="00E177A1"/>
    <w:rsid w:val="00E17879"/>
    <w:rsid w:val="00E17A27"/>
    <w:rsid w:val="00E17B41"/>
    <w:rsid w:val="00E17C0F"/>
    <w:rsid w:val="00E17DDC"/>
    <w:rsid w:val="00E20076"/>
    <w:rsid w:val="00E20521"/>
    <w:rsid w:val="00E205D1"/>
    <w:rsid w:val="00E2075B"/>
    <w:rsid w:val="00E209DA"/>
    <w:rsid w:val="00E20B8F"/>
    <w:rsid w:val="00E20E86"/>
    <w:rsid w:val="00E21233"/>
    <w:rsid w:val="00E2134B"/>
    <w:rsid w:val="00E21869"/>
    <w:rsid w:val="00E21A4D"/>
    <w:rsid w:val="00E21B36"/>
    <w:rsid w:val="00E21C13"/>
    <w:rsid w:val="00E21E6B"/>
    <w:rsid w:val="00E21E89"/>
    <w:rsid w:val="00E2206B"/>
    <w:rsid w:val="00E220A0"/>
    <w:rsid w:val="00E220BE"/>
    <w:rsid w:val="00E22235"/>
    <w:rsid w:val="00E22324"/>
    <w:rsid w:val="00E2292C"/>
    <w:rsid w:val="00E22DE6"/>
    <w:rsid w:val="00E230DB"/>
    <w:rsid w:val="00E233D8"/>
    <w:rsid w:val="00E2343F"/>
    <w:rsid w:val="00E2346E"/>
    <w:rsid w:val="00E2371F"/>
    <w:rsid w:val="00E23770"/>
    <w:rsid w:val="00E237BE"/>
    <w:rsid w:val="00E23B4B"/>
    <w:rsid w:val="00E23DE7"/>
    <w:rsid w:val="00E24565"/>
    <w:rsid w:val="00E248EB"/>
    <w:rsid w:val="00E24B25"/>
    <w:rsid w:val="00E2526C"/>
    <w:rsid w:val="00E2543E"/>
    <w:rsid w:val="00E254AF"/>
    <w:rsid w:val="00E258E0"/>
    <w:rsid w:val="00E25D9E"/>
    <w:rsid w:val="00E25DFF"/>
    <w:rsid w:val="00E25E99"/>
    <w:rsid w:val="00E26072"/>
    <w:rsid w:val="00E260F1"/>
    <w:rsid w:val="00E261D8"/>
    <w:rsid w:val="00E262EF"/>
    <w:rsid w:val="00E26573"/>
    <w:rsid w:val="00E2670C"/>
    <w:rsid w:val="00E26856"/>
    <w:rsid w:val="00E268F6"/>
    <w:rsid w:val="00E26B7E"/>
    <w:rsid w:val="00E26C63"/>
    <w:rsid w:val="00E26F0A"/>
    <w:rsid w:val="00E27381"/>
    <w:rsid w:val="00E2758A"/>
    <w:rsid w:val="00E27916"/>
    <w:rsid w:val="00E27A7F"/>
    <w:rsid w:val="00E27E3C"/>
    <w:rsid w:val="00E27E8F"/>
    <w:rsid w:val="00E30056"/>
    <w:rsid w:val="00E3033B"/>
    <w:rsid w:val="00E303E6"/>
    <w:rsid w:val="00E305AF"/>
    <w:rsid w:val="00E306F8"/>
    <w:rsid w:val="00E30736"/>
    <w:rsid w:val="00E307F9"/>
    <w:rsid w:val="00E3087D"/>
    <w:rsid w:val="00E308AF"/>
    <w:rsid w:val="00E30CE7"/>
    <w:rsid w:val="00E31384"/>
    <w:rsid w:val="00E313D1"/>
    <w:rsid w:val="00E314B9"/>
    <w:rsid w:val="00E3150B"/>
    <w:rsid w:val="00E31541"/>
    <w:rsid w:val="00E31765"/>
    <w:rsid w:val="00E317CC"/>
    <w:rsid w:val="00E318B9"/>
    <w:rsid w:val="00E31B64"/>
    <w:rsid w:val="00E31CC5"/>
    <w:rsid w:val="00E3208F"/>
    <w:rsid w:val="00E3225E"/>
    <w:rsid w:val="00E322AF"/>
    <w:rsid w:val="00E324BA"/>
    <w:rsid w:val="00E32A32"/>
    <w:rsid w:val="00E32AF8"/>
    <w:rsid w:val="00E32B7A"/>
    <w:rsid w:val="00E3312D"/>
    <w:rsid w:val="00E332AF"/>
    <w:rsid w:val="00E3335C"/>
    <w:rsid w:val="00E333E3"/>
    <w:rsid w:val="00E334AE"/>
    <w:rsid w:val="00E33883"/>
    <w:rsid w:val="00E339C9"/>
    <w:rsid w:val="00E33CE9"/>
    <w:rsid w:val="00E34785"/>
    <w:rsid w:val="00E34C1D"/>
    <w:rsid w:val="00E34E77"/>
    <w:rsid w:val="00E35542"/>
    <w:rsid w:val="00E355B5"/>
    <w:rsid w:val="00E356C4"/>
    <w:rsid w:val="00E357AA"/>
    <w:rsid w:val="00E357AD"/>
    <w:rsid w:val="00E35923"/>
    <w:rsid w:val="00E359D2"/>
    <w:rsid w:val="00E35B8D"/>
    <w:rsid w:val="00E35C4E"/>
    <w:rsid w:val="00E35E57"/>
    <w:rsid w:val="00E362A7"/>
    <w:rsid w:val="00E36594"/>
    <w:rsid w:val="00E3669E"/>
    <w:rsid w:val="00E366C1"/>
    <w:rsid w:val="00E366F4"/>
    <w:rsid w:val="00E368F0"/>
    <w:rsid w:val="00E36B62"/>
    <w:rsid w:val="00E36C66"/>
    <w:rsid w:val="00E36E2B"/>
    <w:rsid w:val="00E36EDF"/>
    <w:rsid w:val="00E372AF"/>
    <w:rsid w:val="00E37859"/>
    <w:rsid w:val="00E37ABB"/>
    <w:rsid w:val="00E37C49"/>
    <w:rsid w:val="00E37FE9"/>
    <w:rsid w:val="00E40061"/>
    <w:rsid w:val="00E40192"/>
    <w:rsid w:val="00E401CE"/>
    <w:rsid w:val="00E40602"/>
    <w:rsid w:val="00E40621"/>
    <w:rsid w:val="00E40908"/>
    <w:rsid w:val="00E40B81"/>
    <w:rsid w:val="00E40B98"/>
    <w:rsid w:val="00E40EE8"/>
    <w:rsid w:val="00E40F89"/>
    <w:rsid w:val="00E40FA6"/>
    <w:rsid w:val="00E410BD"/>
    <w:rsid w:val="00E416A1"/>
    <w:rsid w:val="00E41A06"/>
    <w:rsid w:val="00E41B13"/>
    <w:rsid w:val="00E41CB5"/>
    <w:rsid w:val="00E42AEA"/>
    <w:rsid w:val="00E42AF8"/>
    <w:rsid w:val="00E42F5F"/>
    <w:rsid w:val="00E43025"/>
    <w:rsid w:val="00E43190"/>
    <w:rsid w:val="00E43234"/>
    <w:rsid w:val="00E432AC"/>
    <w:rsid w:val="00E435E5"/>
    <w:rsid w:val="00E435F5"/>
    <w:rsid w:val="00E43B17"/>
    <w:rsid w:val="00E43C34"/>
    <w:rsid w:val="00E44628"/>
    <w:rsid w:val="00E44787"/>
    <w:rsid w:val="00E451F1"/>
    <w:rsid w:val="00E45673"/>
    <w:rsid w:val="00E456BA"/>
    <w:rsid w:val="00E458A7"/>
    <w:rsid w:val="00E45E96"/>
    <w:rsid w:val="00E45F27"/>
    <w:rsid w:val="00E45F83"/>
    <w:rsid w:val="00E45F8E"/>
    <w:rsid w:val="00E45FE8"/>
    <w:rsid w:val="00E461A4"/>
    <w:rsid w:val="00E4627E"/>
    <w:rsid w:val="00E46386"/>
    <w:rsid w:val="00E46544"/>
    <w:rsid w:val="00E465F8"/>
    <w:rsid w:val="00E46630"/>
    <w:rsid w:val="00E4664A"/>
    <w:rsid w:val="00E46666"/>
    <w:rsid w:val="00E46784"/>
    <w:rsid w:val="00E46B72"/>
    <w:rsid w:val="00E46B94"/>
    <w:rsid w:val="00E46D36"/>
    <w:rsid w:val="00E46E8D"/>
    <w:rsid w:val="00E4721F"/>
    <w:rsid w:val="00E476CB"/>
    <w:rsid w:val="00E47847"/>
    <w:rsid w:val="00E47B20"/>
    <w:rsid w:val="00E47F81"/>
    <w:rsid w:val="00E47FD1"/>
    <w:rsid w:val="00E500AC"/>
    <w:rsid w:val="00E50182"/>
    <w:rsid w:val="00E50347"/>
    <w:rsid w:val="00E504A7"/>
    <w:rsid w:val="00E5070B"/>
    <w:rsid w:val="00E50910"/>
    <w:rsid w:val="00E509CB"/>
    <w:rsid w:val="00E50E0A"/>
    <w:rsid w:val="00E50F51"/>
    <w:rsid w:val="00E51506"/>
    <w:rsid w:val="00E515E4"/>
    <w:rsid w:val="00E51CA4"/>
    <w:rsid w:val="00E51F9B"/>
    <w:rsid w:val="00E5244C"/>
    <w:rsid w:val="00E52A09"/>
    <w:rsid w:val="00E52AE4"/>
    <w:rsid w:val="00E53048"/>
    <w:rsid w:val="00E53937"/>
    <w:rsid w:val="00E539AB"/>
    <w:rsid w:val="00E53B11"/>
    <w:rsid w:val="00E53FC7"/>
    <w:rsid w:val="00E53FCD"/>
    <w:rsid w:val="00E54461"/>
    <w:rsid w:val="00E546A1"/>
    <w:rsid w:val="00E54901"/>
    <w:rsid w:val="00E54D8A"/>
    <w:rsid w:val="00E54F4A"/>
    <w:rsid w:val="00E552D9"/>
    <w:rsid w:val="00E5539A"/>
    <w:rsid w:val="00E5574D"/>
    <w:rsid w:val="00E55AFC"/>
    <w:rsid w:val="00E55B1A"/>
    <w:rsid w:val="00E55C07"/>
    <w:rsid w:val="00E55D96"/>
    <w:rsid w:val="00E55E0F"/>
    <w:rsid w:val="00E55E79"/>
    <w:rsid w:val="00E56164"/>
    <w:rsid w:val="00E56473"/>
    <w:rsid w:val="00E56506"/>
    <w:rsid w:val="00E56668"/>
    <w:rsid w:val="00E56B96"/>
    <w:rsid w:val="00E56CC4"/>
    <w:rsid w:val="00E56D7A"/>
    <w:rsid w:val="00E56EE4"/>
    <w:rsid w:val="00E57056"/>
    <w:rsid w:val="00E571DA"/>
    <w:rsid w:val="00E5732E"/>
    <w:rsid w:val="00E57A13"/>
    <w:rsid w:val="00E57DD2"/>
    <w:rsid w:val="00E57FC8"/>
    <w:rsid w:val="00E60283"/>
    <w:rsid w:val="00E603C3"/>
    <w:rsid w:val="00E60487"/>
    <w:rsid w:val="00E60BB7"/>
    <w:rsid w:val="00E60DB5"/>
    <w:rsid w:val="00E60F81"/>
    <w:rsid w:val="00E61002"/>
    <w:rsid w:val="00E61397"/>
    <w:rsid w:val="00E6155D"/>
    <w:rsid w:val="00E61A87"/>
    <w:rsid w:val="00E61BA6"/>
    <w:rsid w:val="00E61BD3"/>
    <w:rsid w:val="00E61DB8"/>
    <w:rsid w:val="00E61E9D"/>
    <w:rsid w:val="00E6204F"/>
    <w:rsid w:val="00E62253"/>
    <w:rsid w:val="00E623B2"/>
    <w:rsid w:val="00E6247A"/>
    <w:rsid w:val="00E6260A"/>
    <w:rsid w:val="00E62631"/>
    <w:rsid w:val="00E6282A"/>
    <w:rsid w:val="00E62C77"/>
    <w:rsid w:val="00E62EFC"/>
    <w:rsid w:val="00E632FB"/>
    <w:rsid w:val="00E6349F"/>
    <w:rsid w:val="00E63A86"/>
    <w:rsid w:val="00E63B0F"/>
    <w:rsid w:val="00E63E0F"/>
    <w:rsid w:val="00E63ECB"/>
    <w:rsid w:val="00E63F33"/>
    <w:rsid w:val="00E6403B"/>
    <w:rsid w:val="00E641B1"/>
    <w:rsid w:val="00E64907"/>
    <w:rsid w:val="00E64B90"/>
    <w:rsid w:val="00E64ECD"/>
    <w:rsid w:val="00E65014"/>
    <w:rsid w:val="00E65024"/>
    <w:rsid w:val="00E6504B"/>
    <w:rsid w:val="00E65107"/>
    <w:rsid w:val="00E651A3"/>
    <w:rsid w:val="00E6524A"/>
    <w:rsid w:val="00E65278"/>
    <w:rsid w:val="00E653B7"/>
    <w:rsid w:val="00E653EC"/>
    <w:rsid w:val="00E657F2"/>
    <w:rsid w:val="00E65DB6"/>
    <w:rsid w:val="00E65F13"/>
    <w:rsid w:val="00E65F2D"/>
    <w:rsid w:val="00E663A4"/>
    <w:rsid w:val="00E6649B"/>
    <w:rsid w:val="00E66593"/>
    <w:rsid w:val="00E6672E"/>
    <w:rsid w:val="00E668FB"/>
    <w:rsid w:val="00E66913"/>
    <w:rsid w:val="00E66A38"/>
    <w:rsid w:val="00E66A7D"/>
    <w:rsid w:val="00E66B31"/>
    <w:rsid w:val="00E66B72"/>
    <w:rsid w:val="00E66CB2"/>
    <w:rsid w:val="00E66CD1"/>
    <w:rsid w:val="00E66ED2"/>
    <w:rsid w:val="00E66F5E"/>
    <w:rsid w:val="00E67536"/>
    <w:rsid w:val="00E677F4"/>
    <w:rsid w:val="00E67999"/>
    <w:rsid w:val="00E67A6D"/>
    <w:rsid w:val="00E67B1D"/>
    <w:rsid w:val="00E67C68"/>
    <w:rsid w:val="00E67DF6"/>
    <w:rsid w:val="00E67EB7"/>
    <w:rsid w:val="00E700CF"/>
    <w:rsid w:val="00E70385"/>
    <w:rsid w:val="00E703AA"/>
    <w:rsid w:val="00E70426"/>
    <w:rsid w:val="00E707F3"/>
    <w:rsid w:val="00E7137D"/>
    <w:rsid w:val="00E7144C"/>
    <w:rsid w:val="00E71589"/>
    <w:rsid w:val="00E71B86"/>
    <w:rsid w:val="00E723D4"/>
    <w:rsid w:val="00E72450"/>
    <w:rsid w:val="00E72467"/>
    <w:rsid w:val="00E725F9"/>
    <w:rsid w:val="00E72901"/>
    <w:rsid w:val="00E72986"/>
    <w:rsid w:val="00E72E77"/>
    <w:rsid w:val="00E72EE3"/>
    <w:rsid w:val="00E737F3"/>
    <w:rsid w:val="00E7382F"/>
    <w:rsid w:val="00E73A44"/>
    <w:rsid w:val="00E73D0D"/>
    <w:rsid w:val="00E73E42"/>
    <w:rsid w:val="00E73E8F"/>
    <w:rsid w:val="00E73F38"/>
    <w:rsid w:val="00E741B5"/>
    <w:rsid w:val="00E7437D"/>
    <w:rsid w:val="00E74437"/>
    <w:rsid w:val="00E7452C"/>
    <w:rsid w:val="00E7459E"/>
    <w:rsid w:val="00E74989"/>
    <w:rsid w:val="00E749B9"/>
    <w:rsid w:val="00E74ADF"/>
    <w:rsid w:val="00E74B79"/>
    <w:rsid w:val="00E74C40"/>
    <w:rsid w:val="00E74D6B"/>
    <w:rsid w:val="00E74E7C"/>
    <w:rsid w:val="00E74EB8"/>
    <w:rsid w:val="00E7506D"/>
    <w:rsid w:val="00E75109"/>
    <w:rsid w:val="00E7511D"/>
    <w:rsid w:val="00E756A5"/>
    <w:rsid w:val="00E756B6"/>
    <w:rsid w:val="00E75827"/>
    <w:rsid w:val="00E75A32"/>
    <w:rsid w:val="00E75A4E"/>
    <w:rsid w:val="00E75B3B"/>
    <w:rsid w:val="00E75D17"/>
    <w:rsid w:val="00E75D34"/>
    <w:rsid w:val="00E761FD"/>
    <w:rsid w:val="00E76210"/>
    <w:rsid w:val="00E763C6"/>
    <w:rsid w:val="00E768F6"/>
    <w:rsid w:val="00E769A4"/>
    <w:rsid w:val="00E769F7"/>
    <w:rsid w:val="00E76BE8"/>
    <w:rsid w:val="00E76CEB"/>
    <w:rsid w:val="00E76DE9"/>
    <w:rsid w:val="00E76ED0"/>
    <w:rsid w:val="00E77081"/>
    <w:rsid w:val="00E7712F"/>
    <w:rsid w:val="00E77260"/>
    <w:rsid w:val="00E77301"/>
    <w:rsid w:val="00E773B3"/>
    <w:rsid w:val="00E773D3"/>
    <w:rsid w:val="00E774E8"/>
    <w:rsid w:val="00E77547"/>
    <w:rsid w:val="00E7776C"/>
    <w:rsid w:val="00E77976"/>
    <w:rsid w:val="00E77E99"/>
    <w:rsid w:val="00E80277"/>
    <w:rsid w:val="00E80339"/>
    <w:rsid w:val="00E80360"/>
    <w:rsid w:val="00E80DF0"/>
    <w:rsid w:val="00E80FAE"/>
    <w:rsid w:val="00E810CF"/>
    <w:rsid w:val="00E81549"/>
    <w:rsid w:val="00E81783"/>
    <w:rsid w:val="00E81AE9"/>
    <w:rsid w:val="00E81BCA"/>
    <w:rsid w:val="00E81C3A"/>
    <w:rsid w:val="00E81E58"/>
    <w:rsid w:val="00E820AA"/>
    <w:rsid w:val="00E82110"/>
    <w:rsid w:val="00E821DD"/>
    <w:rsid w:val="00E821E2"/>
    <w:rsid w:val="00E82585"/>
    <w:rsid w:val="00E82A0A"/>
    <w:rsid w:val="00E82CD9"/>
    <w:rsid w:val="00E82D7E"/>
    <w:rsid w:val="00E82E40"/>
    <w:rsid w:val="00E82E96"/>
    <w:rsid w:val="00E82EC3"/>
    <w:rsid w:val="00E830CE"/>
    <w:rsid w:val="00E832CF"/>
    <w:rsid w:val="00E833B1"/>
    <w:rsid w:val="00E833DA"/>
    <w:rsid w:val="00E8347B"/>
    <w:rsid w:val="00E8357E"/>
    <w:rsid w:val="00E83827"/>
    <w:rsid w:val="00E838A8"/>
    <w:rsid w:val="00E839CA"/>
    <w:rsid w:val="00E83C95"/>
    <w:rsid w:val="00E83CAD"/>
    <w:rsid w:val="00E84095"/>
    <w:rsid w:val="00E8455F"/>
    <w:rsid w:val="00E8465C"/>
    <w:rsid w:val="00E848AF"/>
    <w:rsid w:val="00E848CD"/>
    <w:rsid w:val="00E84BBF"/>
    <w:rsid w:val="00E84C7B"/>
    <w:rsid w:val="00E84CAD"/>
    <w:rsid w:val="00E84DB7"/>
    <w:rsid w:val="00E84EDB"/>
    <w:rsid w:val="00E8537C"/>
    <w:rsid w:val="00E853FC"/>
    <w:rsid w:val="00E854CC"/>
    <w:rsid w:val="00E85774"/>
    <w:rsid w:val="00E857AD"/>
    <w:rsid w:val="00E85A37"/>
    <w:rsid w:val="00E85CE2"/>
    <w:rsid w:val="00E85D66"/>
    <w:rsid w:val="00E85E6D"/>
    <w:rsid w:val="00E85FB2"/>
    <w:rsid w:val="00E860ED"/>
    <w:rsid w:val="00E860FE"/>
    <w:rsid w:val="00E86295"/>
    <w:rsid w:val="00E86381"/>
    <w:rsid w:val="00E8646B"/>
    <w:rsid w:val="00E8657B"/>
    <w:rsid w:val="00E865EF"/>
    <w:rsid w:val="00E8694C"/>
    <w:rsid w:val="00E869FA"/>
    <w:rsid w:val="00E86CEB"/>
    <w:rsid w:val="00E86D40"/>
    <w:rsid w:val="00E86D78"/>
    <w:rsid w:val="00E86DD2"/>
    <w:rsid w:val="00E87098"/>
    <w:rsid w:val="00E87254"/>
    <w:rsid w:val="00E87294"/>
    <w:rsid w:val="00E872FB"/>
    <w:rsid w:val="00E873C9"/>
    <w:rsid w:val="00E875EF"/>
    <w:rsid w:val="00E875F1"/>
    <w:rsid w:val="00E87760"/>
    <w:rsid w:val="00E877D7"/>
    <w:rsid w:val="00E87870"/>
    <w:rsid w:val="00E8787C"/>
    <w:rsid w:val="00E87A0C"/>
    <w:rsid w:val="00E87A83"/>
    <w:rsid w:val="00E87AD7"/>
    <w:rsid w:val="00E87ADE"/>
    <w:rsid w:val="00E87BF6"/>
    <w:rsid w:val="00E87D81"/>
    <w:rsid w:val="00E900CE"/>
    <w:rsid w:val="00E90132"/>
    <w:rsid w:val="00E90340"/>
    <w:rsid w:val="00E9060E"/>
    <w:rsid w:val="00E90B79"/>
    <w:rsid w:val="00E90B99"/>
    <w:rsid w:val="00E90F5E"/>
    <w:rsid w:val="00E91081"/>
    <w:rsid w:val="00E913E7"/>
    <w:rsid w:val="00E91400"/>
    <w:rsid w:val="00E914C7"/>
    <w:rsid w:val="00E915EB"/>
    <w:rsid w:val="00E91649"/>
    <w:rsid w:val="00E91725"/>
    <w:rsid w:val="00E91AA9"/>
    <w:rsid w:val="00E91AD3"/>
    <w:rsid w:val="00E92920"/>
    <w:rsid w:val="00E92B3A"/>
    <w:rsid w:val="00E92E49"/>
    <w:rsid w:val="00E93267"/>
    <w:rsid w:val="00E936B9"/>
    <w:rsid w:val="00E93780"/>
    <w:rsid w:val="00E938E6"/>
    <w:rsid w:val="00E93EB8"/>
    <w:rsid w:val="00E93F00"/>
    <w:rsid w:val="00E93F55"/>
    <w:rsid w:val="00E93FF1"/>
    <w:rsid w:val="00E9441F"/>
    <w:rsid w:val="00E9453C"/>
    <w:rsid w:val="00E94810"/>
    <w:rsid w:val="00E9486D"/>
    <w:rsid w:val="00E948FC"/>
    <w:rsid w:val="00E94AED"/>
    <w:rsid w:val="00E94B80"/>
    <w:rsid w:val="00E94DDA"/>
    <w:rsid w:val="00E94F74"/>
    <w:rsid w:val="00E95259"/>
    <w:rsid w:val="00E9533B"/>
    <w:rsid w:val="00E95349"/>
    <w:rsid w:val="00E95A0C"/>
    <w:rsid w:val="00E95DB7"/>
    <w:rsid w:val="00E95E34"/>
    <w:rsid w:val="00E95F27"/>
    <w:rsid w:val="00E96121"/>
    <w:rsid w:val="00E96386"/>
    <w:rsid w:val="00E965A4"/>
    <w:rsid w:val="00E967A0"/>
    <w:rsid w:val="00E96850"/>
    <w:rsid w:val="00E96B28"/>
    <w:rsid w:val="00E96BBC"/>
    <w:rsid w:val="00E96BF4"/>
    <w:rsid w:val="00E96CBA"/>
    <w:rsid w:val="00E96CFA"/>
    <w:rsid w:val="00E96ECD"/>
    <w:rsid w:val="00E97020"/>
    <w:rsid w:val="00E97081"/>
    <w:rsid w:val="00E97220"/>
    <w:rsid w:val="00E97228"/>
    <w:rsid w:val="00E97651"/>
    <w:rsid w:val="00E97678"/>
    <w:rsid w:val="00E9789C"/>
    <w:rsid w:val="00E97A05"/>
    <w:rsid w:val="00E97BB1"/>
    <w:rsid w:val="00E97CA7"/>
    <w:rsid w:val="00E97D2B"/>
    <w:rsid w:val="00E97E87"/>
    <w:rsid w:val="00E9E150"/>
    <w:rsid w:val="00EA0418"/>
    <w:rsid w:val="00EA045C"/>
    <w:rsid w:val="00EA0970"/>
    <w:rsid w:val="00EA0A25"/>
    <w:rsid w:val="00EA0B27"/>
    <w:rsid w:val="00EA0C63"/>
    <w:rsid w:val="00EA1411"/>
    <w:rsid w:val="00EA156E"/>
    <w:rsid w:val="00EA1889"/>
    <w:rsid w:val="00EA18BE"/>
    <w:rsid w:val="00EA1B6F"/>
    <w:rsid w:val="00EA1EF7"/>
    <w:rsid w:val="00EA1F74"/>
    <w:rsid w:val="00EA1FCA"/>
    <w:rsid w:val="00EA210C"/>
    <w:rsid w:val="00EA24FF"/>
    <w:rsid w:val="00EA2587"/>
    <w:rsid w:val="00EA269D"/>
    <w:rsid w:val="00EA274E"/>
    <w:rsid w:val="00EA2A6F"/>
    <w:rsid w:val="00EA2BA8"/>
    <w:rsid w:val="00EA2D5C"/>
    <w:rsid w:val="00EA2EC6"/>
    <w:rsid w:val="00EA2F3B"/>
    <w:rsid w:val="00EA30A8"/>
    <w:rsid w:val="00EA30BF"/>
    <w:rsid w:val="00EA3103"/>
    <w:rsid w:val="00EA35D4"/>
    <w:rsid w:val="00EA37ED"/>
    <w:rsid w:val="00EA37F4"/>
    <w:rsid w:val="00EA3819"/>
    <w:rsid w:val="00EA3CC0"/>
    <w:rsid w:val="00EA3F1C"/>
    <w:rsid w:val="00EA3F3A"/>
    <w:rsid w:val="00EA4111"/>
    <w:rsid w:val="00EA41B9"/>
    <w:rsid w:val="00EA427E"/>
    <w:rsid w:val="00EA466A"/>
    <w:rsid w:val="00EA4B16"/>
    <w:rsid w:val="00EA4C0E"/>
    <w:rsid w:val="00EA4CF4"/>
    <w:rsid w:val="00EA4F4A"/>
    <w:rsid w:val="00EA516E"/>
    <w:rsid w:val="00EA54A5"/>
    <w:rsid w:val="00EA55C2"/>
    <w:rsid w:val="00EA560E"/>
    <w:rsid w:val="00EA56E3"/>
    <w:rsid w:val="00EA587E"/>
    <w:rsid w:val="00EA588F"/>
    <w:rsid w:val="00EA58DA"/>
    <w:rsid w:val="00EA5FD5"/>
    <w:rsid w:val="00EA61A0"/>
    <w:rsid w:val="00EA61F0"/>
    <w:rsid w:val="00EA66A4"/>
    <w:rsid w:val="00EA66D0"/>
    <w:rsid w:val="00EA6A06"/>
    <w:rsid w:val="00EA6A46"/>
    <w:rsid w:val="00EA6BEC"/>
    <w:rsid w:val="00EA6CF0"/>
    <w:rsid w:val="00EA70B3"/>
    <w:rsid w:val="00EA7621"/>
    <w:rsid w:val="00EA7ED0"/>
    <w:rsid w:val="00EA7F2F"/>
    <w:rsid w:val="00EB02C7"/>
    <w:rsid w:val="00EB0460"/>
    <w:rsid w:val="00EB05A4"/>
    <w:rsid w:val="00EB07C1"/>
    <w:rsid w:val="00EB0B79"/>
    <w:rsid w:val="00EB0C38"/>
    <w:rsid w:val="00EB0D55"/>
    <w:rsid w:val="00EB1415"/>
    <w:rsid w:val="00EB14AD"/>
    <w:rsid w:val="00EB16AC"/>
    <w:rsid w:val="00EB1942"/>
    <w:rsid w:val="00EB1977"/>
    <w:rsid w:val="00EB1AB7"/>
    <w:rsid w:val="00EB1B4B"/>
    <w:rsid w:val="00EB2135"/>
    <w:rsid w:val="00EB2136"/>
    <w:rsid w:val="00EB222C"/>
    <w:rsid w:val="00EB231D"/>
    <w:rsid w:val="00EB232C"/>
    <w:rsid w:val="00EB2544"/>
    <w:rsid w:val="00EB275C"/>
    <w:rsid w:val="00EB292C"/>
    <w:rsid w:val="00EB2C4B"/>
    <w:rsid w:val="00EB2C58"/>
    <w:rsid w:val="00EB2CB5"/>
    <w:rsid w:val="00EB2D79"/>
    <w:rsid w:val="00EB2E2C"/>
    <w:rsid w:val="00EB2F47"/>
    <w:rsid w:val="00EB3230"/>
    <w:rsid w:val="00EB32A7"/>
    <w:rsid w:val="00EB36EC"/>
    <w:rsid w:val="00EB3831"/>
    <w:rsid w:val="00EB3A2C"/>
    <w:rsid w:val="00EB3AEC"/>
    <w:rsid w:val="00EB420E"/>
    <w:rsid w:val="00EB44CD"/>
    <w:rsid w:val="00EB4735"/>
    <w:rsid w:val="00EB4DC2"/>
    <w:rsid w:val="00EB53FC"/>
    <w:rsid w:val="00EB5807"/>
    <w:rsid w:val="00EB58AD"/>
    <w:rsid w:val="00EB5B4E"/>
    <w:rsid w:val="00EB5D82"/>
    <w:rsid w:val="00EB5FA4"/>
    <w:rsid w:val="00EB6171"/>
    <w:rsid w:val="00EB6637"/>
    <w:rsid w:val="00EB6A30"/>
    <w:rsid w:val="00EB6DA8"/>
    <w:rsid w:val="00EB6E6A"/>
    <w:rsid w:val="00EB70DB"/>
    <w:rsid w:val="00EB70F1"/>
    <w:rsid w:val="00EB7262"/>
    <w:rsid w:val="00EB727D"/>
    <w:rsid w:val="00EB728C"/>
    <w:rsid w:val="00EB7700"/>
    <w:rsid w:val="00EB79FB"/>
    <w:rsid w:val="00EB7A6D"/>
    <w:rsid w:val="00EB7ECF"/>
    <w:rsid w:val="00EB7FAC"/>
    <w:rsid w:val="00EC012C"/>
    <w:rsid w:val="00EC0254"/>
    <w:rsid w:val="00EC039B"/>
    <w:rsid w:val="00EC0630"/>
    <w:rsid w:val="00EC06FB"/>
    <w:rsid w:val="00EC07CB"/>
    <w:rsid w:val="00EC095F"/>
    <w:rsid w:val="00EC0A4D"/>
    <w:rsid w:val="00EC0B91"/>
    <w:rsid w:val="00EC0E4A"/>
    <w:rsid w:val="00EC1173"/>
    <w:rsid w:val="00EC120A"/>
    <w:rsid w:val="00EC14DF"/>
    <w:rsid w:val="00EC160F"/>
    <w:rsid w:val="00EC1693"/>
    <w:rsid w:val="00EC17E9"/>
    <w:rsid w:val="00EC181C"/>
    <w:rsid w:val="00EC1A38"/>
    <w:rsid w:val="00EC1CEC"/>
    <w:rsid w:val="00EC1EFD"/>
    <w:rsid w:val="00EC2145"/>
    <w:rsid w:val="00EC2339"/>
    <w:rsid w:val="00EC2418"/>
    <w:rsid w:val="00EC2613"/>
    <w:rsid w:val="00EC26EE"/>
    <w:rsid w:val="00EC2812"/>
    <w:rsid w:val="00EC2834"/>
    <w:rsid w:val="00EC2AD8"/>
    <w:rsid w:val="00EC2CA2"/>
    <w:rsid w:val="00EC2F85"/>
    <w:rsid w:val="00EC2FA1"/>
    <w:rsid w:val="00EC342B"/>
    <w:rsid w:val="00EC36A7"/>
    <w:rsid w:val="00EC38AC"/>
    <w:rsid w:val="00EC3924"/>
    <w:rsid w:val="00EC397A"/>
    <w:rsid w:val="00EC39EF"/>
    <w:rsid w:val="00EC3A49"/>
    <w:rsid w:val="00EC3D17"/>
    <w:rsid w:val="00EC3D83"/>
    <w:rsid w:val="00EC3F00"/>
    <w:rsid w:val="00EC4182"/>
    <w:rsid w:val="00EC41E3"/>
    <w:rsid w:val="00EC42FE"/>
    <w:rsid w:val="00EC43F4"/>
    <w:rsid w:val="00EC4428"/>
    <w:rsid w:val="00EC4440"/>
    <w:rsid w:val="00EC46A5"/>
    <w:rsid w:val="00EC4B17"/>
    <w:rsid w:val="00EC4BF6"/>
    <w:rsid w:val="00EC4C64"/>
    <w:rsid w:val="00EC4DE4"/>
    <w:rsid w:val="00EC4ECA"/>
    <w:rsid w:val="00EC52F5"/>
    <w:rsid w:val="00EC5535"/>
    <w:rsid w:val="00EC5625"/>
    <w:rsid w:val="00EC5688"/>
    <w:rsid w:val="00EC5877"/>
    <w:rsid w:val="00EC5CFB"/>
    <w:rsid w:val="00EC5F5C"/>
    <w:rsid w:val="00EC5FB1"/>
    <w:rsid w:val="00EC6170"/>
    <w:rsid w:val="00EC688D"/>
    <w:rsid w:val="00EC6972"/>
    <w:rsid w:val="00EC6AD6"/>
    <w:rsid w:val="00EC6D91"/>
    <w:rsid w:val="00EC6DF2"/>
    <w:rsid w:val="00EC6ED1"/>
    <w:rsid w:val="00EC703E"/>
    <w:rsid w:val="00EC704C"/>
    <w:rsid w:val="00EC7100"/>
    <w:rsid w:val="00EC729E"/>
    <w:rsid w:val="00EC72A0"/>
    <w:rsid w:val="00EC7327"/>
    <w:rsid w:val="00EC7441"/>
    <w:rsid w:val="00EC7844"/>
    <w:rsid w:val="00EC79FE"/>
    <w:rsid w:val="00EC7CB6"/>
    <w:rsid w:val="00EC7CC6"/>
    <w:rsid w:val="00EC7EF9"/>
    <w:rsid w:val="00EC7FB4"/>
    <w:rsid w:val="00ED0190"/>
    <w:rsid w:val="00ED042B"/>
    <w:rsid w:val="00ED0592"/>
    <w:rsid w:val="00ED05DA"/>
    <w:rsid w:val="00ED0A64"/>
    <w:rsid w:val="00ED0C4C"/>
    <w:rsid w:val="00ED0F91"/>
    <w:rsid w:val="00ED10FA"/>
    <w:rsid w:val="00ED1425"/>
    <w:rsid w:val="00ED17A8"/>
    <w:rsid w:val="00ED1BB7"/>
    <w:rsid w:val="00ED1D6C"/>
    <w:rsid w:val="00ED1D91"/>
    <w:rsid w:val="00ED200A"/>
    <w:rsid w:val="00ED24BF"/>
    <w:rsid w:val="00ED27C9"/>
    <w:rsid w:val="00ED27D7"/>
    <w:rsid w:val="00ED2907"/>
    <w:rsid w:val="00ED2DCA"/>
    <w:rsid w:val="00ED2E10"/>
    <w:rsid w:val="00ED37BA"/>
    <w:rsid w:val="00ED3A81"/>
    <w:rsid w:val="00ED3AF2"/>
    <w:rsid w:val="00ED3F29"/>
    <w:rsid w:val="00ED3F82"/>
    <w:rsid w:val="00ED401A"/>
    <w:rsid w:val="00ED41A9"/>
    <w:rsid w:val="00ED41C0"/>
    <w:rsid w:val="00ED4211"/>
    <w:rsid w:val="00ED4295"/>
    <w:rsid w:val="00ED460A"/>
    <w:rsid w:val="00ED498C"/>
    <w:rsid w:val="00ED49DB"/>
    <w:rsid w:val="00ED4C33"/>
    <w:rsid w:val="00ED4E34"/>
    <w:rsid w:val="00ED4F47"/>
    <w:rsid w:val="00ED50CB"/>
    <w:rsid w:val="00ED537E"/>
    <w:rsid w:val="00ED545F"/>
    <w:rsid w:val="00ED58F1"/>
    <w:rsid w:val="00ED5916"/>
    <w:rsid w:val="00ED5CEE"/>
    <w:rsid w:val="00ED5D9B"/>
    <w:rsid w:val="00ED5E3E"/>
    <w:rsid w:val="00ED60A9"/>
    <w:rsid w:val="00ED6162"/>
    <w:rsid w:val="00ED6267"/>
    <w:rsid w:val="00ED6706"/>
    <w:rsid w:val="00ED69E4"/>
    <w:rsid w:val="00ED6B42"/>
    <w:rsid w:val="00ED6CF6"/>
    <w:rsid w:val="00ED6FFC"/>
    <w:rsid w:val="00ED7027"/>
    <w:rsid w:val="00ED71F2"/>
    <w:rsid w:val="00ED7560"/>
    <w:rsid w:val="00ED764A"/>
    <w:rsid w:val="00ED780D"/>
    <w:rsid w:val="00ED789B"/>
    <w:rsid w:val="00ED7996"/>
    <w:rsid w:val="00ED7C20"/>
    <w:rsid w:val="00ED7D84"/>
    <w:rsid w:val="00ED8B34"/>
    <w:rsid w:val="00EE006C"/>
    <w:rsid w:val="00EE038A"/>
    <w:rsid w:val="00EE08B9"/>
    <w:rsid w:val="00EE091A"/>
    <w:rsid w:val="00EE09B1"/>
    <w:rsid w:val="00EE127A"/>
    <w:rsid w:val="00EE147C"/>
    <w:rsid w:val="00EE1595"/>
    <w:rsid w:val="00EE1A9B"/>
    <w:rsid w:val="00EE1C4B"/>
    <w:rsid w:val="00EE1F10"/>
    <w:rsid w:val="00EE1F97"/>
    <w:rsid w:val="00EE1FF6"/>
    <w:rsid w:val="00EE2A70"/>
    <w:rsid w:val="00EE2B09"/>
    <w:rsid w:val="00EE2C46"/>
    <w:rsid w:val="00EE2EB6"/>
    <w:rsid w:val="00EE302A"/>
    <w:rsid w:val="00EE3166"/>
    <w:rsid w:val="00EE3544"/>
    <w:rsid w:val="00EE3B18"/>
    <w:rsid w:val="00EE3B2D"/>
    <w:rsid w:val="00EE3B41"/>
    <w:rsid w:val="00EE3BF8"/>
    <w:rsid w:val="00EE3D85"/>
    <w:rsid w:val="00EE3DA8"/>
    <w:rsid w:val="00EE3F29"/>
    <w:rsid w:val="00EE4135"/>
    <w:rsid w:val="00EE4572"/>
    <w:rsid w:val="00EE4894"/>
    <w:rsid w:val="00EE48F3"/>
    <w:rsid w:val="00EE4B44"/>
    <w:rsid w:val="00EE4B9E"/>
    <w:rsid w:val="00EE4D70"/>
    <w:rsid w:val="00EE4FBE"/>
    <w:rsid w:val="00EE4FE8"/>
    <w:rsid w:val="00EE525B"/>
    <w:rsid w:val="00EE5276"/>
    <w:rsid w:val="00EE58C5"/>
    <w:rsid w:val="00EE5B8C"/>
    <w:rsid w:val="00EE5E2F"/>
    <w:rsid w:val="00EE5E7E"/>
    <w:rsid w:val="00EE5F07"/>
    <w:rsid w:val="00EE5FA9"/>
    <w:rsid w:val="00EE5FE8"/>
    <w:rsid w:val="00EE61CB"/>
    <w:rsid w:val="00EE66C4"/>
    <w:rsid w:val="00EE6759"/>
    <w:rsid w:val="00EE6AEB"/>
    <w:rsid w:val="00EE6DE5"/>
    <w:rsid w:val="00EE70A3"/>
    <w:rsid w:val="00EE75D5"/>
    <w:rsid w:val="00EE75E6"/>
    <w:rsid w:val="00EE7654"/>
    <w:rsid w:val="00EE76EC"/>
    <w:rsid w:val="00EE785C"/>
    <w:rsid w:val="00EE78FE"/>
    <w:rsid w:val="00EE7B1D"/>
    <w:rsid w:val="00EF0091"/>
    <w:rsid w:val="00EF018F"/>
    <w:rsid w:val="00EF01E1"/>
    <w:rsid w:val="00EF01FB"/>
    <w:rsid w:val="00EF027A"/>
    <w:rsid w:val="00EF0369"/>
    <w:rsid w:val="00EF03BD"/>
    <w:rsid w:val="00EF072C"/>
    <w:rsid w:val="00EF0777"/>
    <w:rsid w:val="00EF0C64"/>
    <w:rsid w:val="00EF0D1D"/>
    <w:rsid w:val="00EF0F24"/>
    <w:rsid w:val="00EF112D"/>
    <w:rsid w:val="00EF179E"/>
    <w:rsid w:val="00EF1915"/>
    <w:rsid w:val="00EF1B18"/>
    <w:rsid w:val="00EF1E17"/>
    <w:rsid w:val="00EF1FB5"/>
    <w:rsid w:val="00EF243E"/>
    <w:rsid w:val="00EF24FC"/>
    <w:rsid w:val="00EF261D"/>
    <w:rsid w:val="00EF2A05"/>
    <w:rsid w:val="00EF2AF5"/>
    <w:rsid w:val="00EF2D83"/>
    <w:rsid w:val="00EF2ED1"/>
    <w:rsid w:val="00EF2F66"/>
    <w:rsid w:val="00EF324F"/>
    <w:rsid w:val="00EF3DCF"/>
    <w:rsid w:val="00EF3E5E"/>
    <w:rsid w:val="00EF3EC8"/>
    <w:rsid w:val="00EF3FDA"/>
    <w:rsid w:val="00EF422A"/>
    <w:rsid w:val="00EF422D"/>
    <w:rsid w:val="00EF4403"/>
    <w:rsid w:val="00EF4658"/>
    <w:rsid w:val="00EF49F1"/>
    <w:rsid w:val="00EF4BC6"/>
    <w:rsid w:val="00EF4E7D"/>
    <w:rsid w:val="00EF5283"/>
    <w:rsid w:val="00EF543E"/>
    <w:rsid w:val="00EF583B"/>
    <w:rsid w:val="00EF58AD"/>
    <w:rsid w:val="00EF5B85"/>
    <w:rsid w:val="00EF5F37"/>
    <w:rsid w:val="00EF628E"/>
    <w:rsid w:val="00EF62B2"/>
    <w:rsid w:val="00EF635D"/>
    <w:rsid w:val="00EF6462"/>
    <w:rsid w:val="00EF64C6"/>
    <w:rsid w:val="00EF6670"/>
    <w:rsid w:val="00EF6881"/>
    <w:rsid w:val="00EF68DC"/>
    <w:rsid w:val="00EF6BA0"/>
    <w:rsid w:val="00EF6F23"/>
    <w:rsid w:val="00EF7533"/>
    <w:rsid w:val="00EF7626"/>
    <w:rsid w:val="00EF777E"/>
    <w:rsid w:val="00EF7882"/>
    <w:rsid w:val="00EF78A1"/>
    <w:rsid w:val="00EF79AD"/>
    <w:rsid w:val="00EF7DF8"/>
    <w:rsid w:val="00EF7EE5"/>
    <w:rsid w:val="00F001F0"/>
    <w:rsid w:val="00F00278"/>
    <w:rsid w:val="00F00349"/>
    <w:rsid w:val="00F00474"/>
    <w:rsid w:val="00F005A1"/>
    <w:rsid w:val="00F00817"/>
    <w:rsid w:val="00F0081E"/>
    <w:rsid w:val="00F00A56"/>
    <w:rsid w:val="00F00C96"/>
    <w:rsid w:val="00F00CD9"/>
    <w:rsid w:val="00F00E10"/>
    <w:rsid w:val="00F00F0D"/>
    <w:rsid w:val="00F0115F"/>
    <w:rsid w:val="00F0149E"/>
    <w:rsid w:val="00F017D3"/>
    <w:rsid w:val="00F01821"/>
    <w:rsid w:val="00F018E1"/>
    <w:rsid w:val="00F0196C"/>
    <w:rsid w:val="00F01A32"/>
    <w:rsid w:val="00F01A69"/>
    <w:rsid w:val="00F01B9A"/>
    <w:rsid w:val="00F01EFE"/>
    <w:rsid w:val="00F01F58"/>
    <w:rsid w:val="00F01FB2"/>
    <w:rsid w:val="00F01FE1"/>
    <w:rsid w:val="00F02403"/>
    <w:rsid w:val="00F02498"/>
    <w:rsid w:val="00F024D3"/>
    <w:rsid w:val="00F02682"/>
    <w:rsid w:val="00F02864"/>
    <w:rsid w:val="00F02C60"/>
    <w:rsid w:val="00F02C65"/>
    <w:rsid w:val="00F02E31"/>
    <w:rsid w:val="00F030C7"/>
    <w:rsid w:val="00F03365"/>
    <w:rsid w:val="00F034DB"/>
    <w:rsid w:val="00F0359A"/>
    <w:rsid w:val="00F03992"/>
    <w:rsid w:val="00F03D75"/>
    <w:rsid w:val="00F03F89"/>
    <w:rsid w:val="00F04236"/>
    <w:rsid w:val="00F042E6"/>
    <w:rsid w:val="00F04497"/>
    <w:rsid w:val="00F048DF"/>
    <w:rsid w:val="00F04B16"/>
    <w:rsid w:val="00F04C9D"/>
    <w:rsid w:val="00F04CDD"/>
    <w:rsid w:val="00F04E25"/>
    <w:rsid w:val="00F04ECD"/>
    <w:rsid w:val="00F04FA5"/>
    <w:rsid w:val="00F05015"/>
    <w:rsid w:val="00F05085"/>
    <w:rsid w:val="00F055FF"/>
    <w:rsid w:val="00F05657"/>
    <w:rsid w:val="00F058A2"/>
    <w:rsid w:val="00F05979"/>
    <w:rsid w:val="00F05A1C"/>
    <w:rsid w:val="00F05AF4"/>
    <w:rsid w:val="00F05BF4"/>
    <w:rsid w:val="00F0638A"/>
    <w:rsid w:val="00F063C4"/>
    <w:rsid w:val="00F064BA"/>
    <w:rsid w:val="00F0658C"/>
    <w:rsid w:val="00F067CC"/>
    <w:rsid w:val="00F06F7D"/>
    <w:rsid w:val="00F0717F"/>
    <w:rsid w:val="00F0735C"/>
    <w:rsid w:val="00F07539"/>
    <w:rsid w:val="00F07580"/>
    <w:rsid w:val="00F07652"/>
    <w:rsid w:val="00F0777E"/>
    <w:rsid w:val="00F077D8"/>
    <w:rsid w:val="00F077ED"/>
    <w:rsid w:val="00F078A9"/>
    <w:rsid w:val="00F07DDA"/>
    <w:rsid w:val="00F07ED7"/>
    <w:rsid w:val="00F10264"/>
    <w:rsid w:val="00F10689"/>
    <w:rsid w:val="00F10868"/>
    <w:rsid w:val="00F108B6"/>
    <w:rsid w:val="00F108DC"/>
    <w:rsid w:val="00F10A25"/>
    <w:rsid w:val="00F10D9C"/>
    <w:rsid w:val="00F1156C"/>
    <w:rsid w:val="00F11598"/>
    <w:rsid w:val="00F119CB"/>
    <w:rsid w:val="00F11C4C"/>
    <w:rsid w:val="00F11E1A"/>
    <w:rsid w:val="00F11EC8"/>
    <w:rsid w:val="00F121A9"/>
    <w:rsid w:val="00F1223F"/>
    <w:rsid w:val="00F12430"/>
    <w:rsid w:val="00F124AE"/>
    <w:rsid w:val="00F1264E"/>
    <w:rsid w:val="00F1280A"/>
    <w:rsid w:val="00F12855"/>
    <w:rsid w:val="00F12892"/>
    <w:rsid w:val="00F128C8"/>
    <w:rsid w:val="00F12968"/>
    <w:rsid w:val="00F12A85"/>
    <w:rsid w:val="00F12BD1"/>
    <w:rsid w:val="00F12C46"/>
    <w:rsid w:val="00F12D5E"/>
    <w:rsid w:val="00F13337"/>
    <w:rsid w:val="00F133F4"/>
    <w:rsid w:val="00F13491"/>
    <w:rsid w:val="00F136F9"/>
    <w:rsid w:val="00F1384F"/>
    <w:rsid w:val="00F1394F"/>
    <w:rsid w:val="00F13B33"/>
    <w:rsid w:val="00F13D3E"/>
    <w:rsid w:val="00F13D8F"/>
    <w:rsid w:val="00F13DFD"/>
    <w:rsid w:val="00F140BF"/>
    <w:rsid w:val="00F14129"/>
    <w:rsid w:val="00F146EF"/>
    <w:rsid w:val="00F147AA"/>
    <w:rsid w:val="00F14937"/>
    <w:rsid w:val="00F14A0E"/>
    <w:rsid w:val="00F14A9D"/>
    <w:rsid w:val="00F14B4A"/>
    <w:rsid w:val="00F14B8A"/>
    <w:rsid w:val="00F151DB"/>
    <w:rsid w:val="00F152EF"/>
    <w:rsid w:val="00F153FE"/>
    <w:rsid w:val="00F1569B"/>
    <w:rsid w:val="00F15807"/>
    <w:rsid w:val="00F15967"/>
    <w:rsid w:val="00F15B53"/>
    <w:rsid w:val="00F15C0E"/>
    <w:rsid w:val="00F15D8A"/>
    <w:rsid w:val="00F160C2"/>
    <w:rsid w:val="00F16F7C"/>
    <w:rsid w:val="00F16FB0"/>
    <w:rsid w:val="00F16FE2"/>
    <w:rsid w:val="00F170BD"/>
    <w:rsid w:val="00F170D7"/>
    <w:rsid w:val="00F17166"/>
    <w:rsid w:val="00F172B2"/>
    <w:rsid w:val="00F1752E"/>
    <w:rsid w:val="00F17551"/>
    <w:rsid w:val="00F17559"/>
    <w:rsid w:val="00F17593"/>
    <w:rsid w:val="00F17A58"/>
    <w:rsid w:val="00F17B7E"/>
    <w:rsid w:val="00F17D65"/>
    <w:rsid w:val="00F17E15"/>
    <w:rsid w:val="00F17E3F"/>
    <w:rsid w:val="00F18222"/>
    <w:rsid w:val="00F20A2C"/>
    <w:rsid w:val="00F21580"/>
    <w:rsid w:val="00F21672"/>
    <w:rsid w:val="00F21D60"/>
    <w:rsid w:val="00F226E4"/>
    <w:rsid w:val="00F2289E"/>
    <w:rsid w:val="00F228A5"/>
    <w:rsid w:val="00F22BA8"/>
    <w:rsid w:val="00F22CA6"/>
    <w:rsid w:val="00F22E12"/>
    <w:rsid w:val="00F22FD0"/>
    <w:rsid w:val="00F232E3"/>
    <w:rsid w:val="00F234A0"/>
    <w:rsid w:val="00F23619"/>
    <w:rsid w:val="00F23644"/>
    <w:rsid w:val="00F23A4A"/>
    <w:rsid w:val="00F23BC0"/>
    <w:rsid w:val="00F23BF1"/>
    <w:rsid w:val="00F23FB3"/>
    <w:rsid w:val="00F24017"/>
    <w:rsid w:val="00F24420"/>
    <w:rsid w:val="00F245F2"/>
    <w:rsid w:val="00F24B28"/>
    <w:rsid w:val="00F24C76"/>
    <w:rsid w:val="00F25014"/>
    <w:rsid w:val="00F25051"/>
    <w:rsid w:val="00F25080"/>
    <w:rsid w:val="00F251A5"/>
    <w:rsid w:val="00F2527B"/>
    <w:rsid w:val="00F25280"/>
    <w:rsid w:val="00F25434"/>
    <w:rsid w:val="00F25585"/>
    <w:rsid w:val="00F25B0D"/>
    <w:rsid w:val="00F25EA9"/>
    <w:rsid w:val="00F260C1"/>
    <w:rsid w:val="00F260F4"/>
    <w:rsid w:val="00F26881"/>
    <w:rsid w:val="00F2689A"/>
    <w:rsid w:val="00F26F45"/>
    <w:rsid w:val="00F26F46"/>
    <w:rsid w:val="00F26F6A"/>
    <w:rsid w:val="00F27190"/>
    <w:rsid w:val="00F27244"/>
    <w:rsid w:val="00F278DA"/>
    <w:rsid w:val="00F279E9"/>
    <w:rsid w:val="00F30422"/>
    <w:rsid w:val="00F307F1"/>
    <w:rsid w:val="00F308A3"/>
    <w:rsid w:val="00F30970"/>
    <w:rsid w:val="00F30A9C"/>
    <w:rsid w:val="00F30FFF"/>
    <w:rsid w:val="00F311E9"/>
    <w:rsid w:val="00F31461"/>
    <w:rsid w:val="00F3178A"/>
    <w:rsid w:val="00F3181A"/>
    <w:rsid w:val="00F3183A"/>
    <w:rsid w:val="00F31B18"/>
    <w:rsid w:val="00F31EDA"/>
    <w:rsid w:val="00F31FA3"/>
    <w:rsid w:val="00F31FB5"/>
    <w:rsid w:val="00F320FD"/>
    <w:rsid w:val="00F3269E"/>
    <w:rsid w:val="00F326D5"/>
    <w:rsid w:val="00F326F5"/>
    <w:rsid w:val="00F326FB"/>
    <w:rsid w:val="00F328EF"/>
    <w:rsid w:val="00F330C6"/>
    <w:rsid w:val="00F33533"/>
    <w:rsid w:val="00F335C6"/>
    <w:rsid w:val="00F337E0"/>
    <w:rsid w:val="00F339F1"/>
    <w:rsid w:val="00F33A23"/>
    <w:rsid w:val="00F33B45"/>
    <w:rsid w:val="00F33D25"/>
    <w:rsid w:val="00F33F4F"/>
    <w:rsid w:val="00F34034"/>
    <w:rsid w:val="00F3403B"/>
    <w:rsid w:val="00F342ED"/>
    <w:rsid w:val="00F344E2"/>
    <w:rsid w:val="00F34768"/>
    <w:rsid w:val="00F34B1B"/>
    <w:rsid w:val="00F34D0C"/>
    <w:rsid w:val="00F350F5"/>
    <w:rsid w:val="00F354CB"/>
    <w:rsid w:val="00F356A7"/>
    <w:rsid w:val="00F357EC"/>
    <w:rsid w:val="00F3593F"/>
    <w:rsid w:val="00F35974"/>
    <w:rsid w:val="00F35A79"/>
    <w:rsid w:val="00F35AE6"/>
    <w:rsid w:val="00F35D5D"/>
    <w:rsid w:val="00F35FA7"/>
    <w:rsid w:val="00F35FFE"/>
    <w:rsid w:val="00F36094"/>
    <w:rsid w:val="00F36573"/>
    <w:rsid w:val="00F36CE5"/>
    <w:rsid w:val="00F36D92"/>
    <w:rsid w:val="00F3704A"/>
    <w:rsid w:val="00F371E6"/>
    <w:rsid w:val="00F3781A"/>
    <w:rsid w:val="00F3795A"/>
    <w:rsid w:val="00F37966"/>
    <w:rsid w:val="00F37AFB"/>
    <w:rsid w:val="00F37B26"/>
    <w:rsid w:val="00F37DF6"/>
    <w:rsid w:val="00F37E5E"/>
    <w:rsid w:val="00F37F1D"/>
    <w:rsid w:val="00F401CB"/>
    <w:rsid w:val="00F401EE"/>
    <w:rsid w:val="00F4032F"/>
    <w:rsid w:val="00F4038E"/>
    <w:rsid w:val="00F403B5"/>
    <w:rsid w:val="00F40630"/>
    <w:rsid w:val="00F406D7"/>
    <w:rsid w:val="00F407D0"/>
    <w:rsid w:val="00F40849"/>
    <w:rsid w:val="00F40851"/>
    <w:rsid w:val="00F409CE"/>
    <w:rsid w:val="00F409D9"/>
    <w:rsid w:val="00F40B6F"/>
    <w:rsid w:val="00F40E0B"/>
    <w:rsid w:val="00F40EA6"/>
    <w:rsid w:val="00F410E7"/>
    <w:rsid w:val="00F4110B"/>
    <w:rsid w:val="00F416F9"/>
    <w:rsid w:val="00F419A6"/>
    <w:rsid w:val="00F41A87"/>
    <w:rsid w:val="00F41B11"/>
    <w:rsid w:val="00F41E1D"/>
    <w:rsid w:val="00F42004"/>
    <w:rsid w:val="00F4206E"/>
    <w:rsid w:val="00F423BB"/>
    <w:rsid w:val="00F423C7"/>
    <w:rsid w:val="00F42879"/>
    <w:rsid w:val="00F42D6F"/>
    <w:rsid w:val="00F42E57"/>
    <w:rsid w:val="00F42EEA"/>
    <w:rsid w:val="00F43147"/>
    <w:rsid w:val="00F43169"/>
    <w:rsid w:val="00F43312"/>
    <w:rsid w:val="00F43726"/>
    <w:rsid w:val="00F43B8B"/>
    <w:rsid w:val="00F43C15"/>
    <w:rsid w:val="00F43CA3"/>
    <w:rsid w:val="00F43DEF"/>
    <w:rsid w:val="00F4433A"/>
    <w:rsid w:val="00F44464"/>
    <w:rsid w:val="00F444C2"/>
    <w:rsid w:val="00F44692"/>
    <w:rsid w:val="00F448B2"/>
    <w:rsid w:val="00F44E72"/>
    <w:rsid w:val="00F4508D"/>
    <w:rsid w:val="00F451DB"/>
    <w:rsid w:val="00F457B1"/>
    <w:rsid w:val="00F45AAF"/>
    <w:rsid w:val="00F45C7F"/>
    <w:rsid w:val="00F45D82"/>
    <w:rsid w:val="00F45EAD"/>
    <w:rsid w:val="00F45F14"/>
    <w:rsid w:val="00F466C1"/>
    <w:rsid w:val="00F469B5"/>
    <w:rsid w:val="00F46A05"/>
    <w:rsid w:val="00F46CD5"/>
    <w:rsid w:val="00F46D56"/>
    <w:rsid w:val="00F46E6B"/>
    <w:rsid w:val="00F46EED"/>
    <w:rsid w:val="00F473E3"/>
    <w:rsid w:val="00F474CA"/>
    <w:rsid w:val="00F474E9"/>
    <w:rsid w:val="00F477AC"/>
    <w:rsid w:val="00F4797A"/>
    <w:rsid w:val="00F47C4F"/>
    <w:rsid w:val="00F47F97"/>
    <w:rsid w:val="00F50014"/>
    <w:rsid w:val="00F5025F"/>
    <w:rsid w:val="00F506D8"/>
    <w:rsid w:val="00F507A1"/>
    <w:rsid w:val="00F5093E"/>
    <w:rsid w:val="00F50A75"/>
    <w:rsid w:val="00F50C70"/>
    <w:rsid w:val="00F50F4F"/>
    <w:rsid w:val="00F50F88"/>
    <w:rsid w:val="00F50FFD"/>
    <w:rsid w:val="00F51745"/>
    <w:rsid w:val="00F5186E"/>
    <w:rsid w:val="00F51907"/>
    <w:rsid w:val="00F51BCD"/>
    <w:rsid w:val="00F51E56"/>
    <w:rsid w:val="00F51F67"/>
    <w:rsid w:val="00F51FFD"/>
    <w:rsid w:val="00F520BF"/>
    <w:rsid w:val="00F522F3"/>
    <w:rsid w:val="00F525FD"/>
    <w:rsid w:val="00F52689"/>
    <w:rsid w:val="00F52AEB"/>
    <w:rsid w:val="00F532BB"/>
    <w:rsid w:val="00F533D9"/>
    <w:rsid w:val="00F53A47"/>
    <w:rsid w:val="00F53BBE"/>
    <w:rsid w:val="00F53C71"/>
    <w:rsid w:val="00F5416D"/>
    <w:rsid w:val="00F54751"/>
    <w:rsid w:val="00F54781"/>
    <w:rsid w:val="00F547A2"/>
    <w:rsid w:val="00F547F9"/>
    <w:rsid w:val="00F54E4B"/>
    <w:rsid w:val="00F54E5F"/>
    <w:rsid w:val="00F54F6A"/>
    <w:rsid w:val="00F5501B"/>
    <w:rsid w:val="00F550AB"/>
    <w:rsid w:val="00F55315"/>
    <w:rsid w:val="00F55561"/>
    <w:rsid w:val="00F5576D"/>
    <w:rsid w:val="00F55D38"/>
    <w:rsid w:val="00F55D7A"/>
    <w:rsid w:val="00F55DE0"/>
    <w:rsid w:val="00F55DF2"/>
    <w:rsid w:val="00F56581"/>
    <w:rsid w:val="00F56600"/>
    <w:rsid w:val="00F568D1"/>
    <w:rsid w:val="00F5697C"/>
    <w:rsid w:val="00F56A49"/>
    <w:rsid w:val="00F56ABB"/>
    <w:rsid w:val="00F56CC2"/>
    <w:rsid w:val="00F56E8C"/>
    <w:rsid w:val="00F571C1"/>
    <w:rsid w:val="00F571CF"/>
    <w:rsid w:val="00F57380"/>
    <w:rsid w:val="00F574E7"/>
    <w:rsid w:val="00F57A05"/>
    <w:rsid w:val="00F57BF7"/>
    <w:rsid w:val="00F57CAB"/>
    <w:rsid w:val="00F57D09"/>
    <w:rsid w:val="00F57DB5"/>
    <w:rsid w:val="00F6011A"/>
    <w:rsid w:val="00F60323"/>
    <w:rsid w:val="00F60465"/>
    <w:rsid w:val="00F60A7B"/>
    <w:rsid w:val="00F60E1F"/>
    <w:rsid w:val="00F60E5E"/>
    <w:rsid w:val="00F60EEC"/>
    <w:rsid w:val="00F6117C"/>
    <w:rsid w:val="00F613AF"/>
    <w:rsid w:val="00F617CA"/>
    <w:rsid w:val="00F617F9"/>
    <w:rsid w:val="00F61A7E"/>
    <w:rsid w:val="00F61C38"/>
    <w:rsid w:val="00F61EFA"/>
    <w:rsid w:val="00F6208F"/>
    <w:rsid w:val="00F620AD"/>
    <w:rsid w:val="00F621D9"/>
    <w:rsid w:val="00F6254F"/>
    <w:rsid w:val="00F6297E"/>
    <w:rsid w:val="00F6303A"/>
    <w:rsid w:val="00F632C2"/>
    <w:rsid w:val="00F6349F"/>
    <w:rsid w:val="00F6378E"/>
    <w:rsid w:val="00F6388C"/>
    <w:rsid w:val="00F63B69"/>
    <w:rsid w:val="00F63C7D"/>
    <w:rsid w:val="00F63FCB"/>
    <w:rsid w:val="00F6443F"/>
    <w:rsid w:val="00F64559"/>
    <w:rsid w:val="00F646FF"/>
    <w:rsid w:val="00F647F0"/>
    <w:rsid w:val="00F64930"/>
    <w:rsid w:val="00F64964"/>
    <w:rsid w:val="00F64A1A"/>
    <w:rsid w:val="00F64D0E"/>
    <w:rsid w:val="00F64DA9"/>
    <w:rsid w:val="00F64E3A"/>
    <w:rsid w:val="00F652D4"/>
    <w:rsid w:val="00F65305"/>
    <w:rsid w:val="00F65328"/>
    <w:rsid w:val="00F654B5"/>
    <w:rsid w:val="00F656F3"/>
    <w:rsid w:val="00F6586A"/>
    <w:rsid w:val="00F6586E"/>
    <w:rsid w:val="00F65908"/>
    <w:rsid w:val="00F65C70"/>
    <w:rsid w:val="00F66020"/>
    <w:rsid w:val="00F66122"/>
    <w:rsid w:val="00F6634A"/>
    <w:rsid w:val="00F67090"/>
    <w:rsid w:val="00F671AF"/>
    <w:rsid w:val="00F672E9"/>
    <w:rsid w:val="00F67A57"/>
    <w:rsid w:val="00F67B53"/>
    <w:rsid w:val="00F67C36"/>
    <w:rsid w:val="00F67D0E"/>
    <w:rsid w:val="00F67D28"/>
    <w:rsid w:val="00F67DDD"/>
    <w:rsid w:val="00F70011"/>
    <w:rsid w:val="00F70036"/>
    <w:rsid w:val="00F70142"/>
    <w:rsid w:val="00F701B1"/>
    <w:rsid w:val="00F7030D"/>
    <w:rsid w:val="00F707C6"/>
    <w:rsid w:val="00F708C5"/>
    <w:rsid w:val="00F709D3"/>
    <w:rsid w:val="00F709D7"/>
    <w:rsid w:val="00F70B95"/>
    <w:rsid w:val="00F70C83"/>
    <w:rsid w:val="00F70CD9"/>
    <w:rsid w:val="00F70DB8"/>
    <w:rsid w:val="00F70FC6"/>
    <w:rsid w:val="00F7123A"/>
    <w:rsid w:val="00F71A1D"/>
    <w:rsid w:val="00F7225B"/>
    <w:rsid w:val="00F723C1"/>
    <w:rsid w:val="00F725D0"/>
    <w:rsid w:val="00F72B0A"/>
    <w:rsid w:val="00F72BFE"/>
    <w:rsid w:val="00F73209"/>
    <w:rsid w:val="00F735D3"/>
    <w:rsid w:val="00F73661"/>
    <w:rsid w:val="00F738C6"/>
    <w:rsid w:val="00F73D5E"/>
    <w:rsid w:val="00F7425D"/>
    <w:rsid w:val="00F742C5"/>
    <w:rsid w:val="00F74401"/>
    <w:rsid w:val="00F744BA"/>
    <w:rsid w:val="00F7453E"/>
    <w:rsid w:val="00F74596"/>
    <w:rsid w:val="00F747B2"/>
    <w:rsid w:val="00F748FF"/>
    <w:rsid w:val="00F74D2B"/>
    <w:rsid w:val="00F74DE0"/>
    <w:rsid w:val="00F75009"/>
    <w:rsid w:val="00F754BD"/>
    <w:rsid w:val="00F75522"/>
    <w:rsid w:val="00F759CD"/>
    <w:rsid w:val="00F75A18"/>
    <w:rsid w:val="00F75B4A"/>
    <w:rsid w:val="00F75DC2"/>
    <w:rsid w:val="00F75EC2"/>
    <w:rsid w:val="00F76175"/>
    <w:rsid w:val="00F76211"/>
    <w:rsid w:val="00F7622D"/>
    <w:rsid w:val="00F766FE"/>
    <w:rsid w:val="00F76807"/>
    <w:rsid w:val="00F76A3D"/>
    <w:rsid w:val="00F76BFD"/>
    <w:rsid w:val="00F76C57"/>
    <w:rsid w:val="00F76CAC"/>
    <w:rsid w:val="00F76E66"/>
    <w:rsid w:val="00F76E6D"/>
    <w:rsid w:val="00F77151"/>
    <w:rsid w:val="00F77251"/>
    <w:rsid w:val="00F77668"/>
    <w:rsid w:val="00F77997"/>
    <w:rsid w:val="00F77A64"/>
    <w:rsid w:val="00F77A6A"/>
    <w:rsid w:val="00F77B08"/>
    <w:rsid w:val="00F7FCFB"/>
    <w:rsid w:val="00F80056"/>
    <w:rsid w:val="00F8020B"/>
    <w:rsid w:val="00F80493"/>
    <w:rsid w:val="00F805F3"/>
    <w:rsid w:val="00F80645"/>
    <w:rsid w:val="00F8097C"/>
    <w:rsid w:val="00F80B8C"/>
    <w:rsid w:val="00F80C76"/>
    <w:rsid w:val="00F80D5D"/>
    <w:rsid w:val="00F81145"/>
    <w:rsid w:val="00F81180"/>
    <w:rsid w:val="00F81187"/>
    <w:rsid w:val="00F8119E"/>
    <w:rsid w:val="00F813FB"/>
    <w:rsid w:val="00F81499"/>
    <w:rsid w:val="00F818AA"/>
    <w:rsid w:val="00F81B79"/>
    <w:rsid w:val="00F81BAC"/>
    <w:rsid w:val="00F8209D"/>
    <w:rsid w:val="00F82428"/>
    <w:rsid w:val="00F82D74"/>
    <w:rsid w:val="00F830DC"/>
    <w:rsid w:val="00F83440"/>
    <w:rsid w:val="00F83833"/>
    <w:rsid w:val="00F8394B"/>
    <w:rsid w:val="00F83A83"/>
    <w:rsid w:val="00F83AC1"/>
    <w:rsid w:val="00F83AE9"/>
    <w:rsid w:val="00F83BDD"/>
    <w:rsid w:val="00F83D1A"/>
    <w:rsid w:val="00F83F5E"/>
    <w:rsid w:val="00F83FB3"/>
    <w:rsid w:val="00F84086"/>
    <w:rsid w:val="00F84087"/>
    <w:rsid w:val="00F843BB"/>
    <w:rsid w:val="00F84474"/>
    <w:rsid w:val="00F8468A"/>
    <w:rsid w:val="00F84722"/>
    <w:rsid w:val="00F84D73"/>
    <w:rsid w:val="00F84DF1"/>
    <w:rsid w:val="00F8527D"/>
    <w:rsid w:val="00F852F0"/>
    <w:rsid w:val="00F8543D"/>
    <w:rsid w:val="00F8547A"/>
    <w:rsid w:val="00F85865"/>
    <w:rsid w:val="00F85902"/>
    <w:rsid w:val="00F85C67"/>
    <w:rsid w:val="00F85E82"/>
    <w:rsid w:val="00F8619C"/>
    <w:rsid w:val="00F862EB"/>
    <w:rsid w:val="00F867A7"/>
    <w:rsid w:val="00F867F6"/>
    <w:rsid w:val="00F8682C"/>
    <w:rsid w:val="00F86BB5"/>
    <w:rsid w:val="00F86C0A"/>
    <w:rsid w:val="00F86EB1"/>
    <w:rsid w:val="00F8707B"/>
    <w:rsid w:val="00F870F0"/>
    <w:rsid w:val="00F8759A"/>
    <w:rsid w:val="00F876D9"/>
    <w:rsid w:val="00F87863"/>
    <w:rsid w:val="00F87981"/>
    <w:rsid w:val="00F879A3"/>
    <w:rsid w:val="00F879B4"/>
    <w:rsid w:val="00F87BAB"/>
    <w:rsid w:val="00F9020C"/>
    <w:rsid w:val="00F902C4"/>
    <w:rsid w:val="00F90507"/>
    <w:rsid w:val="00F90661"/>
    <w:rsid w:val="00F907EE"/>
    <w:rsid w:val="00F90918"/>
    <w:rsid w:val="00F909FA"/>
    <w:rsid w:val="00F90A9E"/>
    <w:rsid w:val="00F90AF0"/>
    <w:rsid w:val="00F90AF8"/>
    <w:rsid w:val="00F90C63"/>
    <w:rsid w:val="00F910FD"/>
    <w:rsid w:val="00F91221"/>
    <w:rsid w:val="00F916BD"/>
    <w:rsid w:val="00F91752"/>
    <w:rsid w:val="00F91780"/>
    <w:rsid w:val="00F91B6C"/>
    <w:rsid w:val="00F91CEF"/>
    <w:rsid w:val="00F922E1"/>
    <w:rsid w:val="00F92347"/>
    <w:rsid w:val="00F92691"/>
    <w:rsid w:val="00F92730"/>
    <w:rsid w:val="00F928C3"/>
    <w:rsid w:val="00F928FC"/>
    <w:rsid w:val="00F92A2D"/>
    <w:rsid w:val="00F92BB4"/>
    <w:rsid w:val="00F92DE4"/>
    <w:rsid w:val="00F930B3"/>
    <w:rsid w:val="00F936B5"/>
    <w:rsid w:val="00F93839"/>
    <w:rsid w:val="00F938FC"/>
    <w:rsid w:val="00F93DD3"/>
    <w:rsid w:val="00F93E68"/>
    <w:rsid w:val="00F94171"/>
    <w:rsid w:val="00F944C1"/>
    <w:rsid w:val="00F946F4"/>
    <w:rsid w:val="00F94904"/>
    <w:rsid w:val="00F9490D"/>
    <w:rsid w:val="00F94B1A"/>
    <w:rsid w:val="00F94B3A"/>
    <w:rsid w:val="00F94CDA"/>
    <w:rsid w:val="00F94E94"/>
    <w:rsid w:val="00F950FA"/>
    <w:rsid w:val="00F951C8"/>
    <w:rsid w:val="00F95297"/>
    <w:rsid w:val="00F9561C"/>
    <w:rsid w:val="00F95A81"/>
    <w:rsid w:val="00F95DDB"/>
    <w:rsid w:val="00F95E62"/>
    <w:rsid w:val="00F95F2B"/>
    <w:rsid w:val="00F962F6"/>
    <w:rsid w:val="00F962F9"/>
    <w:rsid w:val="00F9649A"/>
    <w:rsid w:val="00F969B5"/>
    <w:rsid w:val="00F96A0D"/>
    <w:rsid w:val="00F96BB0"/>
    <w:rsid w:val="00F96C06"/>
    <w:rsid w:val="00F96D50"/>
    <w:rsid w:val="00F96E65"/>
    <w:rsid w:val="00F973A5"/>
    <w:rsid w:val="00F9756F"/>
    <w:rsid w:val="00F9759F"/>
    <w:rsid w:val="00F975A1"/>
    <w:rsid w:val="00F97698"/>
    <w:rsid w:val="00F97772"/>
    <w:rsid w:val="00F977DC"/>
    <w:rsid w:val="00F97A1D"/>
    <w:rsid w:val="00F97BB2"/>
    <w:rsid w:val="00FA0173"/>
    <w:rsid w:val="00FA02DD"/>
    <w:rsid w:val="00FA0334"/>
    <w:rsid w:val="00FA043D"/>
    <w:rsid w:val="00FA047E"/>
    <w:rsid w:val="00FA0674"/>
    <w:rsid w:val="00FA071B"/>
    <w:rsid w:val="00FA0A08"/>
    <w:rsid w:val="00FA0D6D"/>
    <w:rsid w:val="00FA0E31"/>
    <w:rsid w:val="00FA14D3"/>
    <w:rsid w:val="00FA18E2"/>
    <w:rsid w:val="00FA1952"/>
    <w:rsid w:val="00FA1B14"/>
    <w:rsid w:val="00FA1C46"/>
    <w:rsid w:val="00FA1CB3"/>
    <w:rsid w:val="00FA1E70"/>
    <w:rsid w:val="00FA1FA0"/>
    <w:rsid w:val="00FA207F"/>
    <w:rsid w:val="00FA2091"/>
    <w:rsid w:val="00FA21E4"/>
    <w:rsid w:val="00FA21F9"/>
    <w:rsid w:val="00FA2405"/>
    <w:rsid w:val="00FA2447"/>
    <w:rsid w:val="00FA260B"/>
    <w:rsid w:val="00FA28F5"/>
    <w:rsid w:val="00FA2E97"/>
    <w:rsid w:val="00FA2FCD"/>
    <w:rsid w:val="00FA3025"/>
    <w:rsid w:val="00FA347A"/>
    <w:rsid w:val="00FA348D"/>
    <w:rsid w:val="00FA39DF"/>
    <w:rsid w:val="00FA3CA8"/>
    <w:rsid w:val="00FA3DB8"/>
    <w:rsid w:val="00FA3E42"/>
    <w:rsid w:val="00FA3E58"/>
    <w:rsid w:val="00FA40CC"/>
    <w:rsid w:val="00FA4C79"/>
    <w:rsid w:val="00FA4CA0"/>
    <w:rsid w:val="00FA4E60"/>
    <w:rsid w:val="00FA5027"/>
    <w:rsid w:val="00FA597D"/>
    <w:rsid w:val="00FA59CE"/>
    <w:rsid w:val="00FA5E21"/>
    <w:rsid w:val="00FA5EE6"/>
    <w:rsid w:val="00FA616C"/>
    <w:rsid w:val="00FA6181"/>
    <w:rsid w:val="00FA632F"/>
    <w:rsid w:val="00FA662A"/>
    <w:rsid w:val="00FA66FB"/>
    <w:rsid w:val="00FA6FF7"/>
    <w:rsid w:val="00FA7454"/>
    <w:rsid w:val="00FA74EA"/>
    <w:rsid w:val="00FA7793"/>
    <w:rsid w:val="00FA78A0"/>
    <w:rsid w:val="00FA7A10"/>
    <w:rsid w:val="00FA7BF7"/>
    <w:rsid w:val="00FA7E9F"/>
    <w:rsid w:val="00FA7ED9"/>
    <w:rsid w:val="00FA7F5C"/>
    <w:rsid w:val="00FB00E4"/>
    <w:rsid w:val="00FB091A"/>
    <w:rsid w:val="00FB0934"/>
    <w:rsid w:val="00FB0A72"/>
    <w:rsid w:val="00FB0C70"/>
    <w:rsid w:val="00FB0C9A"/>
    <w:rsid w:val="00FB0CD6"/>
    <w:rsid w:val="00FB0D00"/>
    <w:rsid w:val="00FB108D"/>
    <w:rsid w:val="00FB124A"/>
    <w:rsid w:val="00FB1587"/>
    <w:rsid w:val="00FB18E2"/>
    <w:rsid w:val="00FB2004"/>
    <w:rsid w:val="00FB20BB"/>
    <w:rsid w:val="00FB21CE"/>
    <w:rsid w:val="00FB2268"/>
    <w:rsid w:val="00FB22AE"/>
    <w:rsid w:val="00FB24D0"/>
    <w:rsid w:val="00FB2896"/>
    <w:rsid w:val="00FB2965"/>
    <w:rsid w:val="00FB2F65"/>
    <w:rsid w:val="00FB2F8C"/>
    <w:rsid w:val="00FB3017"/>
    <w:rsid w:val="00FB3974"/>
    <w:rsid w:val="00FB39D9"/>
    <w:rsid w:val="00FB3A31"/>
    <w:rsid w:val="00FB3D87"/>
    <w:rsid w:val="00FB3E63"/>
    <w:rsid w:val="00FB40B4"/>
    <w:rsid w:val="00FB42BE"/>
    <w:rsid w:val="00FB42C7"/>
    <w:rsid w:val="00FB42C9"/>
    <w:rsid w:val="00FB43E2"/>
    <w:rsid w:val="00FB4436"/>
    <w:rsid w:val="00FB4834"/>
    <w:rsid w:val="00FB5132"/>
    <w:rsid w:val="00FB5775"/>
    <w:rsid w:val="00FB5ACA"/>
    <w:rsid w:val="00FB5BFD"/>
    <w:rsid w:val="00FB5D14"/>
    <w:rsid w:val="00FB5D18"/>
    <w:rsid w:val="00FB5D29"/>
    <w:rsid w:val="00FB5DEA"/>
    <w:rsid w:val="00FB6197"/>
    <w:rsid w:val="00FB62A8"/>
    <w:rsid w:val="00FB66F6"/>
    <w:rsid w:val="00FB67E1"/>
    <w:rsid w:val="00FB6B6C"/>
    <w:rsid w:val="00FB6C4D"/>
    <w:rsid w:val="00FB7253"/>
    <w:rsid w:val="00FB7705"/>
    <w:rsid w:val="00FB78C2"/>
    <w:rsid w:val="00FB7BC2"/>
    <w:rsid w:val="00FC01BC"/>
    <w:rsid w:val="00FC0360"/>
    <w:rsid w:val="00FC03EF"/>
    <w:rsid w:val="00FC04FE"/>
    <w:rsid w:val="00FC0748"/>
    <w:rsid w:val="00FC0801"/>
    <w:rsid w:val="00FC0ADC"/>
    <w:rsid w:val="00FC10E0"/>
    <w:rsid w:val="00FC11B9"/>
    <w:rsid w:val="00FC16A7"/>
    <w:rsid w:val="00FC16E9"/>
    <w:rsid w:val="00FC18DD"/>
    <w:rsid w:val="00FC1920"/>
    <w:rsid w:val="00FC1A89"/>
    <w:rsid w:val="00FC1BCE"/>
    <w:rsid w:val="00FC1CED"/>
    <w:rsid w:val="00FC1ED5"/>
    <w:rsid w:val="00FC2058"/>
    <w:rsid w:val="00FC2142"/>
    <w:rsid w:val="00FC2400"/>
    <w:rsid w:val="00FC240C"/>
    <w:rsid w:val="00FC2602"/>
    <w:rsid w:val="00FC2732"/>
    <w:rsid w:val="00FC27F9"/>
    <w:rsid w:val="00FC287E"/>
    <w:rsid w:val="00FC2E53"/>
    <w:rsid w:val="00FC2F6A"/>
    <w:rsid w:val="00FC32C7"/>
    <w:rsid w:val="00FC3337"/>
    <w:rsid w:val="00FC3783"/>
    <w:rsid w:val="00FC3AEB"/>
    <w:rsid w:val="00FC3F2A"/>
    <w:rsid w:val="00FC40E2"/>
    <w:rsid w:val="00FC4366"/>
    <w:rsid w:val="00FC4421"/>
    <w:rsid w:val="00FC4778"/>
    <w:rsid w:val="00FC4B44"/>
    <w:rsid w:val="00FC4BF0"/>
    <w:rsid w:val="00FC4EC5"/>
    <w:rsid w:val="00FC4EFF"/>
    <w:rsid w:val="00FC4F1F"/>
    <w:rsid w:val="00FC4FD1"/>
    <w:rsid w:val="00FC519D"/>
    <w:rsid w:val="00FC5448"/>
    <w:rsid w:val="00FC5572"/>
    <w:rsid w:val="00FC5669"/>
    <w:rsid w:val="00FC57C3"/>
    <w:rsid w:val="00FC5915"/>
    <w:rsid w:val="00FC5E84"/>
    <w:rsid w:val="00FC5F35"/>
    <w:rsid w:val="00FC5FDF"/>
    <w:rsid w:val="00FC60CC"/>
    <w:rsid w:val="00FC628E"/>
    <w:rsid w:val="00FC633E"/>
    <w:rsid w:val="00FC640A"/>
    <w:rsid w:val="00FC686A"/>
    <w:rsid w:val="00FC6904"/>
    <w:rsid w:val="00FC6DFD"/>
    <w:rsid w:val="00FC71B6"/>
    <w:rsid w:val="00FC7479"/>
    <w:rsid w:val="00FC7489"/>
    <w:rsid w:val="00FC7905"/>
    <w:rsid w:val="00FC7925"/>
    <w:rsid w:val="00FC7AFB"/>
    <w:rsid w:val="00FC7B8E"/>
    <w:rsid w:val="00FC7D21"/>
    <w:rsid w:val="00FC7F97"/>
    <w:rsid w:val="00FD0387"/>
    <w:rsid w:val="00FD05A0"/>
    <w:rsid w:val="00FD0673"/>
    <w:rsid w:val="00FD069C"/>
    <w:rsid w:val="00FD07CF"/>
    <w:rsid w:val="00FD0913"/>
    <w:rsid w:val="00FD095F"/>
    <w:rsid w:val="00FD0BA2"/>
    <w:rsid w:val="00FD0C97"/>
    <w:rsid w:val="00FD0F03"/>
    <w:rsid w:val="00FD12E8"/>
    <w:rsid w:val="00FD14D7"/>
    <w:rsid w:val="00FD15C9"/>
    <w:rsid w:val="00FD1732"/>
    <w:rsid w:val="00FD1940"/>
    <w:rsid w:val="00FD1D80"/>
    <w:rsid w:val="00FD1FB0"/>
    <w:rsid w:val="00FD2252"/>
    <w:rsid w:val="00FD2279"/>
    <w:rsid w:val="00FD2450"/>
    <w:rsid w:val="00FD2452"/>
    <w:rsid w:val="00FD26AA"/>
    <w:rsid w:val="00FD2717"/>
    <w:rsid w:val="00FD293D"/>
    <w:rsid w:val="00FD2C12"/>
    <w:rsid w:val="00FD2C64"/>
    <w:rsid w:val="00FD2CBD"/>
    <w:rsid w:val="00FD2DBA"/>
    <w:rsid w:val="00FD2DC4"/>
    <w:rsid w:val="00FD2FA4"/>
    <w:rsid w:val="00FD3091"/>
    <w:rsid w:val="00FD3824"/>
    <w:rsid w:val="00FD3BEC"/>
    <w:rsid w:val="00FD4574"/>
    <w:rsid w:val="00FD45ED"/>
    <w:rsid w:val="00FD46A9"/>
    <w:rsid w:val="00FD48BC"/>
    <w:rsid w:val="00FD48C2"/>
    <w:rsid w:val="00FD4A27"/>
    <w:rsid w:val="00FD4DBD"/>
    <w:rsid w:val="00FD5530"/>
    <w:rsid w:val="00FD5672"/>
    <w:rsid w:val="00FD5720"/>
    <w:rsid w:val="00FD5775"/>
    <w:rsid w:val="00FD5849"/>
    <w:rsid w:val="00FD58D0"/>
    <w:rsid w:val="00FD597F"/>
    <w:rsid w:val="00FD5F83"/>
    <w:rsid w:val="00FD6146"/>
    <w:rsid w:val="00FD63A0"/>
    <w:rsid w:val="00FD64B3"/>
    <w:rsid w:val="00FD6612"/>
    <w:rsid w:val="00FD662A"/>
    <w:rsid w:val="00FD672C"/>
    <w:rsid w:val="00FD6809"/>
    <w:rsid w:val="00FD692F"/>
    <w:rsid w:val="00FD6953"/>
    <w:rsid w:val="00FD696E"/>
    <w:rsid w:val="00FD6977"/>
    <w:rsid w:val="00FD6DEC"/>
    <w:rsid w:val="00FD6F01"/>
    <w:rsid w:val="00FD7301"/>
    <w:rsid w:val="00FD739A"/>
    <w:rsid w:val="00FE00B1"/>
    <w:rsid w:val="00FE0679"/>
    <w:rsid w:val="00FE0842"/>
    <w:rsid w:val="00FE0989"/>
    <w:rsid w:val="00FE0D42"/>
    <w:rsid w:val="00FE0F67"/>
    <w:rsid w:val="00FE114B"/>
    <w:rsid w:val="00FE11DB"/>
    <w:rsid w:val="00FE1256"/>
    <w:rsid w:val="00FE133F"/>
    <w:rsid w:val="00FE1347"/>
    <w:rsid w:val="00FE1B47"/>
    <w:rsid w:val="00FE1CE1"/>
    <w:rsid w:val="00FE2021"/>
    <w:rsid w:val="00FE2066"/>
    <w:rsid w:val="00FE237D"/>
    <w:rsid w:val="00FE239C"/>
    <w:rsid w:val="00FE24CD"/>
    <w:rsid w:val="00FE24F2"/>
    <w:rsid w:val="00FE260B"/>
    <w:rsid w:val="00FE2632"/>
    <w:rsid w:val="00FE2AB1"/>
    <w:rsid w:val="00FE2B6F"/>
    <w:rsid w:val="00FE2BC8"/>
    <w:rsid w:val="00FE2C7C"/>
    <w:rsid w:val="00FE2EE1"/>
    <w:rsid w:val="00FE2FDE"/>
    <w:rsid w:val="00FE3134"/>
    <w:rsid w:val="00FE3331"/>
    <w:rsid w:val="00FE386F"/>
    <w:rsid w:val="00FE3C10"/>
    <w:rsid w:val="00FE3D07"/>
    <w:rsid w:val="00FE3D57"/>
    <w:rsid w:val="00FE3D9E"/>
    <w:rsid w:val="00FE41CC"/>
    <w:rsid w:val="00FE41EB"/>
    <w:rsid w:val="00FE4435"/>
    <w:rsid w:val="00FE45E4"/>
    <w:rsid w:val="00FE498E"/>
    <w:rsid w:val="00FE4BBF"/>
    <w:rsid w:val="00FE4BE8"/>
    <w:rsid w:val="00FE4D60"/>
    <w:rsid w:val="00FE4FE2"/>
    <w:rsid w:val="00FE5013"/>
    <w:rsid w:val="00FE5485"/>
    <w:rsid w:val="00FE558D"/>
    <w:rsid w:val="00FE5AA0"/>
    <w:rsid w:val="00FE5B61"/>
    <w:rsid w:val="00FE5CA2"/>
    <w:rsid w:val="00FE5D08"/>
    <w:rsid w:val="00FE5D73"/>
    <w:rsid w:val="00FE6531"/>
    <w:rsid w:val="00FE66DD"/>
    <w:rsid w:val="00FE67D0"/>
    <w:rsid w:val="00FE6B86"/>
    <w:rsid w:val="00FE6CB0"/>
    <w:rsid w:val="00FE6D2E"/>
    <w:rsid w:val="00FE704D"/>
    <w:rsid w:val="00FE70C0"/>
    <w:rsid w:val="00FE716D"/>
    <w:rsid w:val="00FE78BB"/>
    <w:rsid w:val="00FE78E0"/>
    <w:rsid w:val="00FE7C20"/>
    <w:rsid w:val="00FE7D3E"/>
    <w:rsid w:val="00FE7DF0"/>
    <w:rsid w:val="00FF008C"/>
    <w:rsid w:val="00FF00F2"/>
    <w:rsid w:val="00FF0213"/>
    <w:rsid w:val="00FF0261"/>
    <w:rsid w:val="00FF0544"/>
    <w:rsid w:val="00FF0CE2"/>
    <w:rsid w:val="00FF0D48"/>
    <w:rsid w:val="00FF0E94"/>
    <w:rsid w:val="00FF1159"/>
    <w:rsid w:val="00FF12F4"/>
    <w:rsid w:val="00FF13A4"/>
    <w:rsid w:val="00FF151B"/>
    <w:rsid w:val="00FF189E"/>
    <w:rsid w:val="00FF1A52"/>
    <w:rsid w:val="00FF23BD"/>
    <w:rsid w:val="00FF23C0"/>
    <w:rsid w:val="00FF2510"/>
    <w:rsid w:val="00FF2595"/>
    <w:rsid w:val="00FF28E8"/>
    <w:rsid w:val="00FF2A14"/>
    <w:rsid w:val="00FF2A62"/>
    <w:rsid w:val="00FF2B65"/>
    <w:rsid w:val="00FF2D33"/>
    <w:rsid w:val="00FF2DEA"/>
    <w:rsid w:val="00FF31C6"/>
    <w:rsid w:val="00FF322F"/>
    <w:rsid w:val="00FF3677"/>
    <w:rsid w:val="00FF38EB"/>
    <w:rsid w:val="00FF394B"/>
    <w:rsid w:val="00FF3B05"/>
    <w:rsid w:val="00FF3BDC"/>
    <w:rsid w:val="00FF3DEB"/>
    <w:rsid w:val="00FF3DFB"/>
    <w:rsid w:val="00FF3EB4"/>
    <w:rsid w:val="00FF433D"/>
    <w:rsid w:val="00FF435C"/>
    <w:rsid w:val="00FF44AF"/>
    <w:rsid w:val="00FF457F"/>
    <w:rsid w:val="00FF46E1"/>
    <w:rsid w:val="00FF4737"/>
    <w:rsid w:val="00FF4B43"/>
    <w:rsid w:val="00FF4E3B"/>
    <w:rsid w:val="00FF50BF"/>
    <w:rsid w:val="00FF513C"/>
    <w:rsid w:val="00FF5165"/>
    <w:rsid w:val="00FF51BE"/>
    <w:rsid w:val="00FF554A"/>
    <w:rsid w:val="00FF5581"/>
    <w:rsid w:val="00FF55B2"/>
    <w:rsid w:val="00FF55E4"/>
    <w:rsid w:val="00FF574E"/>
    <w:rsid w:val="00FF58BE"/>
    <w:rsid w:val="00FF5DE3"/>
    <w:rsid w:val="00FF5F4A"/>
    <w:rsid w:val="00FF60C8"/>
    <w:rsid w:val="00FF60D0"/>
    <w:rsid w:val="00FF67C8"/>
    <w:rsid w:val="00FF68DE"/>
    <w:rsid w:val="00FF69AC"/>
    <w:rsid w:val="00FF6A42"/>
    <w:rsid w:val="00FF6B1A"/>
    <w:rsid w:val="00FF6C00"/>
    <w:rsid w:val="00FF6D3E"/>
    <w:rsid w:val="00FF7180"/>
    <w:rsid w:val="00FF7655"/>
    <w:rsid w:val="00FF784C"/>
    <w:rsid w:val="00FF7A2D"/>
    <w:rsid w:val="00FF7B0B"/>
    <w:rsid w:val="00FF7B5C"/>
    <w:rsid w:val="00FF7F15"/>
    <w:rsid w:val="00FF7F3B"/>
    <w:rsid w:val="00FF7F7F"/>
    <w:rsid w:val="00FFCEE0"/>
    <w:rsid w:val="0100B7E7"/>
    <w:rsid w:val="0104EBF1"/>
    <w:rsid w:val="010DFBAD"/>
    <w:rsid w:val="011DE87C"/>
    <w:rsid w:val="012801B9"/>
    <w:rsid w:val="012F53E2"/>
    <w:rsid w:val="01303C58"/>
    <w:rsid w:val="0130B49B"/>
    <w:rsid w:val="013758D8"/>
    <w:rsid w:val="01384DA6"/>
    <w:rsid w:val="01420000"/>
    <w:rsid w:val="0148AF7A"/>
    <w:rsid w:val="014F24B3"/>
    <w:rsid w:val="015169DD"/>
    <w:rsid w:val="0152B009"/>
    <w:rsid w:val="0152C34D"/>
    <w:rsid w:val="0167851E"/>
    <w:rsid w:val="016DFA81"/>
    <w:rsid w:val="016FE2C2"/>
    <w:rsid w:val="01725F2D"/>
    <w:rsid w:val="0179C6BC"/>
    <w:rsid w:val="017D8820"/>
    <w:rsid w:val="017DFD59"/>
    <w:rsid w:val="0186AFA3"/>
    <w:rsid w:val="0186E5BE"/>
    <w:rsid w:val="0189AC53"/>
    <w:rsid w:val="018B334D"/>
    <w:rsid w:val="018D214A"/>
    <w:rsid w:val="0190F86A"/>
    <w:rsid w:val="01931949"/>
    <w:rsid w:val="01957A85"/>
    <w:rsid w:val="0195A7B2"/>
    <w:rsid w:val="019B036D"/>
    <w:rsid w:val="01A8BAF6"/>
    <w:rsid w:val="01AB89B1"/>
    <w:rsid w:val="01AC9FB6"/>
    <w:rsid w:val="01ACE5C0"/>
    <w:rsid w:val="01BE11CA"/>
    <w:rsid w:val="01C853DF"/>
    <w:rsid w:val="01CD4465"/>
    <w:rsid w:val="01DA1095"/>
    <w:rsid w:val="01DB8F8D"/>
    <w:rsid w:val="01E0277E"/>
    <w:rsid w:val="01E1E76F"/>
    <w:rsid w:val="01E6222F"/>
    <w:rsid w:val="01E6E1C7"/>
    <w:rsid w:val="01EE29BF"/>
    <w:rsid w:val="01F11E18"/>
    <w:rsid w:val="01F4661D"/>
    <w:rsid w:val="01FC19AF"/>
    <w:rsid w:val="02020A03"/>
    <w:rsid w:val="02077CEC"/>
    <w:rsid w:val="020B1C4C"/>
    <w:rsid w:val="0221AA75"/>
    <w:rsid w:val="0222BB8C"/>
    <w:rsid w:val="0222F5B7"/>
    <w:rsid w:val="0224227C"/>
    <w:rsid w:val="022A709F"/>
    <w:rsid w:val="022AF852"/>
    <w:rsid w:val="022B99FB"/>
    <w:rsid w:val="022FD377"/>
    <w:rsid w:val="023203E7"/>
    <w:rsid w:val="023673A4"/>
    <w:rsid w:val="0236FBF6"/>
    <w:rsid w:val="023BF5B1"/>
    <w:rsid w:val="023FA52B"/>
    <w:rsid w:val="02437246"/>
    <w:rsid w:val="024D479A"/>
    <w:rsid w:val="02526D89"/>
    <w:rsid w:val="025F9B7B"/>
    <w:rsid w:val="0261C649"/>
    <w:rsid w:val="02648D18"/>
    <w:rsid w:val="026801FC"/>
    <w:rsid w:val="026873FF"/>
    <w:rsid w:val="0269EA92"/>
    <w:rsid w:val="0277F6DE"/>
    <w:rsid w:val="0278F902"/>
    <w:rsid w:val="027DA3F6"/>
    <w:rsid w:val="027E01A0"/>
    <w:rsid w:val="028E8EBF"/>
    <w:rsid w:val="028EEE03"/>
    <w:rsid w:val="029FE50E"/>
    <w:rsid w:val="02A2134A"/>
    <w:rsid w:val="02AECFBB"/>
    <w:rsid w:val="02B1C156"/>
    <w:rsid w:val="02B6D76E"/>
    <w:rsid w:val="02BC5582"/>
    <w:rsid w:val="02BCA08A"/>
    <w:rsid w:val="02C039FA"/>
    <w:rsid w:val="02C0A079"/>
    <w:rsid w:val="02C5C77D"/>
    <w:rsid w:val="02CBFB27"/>
    <w:rsid w:val="02CE1340"/>
    <w:rsid w:val="02D2B93A"/>
    <w:rsid w:val="02D88B50"/>
    <w:rsid w:val="02DCCB2C"/>
    <w:rsid w:val="02DD0906"/>
    <w:rsid w:val="02DDCFE0"/>
    <w:rsid w:val="02E7BE0E"/>
    <w:rsid w:val="02E8BB50"/>
    <w:rsid w:val="02EEC51E"/>
    <w:rsid w:val="02F24EC4"/>
    <w:rsid w:val="02FA32CC"/>
    <w:rsid w:val="0305400E"/>
    <w:rsid w:val="0306AA82"/>
    <w:rsid w:val="0314E147"/>
    <w:rsid w:val="0318CC75"/>
    <w:rsid w:val="031D69DA"/>
    <w:rsid w:val="031F62C9"/>
    <w:rsid w:val="03267273"/>
    <w:rsid w:val="03344049"/>
    <w:rsid w:val="03352209"/>
    <w:rsid w:val="0339D2E3"/>
    <w:rsid w:val="033C179F"/>
    <w:rsid w:val="033E465A"/>
    <w:rsid w:val="0340247A"/>
    <w:rsid w:val="03499C03"/>
    <w:rsid w:val="034A1E0E"/>
    <w:rsid w:val="034BE440"/>
    <w:rsid w:val="034CE760"/>
    <w:rsid w:val="0351FF2B"/>
    <w:rsid w:val="03545E39"/>
    <w:rsid w:val="03579FCE"/>
    <w:rsid w:val="035E1F3F"/>
    <w:rsid w:val="03617117"/>
    <w:rsid w:val="036BA26C"/>
    <w:rsid w:val="03765599"/>
    <w:rsid w:val="037737FC"/>
    <w:rsid w:val="0377A173"/>
    <w:rsid w:val="03805D41"/>
    <w:rsid w:val="03812B57"/>
    <w:rsid w:val="038B025B"/>
    <w:rsid w:val="038C4CC9"/>
    <w:rsid w:val="0399FD71"/>
    <w:rsid w:val="03A3EB9D"/>
    <w:rsid w:val="03AC0F1B"/>
    <w:rsid w:val="03AF513D"/>
    <w:rsid w:val="03B98C80"/>
    <w:rsid w:val="03B9F579"/>
    <w:rsid w:val="03BA9338"/>
    <w:rsid w:val="03BFFEFE"/>
    <w:rsid w:val="03C4F3AB"/>
    <w:rsid w:val="03C87748"/>
    <w:rsid w:val="03D97D0E"/>
    <w:rsid w:val="03DCE576"/>
    <w:rsid w:val="03E80C30"/>
    <w:rsid w:val="03F2B2B4"/>
    <w:rsid w:val="03F305C0"/>
    <w:rsid w:val="03F3196C"/>
    <w:rsid w:val="03FE5B4C"/>
    <w:rsid w:val="040C9A41"/>
    <w:rsid w:val="041B17B0"/>
    <w:rsid w:val="041D0275"/>
    <w:rsid w:val="041F3AF9"/>
    <w:rsid w:val="0426F699"/>
    <w:rsid w:val="042F0353"/>
    <w:rsid w:val="04303EBC"/>
    <w:rsid w:val="0430B424"/>
    <w:rsid w:val="043BE68D"/>
    <w:rsid w:val="04417DBD"/>
    <w:rsid w:val="0443B50E"/>
    <w:rsid w:val="0444FEA8"/>
    <w:rsid w:val="0446442F"/>
    <w:rsid w:val="0447FCEE"/>
    <w:rsid w:val="04490F6E"/>
    <w:rsid w:val="044FF52C"/>
    <w:rsid w:val="04524DFD"/>
    <w:rsid w:val="0452DAAF"/>
    <w:rsid w:val="045969D3"/>
    <w:rsid w:val="045BDBA7"/>
    <w:rsid w:val="04625F91"/>
    <w:rsid w:val="04693F64"/>
    <w:rsid w:val="046BCA21"/>
    <w:rsid w:val="04706CD4"/>
    <w:rsid w:val="048705A5"/>
    <w:rsid w:val="048B2816"/>
    <w:rsid w:val="048BFCE2"/>
    <w:rsid w:val="04907107"/>
    <w:rsid w:val="0497F171"/>
    <w:rsid w:val="049CD1CE"/>
    <w:rsid w:val="04A17786"/>
    <w:rsid w:val="04A214BC"/>
    <w:rsid w:val="04A4AD7F"/>
    <w:rsid w:val="04A5C1E8"/>
    <w:rsid w:val="04AB1AD8"/>
    <w:rsid w:val="04AC6E35"/>
    <w:rsid w:val="04BAFBEB"/>
    <w:rsid w:val="04C25D7A"/>
    <w:rsid w:val="04CD4910"/>
    <w:rsid w:val="04D283AA"/>
    <w:rsid w:val="04D4FB19"/>
    <w:rsid w:val="04D71DAA"/>
    <w:rsid w:val="04DB44AB"/>
    <w:rsid w:val="04E26123"/>
    <w:rsid w:val="04E280C0"/>
    <w:rsid w:val="04E53736"/>
    <w:rsid w:val="04E5A280"/>
    <w:rsid w:val="04EADEED"/>
    <w:rsid w:val="04EE8D0A"/>
    <w:rsid w:val="04F05916"/>
    <w:rsid w:val="04F3BD8B"/>
    <w:rsid w:val="04F82A6C"/>
    <w:rsid w:val="05011E7A"/>
    <w:rsid w:val="050CF4C4"/>
    <w:rsid w:val="050F3CED"/>
    <w:rsid w:val="050FCE69"/>
    <w:rsid w:val="05106A0B"/>
    <w:rsid w:val="051AC896"/>
    <w:rsid w:val="0525FDFA"/>
    <w:rsid w:val="0528086F"/>
    <w:rsid w:val="052DFCE1"/>
    <w:rsid w:val="052F0C11"/>
    <w:rsid w:val="053A3BB9"/>
    <w:rsid w:val="053B4386"/>
    <w:rsid w:val="053F3762"/>
    <w:rsid w:val="053FA079"/>
    <w:rsid w:val="054858D9"/>
    <w:rsid w:val="05486C96"/>
    <w:rsid w:val="054F0420"/>
    <w:rsid w:val="055122F7"/>
    <w:rsid w:val="0554EA1F"/>
    <w:rsid w:val="055EE6C1"/>
    <w:rsid w:val="055FEB02"/>
    <w:rsid w:val="05684F62"/>
    <w:rsid w:val="0568560D"/>
    <w:rsid w:val="0570EAD0"/>
    <w:rsid w:val="05725629"/>
    <w:rsid w:val="05785BE4"/>
    <w:rsid w:val="057D8E80"/>
    <w:rsid w:val="057F1C5A"/>
    <w:rsid w:val="05847944"/>
    <w:rsid w:val="058B8C06"/>
    <w:rsid w:val="05992ACF"/>
    <w:rsid w:val="059A6D47"/>
    <w:rsid w:val="059A75E1"/>
    <w:rsid w:val="059E06D1"/>
    <w:rsid w:val="05A0E608"/>
    <w:rsid w:val="05A47B71"/>
    <w:rsid w:val="05B5C355"/>
    <w:rsid w:val="05BA1F97"/>
    <w:rsid w:val="05C02170"/>
    <w:rsid w:val="05C3A7A3"/>
    <w:rsid w:val="05C500AD"/>
    <w:rsid w:val="05C7B70B"/>
    <w:rsid w:val="05CDD81B"/>
    <w:rsid w:val="05D1FFD3"/>
    <w:rsid w:val="05D8405B"/>
    <w:rsid w:val="05DB0391"/>
    <w:rsid w:val="05DBFFC1"/>
    <w:rsid w:val="05E2804A"/>
    <w:rsid w:val="05E49FF7"/>
    <w:rsid w:val="05E86D3B"/>
    <w:rsid w:val="05EDE8F8"/>
    <w:rsid w:val="05EF4D00"/>
    <w:rsid w:val="05F38663"/>
    <w:rsid w:val="0601D071"/>
    <w:rsid w:val="0601D562"/>
    <w:rsid w:val="0614730A"/>
    <w:rsid w:val="061A4E54"/>
    <w:rsid w:val="061AA121"/>
    <w:rsid w:val="06207CA2"/>
    <w:rsid w:val="06213D0E"/>
    <w:rsid w:val="062B8A93"/>
    <w:rsid w:val="063451F4"/>
    <w:rsid w:val="0634F439"/>
    <w:rsid w:val="06353329"/>
    <w:rsid w:val="063E0BF8"/>
    <w:rsid w:val="06415610"/>
    <w:rsid w:val="0650A1C2"/>
    <w:rsid w:val="0662C5C2"/>
    <w:rsid w:val="06658433"/>
    <w:rsid w:val="06732847"/>
    <w:rsid w:val="0679E21D"/>
    <w:rsid w:val="0680DAAC"/>
    <w:rsid w:val="06857FF1"/>
    <w:rsid w:val="06860494"/>
    <w:rsid w:val="0686F12E"/>
    <w:rsid w:val="068FE6AB"/>
    <w:rsid w:val="069210E9"/>
    <w:rsid w:val="0693C54A"/>
    <w:rsid w:val="06940AC4"/>
    <w:rsid w:val="069417E9"/>
    <w:rsid w:val="0696B3BA"/>
    <w:rsid w:val="069B0E65"/>
    <w:rsid w:val="069DD908"/>
    <w:rsid w:val="06A7BBAB"/>
    <w:rsid w:val="06AF74DF"/>
    <w:rsid w:val="06B8D11C"/>
    <w:rsid w:val="06BDFFA8"/>
    <w:rsid w:val="06BE936C"/>
    <w:rsid w:val="06C1D1F0"/>
    <w:rsid w:val="06C9981D"/>
    <w:rsid w:val="06CC8534"/>
    <w:rsid w:val="06CDF2C0"/>
    <w:rsid w:val="06D70850"/>
    <w:rsid w:val="06DA9129"/>
    <w:rsid w:val="06E0E69F"/>
    <w:rsid w:val="06EB3814"/>
    <w:rsid w:val="06EF72E3"/>
    <w:rsid w:val="06F30581"/>
    <w:rsid w:val="06F4B117"/>
    <w:rsid w:val="06F8D9BE"/>
    <w:rsid w:val="07041E29"/>
    <w:rsid w:val="070469A2"/>
    <w:rsid w:val="07053BE1"/>
    <w:rsid w:val="070599DB"/>
    <w:rsid w:val="0705FA98"/>
    <w:rsid w:val="070B1F64"/>
    <w:rsid w:val="0716A239"/>
    <w:rsid w:val="071F9ED0"/>
    <w:rsid w:val="07209266"/>
    <w:rsid w:val="07253313"/>
    <w:rsid w:val="0725E795"/>
    <w:rsid w:val="0730F93C"/>
    <w:rsid w:val="0737633B"/>
    <w:rsid w:val="073CB452"/>
    <w:rsid w:val="0740E7C9"/>
    <w:rsid w:val="0748241D"/>
    <w:rsid w:val="074A861B"/>
    <w:rsid w:val="074C2502"/>
    <w:rsid w:val="074F8F91"/>
    <w:rsid w:val="0758221C"/>
    <w:rsid w:val="075F8DCC"/>
    <w:rsid w:val="0767B0C9"/>
    <w:rsid w:val="076F9378"/>
    <w:rsid w:val="07785E51"/>
    <w:rsid w:val="077A11FA"/>
    <w:rsid w:val="0785848F"/>
    <w:rsid w:val="078CB91C"/>
    <w:rsid w:val="078E55C9"/>
    <w:rsid w:val="079236EF"/>
    <w:rsid w:val="079CDFA0"/>
    <w:rsid w:val="07A50810"/>
    <w:rsid w:val="07A527CF"/>
    <w:rsid w:val="07A7ECBF"/>
    <w:rsid w:val="07A914E4"/>
    <w:rsid w:val="07AA9BFF"/>
    <w:rsid w:val="07AD95D5"/>
    <w:rsid w:val="07B45523"/>
    <w:rsid w:val="07B587EB"/>
    <w:rsid w:val="07C04038"/>
    <w:rsid w:val="07C050F4"/>
    <w:rsid w:val="07C0AC4F"/>
    <w:rsid w:val="07C5084F"/>
    <w:rsid w:val="07CA8F06"/>
    <w:rsid w:val="07CDBCF6"/>
    <w:rsid w:val="07E137B0"/>
    <w:rsid w:val="07E1B7AA"/>
    <w:rsid w:val="07E1C958"/>
    <w:rsid w:val="07E3152D"/>
    <w:rsid w:val="07E3DFE3"/>
    <w:rsid w:val="07E61D07"/>
    <w:rsid w:val="07F73CD4"/>
    <w:rsid w:val="07F937AF"/>
    <w:rsid w:val="07FB5CEB"/>
    <w:rsid w:val="080B8D8A"/>
    <w:rsid w:val="080D244F"/>
    <w:rsid w:val="08259A73"/>
    <w:rsid w:val="082FB416"/>
    <w:rsid w:val="0835AFAD"/>
    <w:rsid w:val="08375B48"/>
    <w:rsid w:val="0839DA8C"/>
    <w:rsid w:val="083A1680"/>
    <w:rsid w:val="083E4596"/>
    <w:rsid w:val="083F53CB"/>
    <w:rsid w:val="0842E519"/>
    <w:rsid w:val="0849F4CF"/>
    <w:rsid w:val="084B8C9C"/>
    <w:rsid w:val="084D70EE"/>
    <w:rsid w:val="0851407F"/>
    <w:rsid w:val="085D4230"/>
    <w:rsid w:val="086C72D0"/>
    <w:rsid w:val="086ED7C8"/>
    <w:rsid w:val="0875AE97"/>
    <w:rsid w:val="0877FB85"/>
    <w:rsid w:val="08799EE3"/>
    <w:rsid w:val="0882E29C"/>
    <w:rsid w:val="0885A5DA"/>
    <w:rsid w:val="08929BB9"/>
    <w:rsid w:val="089A010E"/>
    <w:rsid w:val="089A53BA"/>
    <w:rsid w:val="08A5A4D4"/>
    <w:rsid w:val="08A78E3A"/>
    <w:rsid w:val="08AC438F"/>
    <w:rsid w:val="08AFB138"/>
    <w:rsid w:val="08AFBA38"/>
    <w:rsid w:val="08B1A715"/>
    <w:rsid w:val="08B30FAD"/>
    <w:rsid w:val="08B53293"/>
    <w:rsid w:val="08BDA146"/>
    <w:rsid w:val="08C6A28F"/>
    <w:rsid w:val="08D40840"/>
    <w:rsid w:val="08D58FA6"/>
    <w:rsid w:val="08DB7D0C"/>
    <w:rsid w:val="08E13E88"/>
    <w:rsid w:val="08EE66C3"/>
    <w:rsid w:val="08F12357"/>
    <w:rsid w:val="08FC82FD"/>
    <w:rsid w:val="08FD6990"/>
    <w:rsid w:val="08FFD6E7"/>
    <w:rsid w:val="0904F222"/>
    <w:rsid w:val="09056EA1"/>
    <w:rsid w:val="090A164F"/>
    <w:rsid w:val="090D7BB4"/>
    <w:rsid w:val="090E39D3"/>
    <w:rsid w:val="09150DFE"/>
    <w:rsid w:val="0918140A"/>
    <w:rsid w:val="091AED51"/>
    <w:rsid w:val="091C6EDE"/>
    <w:rsid w:val="09201DF9"/>
    <w:rsid w:val="09202CFB"/>
    <w:rsid w:val="092CF762"/>
    <w:rsid w:val="092E7859"/>
    <w:rsid w:val="093030F1"/>
    <w:rsid w:val="093977CE"/>
    <w:rsid w:val="0943ACE4"/>
    <w:rsid w:val="0950A214"/>
    <w:rsid w:val="09525A79"/>
    <w:rsid w:val="0957641F"/>
    <w:rsid w:val="09576970"/>
    <w:rsid w:val="0959C7EC"/>
    <w:rsid w:val="095A2F7A"/>
    <w:rsid w:val="095D07A7"/>
    <w:rsid w:val="09609AF5"/>
    <w:rsid w:val="09656B78"/>
    <w:rsid w:val="097441CA"/>
    <w:rsid w:val="09802215"/>
    <w:rsid w:val="09813DC2"/>
    <w:rsid w:val="0987E8BD"/>
    <w:rsid w:val="098EEF5C"/>
    <w:rsid w:val="09930456"/>
    <w:rsid w:val="0995C460"/>
    <w:rsid w:val="0998BA1A"/>
    <w:rsid w:val="099B2370"/>
    <w:rsid w:val="09A13EEF"/>
    <w:rsid w:val="09A4C13C"/>
    <w:rsid w:val="09A864EF"/>
    <w:rsid w:val="09AC6563"/>
    <w:rsid w:val="09AECBEA"/>
    <w:rsid w:val="09BC5FD5"/>
    <w:rsid w:val="09C2D7A1"/>
    <w:rsid w:val="09C503A2"/>
    <w:rsid w:val="09D79613"/>
    <w:rsid w:val="09E55D6C"/>
    <w:rsid w:val="09ED224C"/>
    <w:rsid w:val="09F4B4D8"/>
    <w:rsid w:val="09F6369B"/>
    <w:rsid w:val="09F7A341"/>
    <w:rsid w:val="0A0246E9"/>
    <w:rsid w:val="0A047CF0"/>
    <w:rsid w:val="0A06B679"/>
    <w:rsid w:val="0A0CD6F5"/>
    <w:rsid w:val="0A0E3B40"/>
    <w:rsid w:val="0A112C70"/>
    <w:rsid w:val="0A143E50"/>
    <w:rsid w:val="0A1C7296"/>
    <w:rsid w:val="0A202841"/>
    <w:rsid w:val="0A208305"/>
    <w:rsid w:val="0A225230"/>
    <w:rsid w:val="0A2ABA46"/>
    <w:rsid w:val="0A2B6F81"/>
    <w:rsid w:val="0A2DB656"/>
    <w:rsid w:val="0A34864E"/>
    <w:rsid w:val="0A37A4D0"/>
    <w:rsid w:val="0A37E770"/>
    <w:rsid w:val="0A3A4081"/>
    <w:rsid w:val="0A3CEAD2"/>
    <w:rsid w:val="0A44AC10"/>
    <w:rsid w:val="0A4DB31B"/>
    <w:rsid w:val="0A4F2631"/>
    <w:rsid w:val="0A5040A7"/>
    <w:rsid w:val="0A546FBA"/>
    <w:rsid w:val="0A568010"/>
    <w:rsid w:val="0A577849"/>
    <w:rsid w:val="0A63E83D"/>
    <w:rsid w:val="0A70255D"/>
    <w:rsid w:val="0A716466"/>
    <w:rsid w:val="0A71FE69"/>
    <w:rsid w:val="0A756B49"/>
    <w:rsid w:val="0A7C9CCA"/>
    <w:rsid w:val="0A7CD8CC"/>
    <w:rsid w:val="0A8ACB34"/>
    <w:rsid w:val="0A8D0745"/>
    <w:rsid w:val="0A8DD57C"/>
    <w:rsid w:val="0A8F299C"/>
    <w:rsid w:val="0A8F2D21"/>
    <w:rsid w:val="0A998369"/>
    <w:rsid w:val="0A9EAD74"/>
    <w:rsid w:val="0AA568EB"/>
    <w:rsid w:val="0AA83889"/>
    <w:rsid w:val="0AAC8E1E"/>
    <w:rsid w:val="0AB16041"/>
    <w:rsid w:val="0AC5FE78"/>
    <w:rsid w:val="0AD6C4F8"/>
    <w:rsid w:val="0ADBC401"/>
    <w:rsid w:val="0ADE6C95"/>
    <w:rsid w:val="0AE7C992"/>
    <w:rsid w:val="0AE81058"/>
    <w:rsid w:val="0AF1BEB0"/>
    <w:rsid w:val="0AF3F576"/>
    <w:rsid w:val="0AF58AC3"/>
    <w:rsid w:val="0AF60914"/>
    <w:rsid w:val="0AFEFB9A"/>
    <w:rsid w:val="0B02B5C8"/>
    <w:rsid w:val="0B0CF017"/>
    <w:rsid w:val="0B0EF6B4"/>
    <w:rsid w:val="0B10B890"/>
    <w:rsid w:val="0B13354E"/>
    <w:rsid w:val="0B14D035"/>
    <w:rsid w:val="0B217A65"/>
    <w:rsid w:val="0B234EE2"/>
    <w:rsid w:val="0B295A34"/>
    <w:rsid w:val="0B332EB0"/>
    <w:rsid w:val="0B34288F"/>
    <w:rsid w:val="0B37DB41"/>
    <w:rsid w:val="0B38363A"/>
    <w:rsid w:val="0B3A58A3"/>
    <w:rsid w:val="0B3BC630"/>
    <w:rsid w:val="0B3ED74B"/>
    <w:rsid w:val="0B444D19"/>
    <w:rsid w:val="0B4B5C10"/>
    <w:rsid w:val="0B4FFFF5"/>
    <w:rsid w:val="0B518D61"/>
    <w:rsid w:val="0B5CF360"/>
    <w:rsid w:val="0B5ED6D3"/>
    <w:rsid w:val="0B6DF313"/>
    <w:rsid w:val="0B706DBE"/>
    <w:rsid w:val="0B76B5CF"/>
    <w:rsid w:val="0B7FD515"/>
    <w:rsid w:val="0B8072F8"/>
    <w:rsid w:val="0B853A88"/>
    <w:rsid w:val="0B8A6210"/>
    <w:rsid w:val="0B8BCA37"/>
    <w:rsid w:val="0BA9B86E"/>
    <w:rsid w:val="0BB4F64E"/>
    <w:rsid w:val="0BBB44E3"/>
    <w:rsid w:val="0BBFEDC8"/>
    <w:rsid w:val="0BC171E0"/>
    <w:rsid w:val="0BC4E130"/>
    <w:rsid w:val="0BC6B240"/>
    <w:rsid w:val="0BCFEFD0"/>
    <w:rsid w:val="0BD4ECC9"/>
    <w:rsid w:val="0BD6AF81"/>
    <w:rsid w:val="0BD8FED4"/>
    <w:rsid w:val="0BDFC8B6"/>
    <w:rsid w:val="0BE1333F"/>
    <w:rsid w:val="0BE2C04D"/>
    <w:rsid w:val="0BE684E6"/>
    <w:rsid w:val="0BEEC980"/>
    <w:rsid w:val="0BF2199E"/>
    <w:rsid w:val="0BF6CBF8"/>
    <w:rsid w:val="0BFCEA42"/>
    <w:rsid w:val="0C072C77"/>
    <w:rsid w:val="0C093028"/>
    <w:rsid w:val="0C0FA0F2"/>
    <w:rsid w:val="0C1AC338"/>
    <w:rsid w:val="0C1C6221"/>
    <w:rsid w:val="0C1E0400"/>
    <w:rsid w:val="0C1F0A6A"/>
    <w:rsid w:val="0C232EA6"/>
    <w:rsid w:val="0C23BB0F"/>
    <w:rsid w:val="0C32AA57"/>
    <w:rsid w:val="0C33801D"/>
    <w:rsid w:val="0C3440A6"/>
    <w:rsid w:val="0C43D048"/>
    <w:rsid w:val="0C48BC7D"/>
    <w:rsid w:val="0C4B5510"/>
    <w:rsid w:val="0C4FB14B"/>
    <w:rsid w:val="0C517347"/>
    <w:rsid w:val="0C52A216"/>
    <w:rsid w:val="0C54B2F4"/>
    <w:rsid w:val="0C5ADD21"/>
    <w:rsid w:val="0C6663A9"/>
    <w:rsid w:val="0C7AD3E5"/>
    <w:rsid w:val="0C7E2EA7"/>
    <w:rsid w:val="0C8605AD"/>
    <w:rsid w:val="0C88F005"/>
    <w:rsid w:val="0C8ABE9C"/>
    <w:rsid w:val="0C8D5FD2"/>
    <w:rsid w:val="0C946C40"/>
    <w:rsid w:val="0C9F2E20"/>
    <w:rsid w:val="0CA9E143"/>
    <w:rsid w:val="0CB9F557"/>
    <w:rsid w:val="0CBB0D94"/>
    <w:rsid w:val="0CC257DD"/>
    <w:rsid w:val="0CC32E8F"/>
    <w:rsid w:val="0CC63CCC"/>
    <w:rsid w:val="0CCCF92A"/>
    <w:rsid w:val="0CD02CFE"/>
    <w:rsid w:val="0CD62D98"/>
    <w:rsid w:val="0CD743AD"/>
    <w:rsid w:val="0CE1332A"/>
    <w:rsid w:val="0CE7479F"/>
    <w:rsid w:val="0CE9D898"/>
    <w:rsid w:val="0CFB5624"/>
    <w:rsid w:val="0D1186C2"/>
    <w:rsid w:val="0D148CA1"/>
    <w:rsid w:val="0D14F944"/>
    <w:rsid w:val="0D165C43"/>
    <w:rsid w:val="0D166316"/>
    <w:rsid w:val="0D17FE26"/>
    <w:rsid w:val="0D1861BD"/>
    <w:rsid w:val="0D239987"/>
    <w:rsid w:val="0D2590E3"/>
    <w:rsid w:val="0D31B84D"/>
    <w:rsid w:val="0D42F4B4"/>
    <w:rsid w:val="0D4DD865"/>
    <w:rsid w:val="0D4F9FAA"/>
    <w:rsid w:val="0D522E4C"/>
    <w:rsid w:val="0D528363"/>
    <w:rsid w:val="0D528652"/>
    <w:rsid w:val="0D540B4C"/>
    <w:rsid w:val="0D55C309"/>
    <w:rsid w:val="0D5BAD7F"/>
    <w:rsid w:val="0D609797"/>
    <w:rsid w:val="0D67BCFD"/>
    <w:rsid w:val="0D697367"/>
    <w:rsid w:val="0D6B6FF0"/>
    <w:rsid w:val="0D6C7E70"/>
    <w:rsid w:val="0D705AD0"/>
    <w:rsid w:val="0D739E4F"/>
    <w:rsid w:val="0D7DDCC8"/>
    <w:rsid w:val="0D8E0539"/>
    <w:rsid w:val="0D8E3790"/>
    <w:rsid w:val="0D8F01E9"/>
    <w:rsid w:val="0D91A2D1"/>
    <w:rsid w:val="0D91FA64"/>
    <w:rsid w:val="0D93B4F2"/>
    <w:rsid w:val="0D94C64B"/>
    <w:rsid w:val="0D985D23"/>
    <w:rsid w:val="0D9A042D"/>
    <w:rsid w:val="0D9CB735"/>
    <w:rsid w:val="0D9E8DB4"/>
    <w:rsid w:val="0DAE454C"/>
    <w:rsid w:val="0DAF3853"/>
    <w:rsid w:val="0DB56BD5"/>
    <w:rsid w:val="0DBB37F2"/>
    <w:rsid w:val="0DBD1656"/>
    <w:rsid w:val="0DBDE48D"/>
    <w:rsid w:val="0DBE53D4"/>
    <w:rsid w:val="0DBE7D19"/>
    <w:rsid w:val="0DC31264"/>
    <w:rsid w:val="0DC6BB21"/>
    <w:rsid w:val="0DC72CC9"/>
    <w:rsid w:val="0DCA937A"/>
    <w:rsid w:val="0DCEC639"/>
    <w:rsid w:val="0DCFED11"/>
    <w:rsid w:val="0DD05F37"/>
    <w:rsid w:val="0DD5B694"/>
    <w:rsid w:val="0DDF0069"/>
    <w:rsid w:val="0DE8EE40"/>
    <w:rsid w:val="0DEE2E09"/>
    <w:rsid w:val="0DFDEC2D"/>
    <w:rsid w:val="0E009783"/>
    <w:rsid w:val="0E0358C4"/>
    <w:rsid w:val="0E085E66"/>
    <w:rsid w:val="0E08D4F4"/>
    <w:rsid w:val="0E13FBC2"/>
    <w:rsid w:val="0E1C6A53"/>
    <w:rsid w:val="0E1D09E3"/>
    <w:rsid w:val="0E1F7B52"/>
    <w:rsid w:val="0E1FB81E"/>
    <w:rsid w:val="0E250AB8"/>
    <w:rsid w:val="0E25BC02"/>
    <w:rsid w:val="0E2D6E06"/>
    <w:rsid w:val="0E329294"/>
    <w:rsid w:val="0E34BCE6"/>
    <w:rsid w:val="0E39CC64"/>
    <w:rsid w:val="0E560AB3"/>
    <w:rsid w:val="0E5749DB"/>
    <w:rsid w:val="0E59C4C0"/>
    <w:rsid w:val="0E5DF434"/>
    <w:rsid w:val="0E617262"/>
    <w:rsid w:val="0E622DEC"/>
    <w:rsid w:val="0E65B053"/>
    <w:rsid w:val="0E666BDF"/>
    <w:rsid w:val="0E695221"/>
    <w:rsid w:val="0E6A13A9"/>
    <w:rsid w:val="0E6B27D5"/>
    <w:rsid w:val="0E707887"/>
    <w:rsid w:val="0E714320"/>
    <w:rsid w:val="0E72F91F"/>
    <w:rsid w:val="0E72FE58"/>
    <w:rsid w:val="0E737B27"/>
    <w:rsid w:val="0E7706E5"/>
    <w:rsid w:val="0E7AC086"/>
    <w:rsid w:val="0E818EB0"/>
    <w:rsid w:val="0E8461B9"/>
    <w:rsid w:val="0E88CCC2"/>
    <w:rsid w:val="0E8B8A15"/>
    <w:rsid w:val="0E8CBB27"/>
    <w:rsid w:val="0E8D6C08"/>
    <w:rsid w:val="0E912835"/>
    <w:rsid w:val="0E950EFD"/>
    <w:rsid w:val="0E95922C"/>
    <w:rsid w:val="0E9729A4"/>
    <w:rsid w:val="0E988A85"/>
    <w:rsid w:val="0E9CC5A6"/>
    <w:rsid w:val="0EA51909"/>
    <w:rsid w:val="0EA5C441"/>
    <w:rsid w:val="0EB5A070"/>
    <w:rsid w:val="0EB97D80"/>
    <w:rsid w:val="0ECB3DB0"/>
    <w:rsid w:val="0ED0D8D0"/>
    <w:rsid w:val="0ED30B35"/>
    <w:rsid w:val="0ED31FD3"/>
    <w:rsid w:val="0ED759C5"/>
    <w:rsid w:val="0EDADAA1"/>
    <w:rsid w:val="0EDC4E1C"/>
    <w:rsid w:val="0EDFD5EA"/>
    <w:rsid w:val="0EE07027"/>
    <w:rsid w:val="0EED63A3"/>
    <w:rsid w:val="0EF27620"/>
    <w:rsid w:val="0EFD9B1C"/>
    <w:rsid w:val="0EFEE307"/>
    <w:rsid w:val="0F07D200"/>
    <w:rsid w:val="0F0A8F26"/>
    <w:rsid w:val="0F0DF422"/>
    <w:rsid w:val="0F0FE0B5"/>
    <w:rsid w:val="0F102941"/>
    <w:rsid w:val="0F12B9E7"/>
    <w:rsid w:val="0F13B4C6"/>
    <w:rsid w:val="0F154C79"/>
    <w:rsid w:val="0F20E7B6"/>
    <w:rsid w:val="0F2A3278"/>
    <w:rsid w:val="0F2CFD40"/>
    <w:rsid w:val="0F2DC7F9"/>
    <w:rsid w:val="0F2EAAB3"/>
    <w:rsid w:val="0F31FABD"/>
    <w:rsid w:val="0F3ABF7A"/>
    <w:rsid w:val="0F427BE2"/>
    <w:rsid w:val="0F45DEA4"/>
    <w:rsid w:val="0F4838DC"/>
    <w:rsid w:val="0F48B4E5"/>
    <w:rsid w:val="0F4ACAAE"/>
    <w:rsid w:val="0F4B0A76"/>
    <w:rsid w:val="0F4C19FD"/>
    <w:rsid w:val="0F4D3307"/>
    <w:rsid w:val="0F5C841B"/>
    <w:rsid w:val="0F60062B"/>
    <w:rsid w:val="0F64E264"/>
    <w:rsid w:val="0F6A425B"/>
    <w:rsid w:val="0F6E363C"/>
    <w:rsid w:val="0F70327E"/>
    <w:rsid w:val="0F760968"/>
    <w:rsid w:val="0F7E804F"/>
    <w:rsid w:val="0F810488"/>
    <w:rsid w:val="0F86EA28"/>
    <w:rsid w:val="0F87CC83"/>
    <w:rsid w:val="0F889584"/>
    <w:rsid w:val="0F88E435"/>
    <w:rsid w:val="0F9BA30D"/>
    <w:rsid w:val="0F9E7AC6"/>
    <w:rsid w:val="0FB31FE5"/>
    <w:rsid w:val="0FB5E216"/>
    <w:rsid w:val="0FBD74EA"/>
    <w:rsid w:val="0FBED6F5"/>
    <w:rsid w:val="0FBFA07A"/>
    <w:rsid w:val="0FC4F7A6"/>
    <w:rsid w:val="0FC6F85D"/>
    <w:rsid w:val="0FCD8087"/>
    <w:rsid w:val="0FD79A8E"/>
    <w:rsid w:val="0FDB0D86"/>
    <w:rsid w:val="0FDD9B3B"/>
    <w:rsid w:val="0FE220C0"/>
    <w:rsid w:val="0FE2ED9E"/>
    <w:rsid w:val="0FEA072E"/>
    <w:rsid w:val="0FEDD4B7"/>
    <w:rsid w:val="0FF1EEDF"/>
    <w:rsid w:val="0FF7E318"/>
    <w:rsid w:val="0FFA61F9"/>
    <w:rsid w:val="0FFF0B6E"/>
    <w:rsid w:val="10066062"/>
    <w:rsid w:val="1006A196"/>
    <w:rsid w:val="100E8C0C"/>
    <w:rsid w:val="100F878A"/>
    <w:rsid w:val="10126171"/>
    <w:rsid w:val="101716F9"/>
    <w:rsid w:val="1028E831"/>
    <w:rsid w:val="1040AE91"/>
    <w:rsid w:val="1046A3B1"/>
    <w:rsid w:val="10470992"/>
    <w:rsid w:val="1050A381"/>
    <w:rsid w:val="10564D38"/>
    <w:rsid w:val="105B499F"/>
    <w:rsid w:val="105D735B"/>
    <w:rsid w:val="10719123"/>
    <w:rsid w:val="107EA347"/>
    <w:rsid w:val="10896869"/>
    <w:rsid w:val="108B109A"/>
    <w:rsid w:val="108CA633"/>
    <w:rsid w:val="108FC6BA"/>
    <w:rsid w:val="109A0B92"/>
    <w:rsid w:val="10A1DCC6"/>
    <w:rsid w:val="10A4073D"/>
    <w:rsid w:val="10A5E1D1"/>
    <w:rsid w:val="10A7511F"/>
    <w:rsid w:val="10BA5315"/>
    <w:rsid w:val="10BCA401"/>
    <w:rsid w:val="10C90B9C"/>
    <w:rsid w:val="10D6A936"/>
    <w:rsid w:val="10D777D0"/>
    <w:rsid w:val="10D9AA18"/>
    <w:rsid w:val="10DECCE3"/>
    <w:rsid w:val="10E19480"/>
    <w:rsid w:val="10EE6A73"/>
    <w:rsid w:val="10F474EC"/>
    <w:rsid w:val="10F63C31"/>
    <w:rsid w:val="10F66137"/>
    <w:rsid w:val="10F6AA94"/>
    <w:rsid w:val="10F758DF"/>
    <w:rsid w:val="10FB12FD"/>
    <w:rsid w:val="11029C4B"/>
    <w:rsid w:val="11061FC5"/>
    <w:rsid w:val="111113B4"/>
    <w:rsid w:val="1111411B"/>
    <w:rsid w:val="11138802"/>
    <w:rsid w:val="1124A5F0"/>
    <w:rsid w:val="11254B43"/>
    <w:rsid w:val="11265AEC"/>
    <w:rsid w:val="1133CA68"/>
    <w:rsid w:val="113787C3"/>
    <w:rsid w:val="113B011A"/>
    <w:rsid w:val="113D6AC8"/>
    <w:rsid w:val="113F3E28"/>
    <w:rsid w:val="113FA164"/>
    <w:rsid w:val="1140A476"/>
    <w:rsid w:val="1148295C"/>
    <w:rsid w:val="115402FA"/>
    <w:rsid w:val="1154E6A6"/>
    <w:rsid w:val="11568216"/>
    <w:rsid w:val="1162E3C8"/>
    <w:rsid w:val="1164768A"/>
    <w:rsid w:val="1164EEA6"/>
    <w:rsid w:val="1169338A"/>
    <w:rsid w:val="1169FDAA"/>
    <w:rsid w:val="11741480"/>
    <w:rsid w:val="118187A3"/>
    <w:rsid w:val="11818933"/>
    <w:rsid w:val="118D849F"/>
    <w:rsid w:val="118F47CC"/>
    <w:rsid w:val="1193EE58"/>
    <w:rsid w:val="119977E6"/>
    <w:rsid w:val="119F495F"/>
    <w:rsid w:val="11A420EE"/>
    <w:rsid w:val="11AF207F"/>
    <w:rsid w:val="11B42730"/>
    <w:rsid w:val="11B45C11"/>
    <w:rsid w:val="11B95FB6"/>
    <w:rsid w:val="11BA7E96"/>
    <w:rsid w:val="11BD7CCA"/>
    <w:rsid w:val="11C51A69"/>
    <w:rsid w:val="11EDAEE4"/>
    <w:rsid w:val="11EF06AB"/>
    <w:rsid w:val="11F19172"/>
    <w:rsid w:val="11F1D68F"/>
    <w:rsid w:val="11F265D6"/>
    <w:rsid w:val="11F478BC"/>
    <w:rsid w:val="11F8AD84"/>
    <w:rsid w:val="11FB5A71"/>
    <w:rsid w:val="11FD9135"/>
    <w:rsid w:val="12000EFD"/>
    <w:rsid w:val="12015128"/>
    <w:rsid w:val="12055F4D"/>
    <w:rsid w:val="120590B7"/>
    <w:rsid w:val="120E5BE1"/>
    <w:rsid w:val="122081AD"/>
    <w:rsid w:val="12288446"/>
    <w:rsid w:val="1232AB92"/>
    <w:rsid w:val="12358BD3"/>
    <w:rsid w:val="1235EC71"/>
    <w:rsid w:val="1236B69E"/>
    <w:rsid w:val="12376D72"/>
    <w:rsid w:val="123AA58F"/>
    <w:rsid w:val="123C2431"/>
    <w:rsid w:val="1248EC17"/>
    <w:rsid w:val="124C8EA5"/>
    <w:rsid w:val="124F8029"/>
    <w:rsid w:val="1250DA3F"/>
    <w:rsid w:val="12566DE3"/>
    <w:rsid w:val="1256EF5C"/>
    <w:rsid w:val="125861A0"/>
    <w:rsid w:val="125B7472"/>
    <w:rsid w:val="12619F27"/>
    <w:rsid w:val="126EF104"/>
    <w:rsid w:val="126F340B"/>
    <w:rsid w:val="12709C70"/>
    <w:rsid w:val="1276FAAB"/>
    <w:rsid w:val="127F5224"/>
    <w:rsid w:val="1281FFEE"/>
    <w:rsid w:val="128848FE"/>
    <w:rsid w:val="128B3DEE"/>
    <w:rsid w:val="128BF7F5"/>
    <w:rsid w:val="129CF8B1"/>
    <w:rsid w:val="12A1D316"/>
    <w:rsid w:val="12AA4740"/>
    <w:rsid w:val="12B69C43"/>
    <w:rsid w:val="12B7B16D"/>
    <w:rsid w:val="12C46C52"/>
    <w:rsid w:val="12CDB0D2"/>
    <w:rsid w:val="12CEA827"/>
    <w:rsid w:val="12D13090"/>
    <w:rsid w:val="12DEC11A"/>
    <w:rsid w:val="12E3FEFF"/>
    <w:rsid w:val="12E60FB5"/>
    <w:rsid w:val="12E703A2"/>
    <w:rsid w:val="12EBE57E"/>
    <w:rsid w:val="12EC3E19"/>
    <w:rsid w:val="12F1DBCE"/>
    <w:rsid w:val="12F37FB1"/>
    <w:rsid w:val="12F3E6E9"/>
    <w:rsid w:val="12F8A1BC"/>
    <w:rsid w:val="12FA7AA3"/>
    <w:rsid w:val="12FEA012"/>
    <w:rsid w:val="13065951"/>
    <w:rsid w:val="13081274"/>
    <w:rsid w:val="130DE1D0"/>
    <w:rsid w:val="1310278E"/>
    <w:rsid w:val="1312638B"/>
    <w:rsid w:val="1315D6DD"/>
    <w:rsid w:val="131D102B"/>
    <w:rsid w:val="132273CD"/>
    <w:rsid w:val="1327B734"/>
    <w:rsid w:val="132C7D09"/>
    <w:rsid w:val="132CD178"/>
    <w:rsid w:val="13338DBC"/>
    <w:rsid w:val="1339DC4E"/>
    <w:rsid w:val="133E4AF3"/>
    <w:rsid w:val="134272ED"/>
    <w:rsid w:val="13439E59"/>
    <w:rsid w:val="13458C2B"/>
    <w:rsid w:val="13519BE9"/>
    <w:rsid w:val="1364F4BB"/>
    <w:rsid w:val="136A8F14"/>
    <w:rsid w:val="136BF546"/>
    <w:rsid w:val="1372FB38"/>
    <w:rsid w:val="137B52D8"/>
    <w:rsid w:val="137F612F"/>
    <w:rsid w:val="138391CA"/>
    <w:rsid w:val="1386ABC7"/>
    <w:rsid w:val="13882D15"/>
    <w:rsid w:val="138DC12D"/>
    <w:rsid w:val="1390AE26"/>
    <w:rsid w:val="1390D154"/>
    <w:rsid w:val="13A0C877"/>
    <w:rsid w:val="13A8BAE8"/>
    <w:rsid w:val="13AC312A"/>
    <w:rsid w:val="13ACE056"/>
    <w:rsid w:val="13B268EF"/>
    <w:rsid w:val="13B2C32F"/>
    <w:rsid w:val="13B3F29C"/>
    <w:rsid w:val="13C0F804"/>
    <w:rsid w:val="13C6C99C"/>
    <w:rsid w:val="13C99CA5"/>
    <w:rsid w:val="13CA27C4"/>
    <w:rsid w:val="13D34452"/>
    <w:rsid w:val="13D41DB8"/>
    <w:rsid w:val="13DDED5F"/>
    <w:rsid w:val="13E12ECC"/>
    <w:rsid w:val="13E19569"/>
    <w:rsid w:val="13E29519"/>
    <w:rsid w:val="13E5EDAC"/>
    <w:rsid w:val="13E7D533"/>
    <w:rsid w:val="13E8CC3C"/>
    <w:rsid w:val="13EB2135"/>
    <w:rsid w:val="13EB90B8"/>
    <w:rsid w:val="13EDB4A0"/>
    <w:rsid w:val="13F01747"/>
    <w:rsid w:val="13F746B6"/>
    <w:rsid w:val="13F88183"/>
    <w:rsid w:val="14016C43"/>
    <w:rsid w:val="14023D71"/>
    <w:rsid w:val="14082ECB"/>
    <w:rsid w:val="140AA124"/>
    <w:rsid w:val="140D486D"/>
    <w:rsid w:val="140FA727"/>
    <w:rsid w:val="14116E59"/>
    <w:rsid w:val="14147F4C"/>
    <w:rsid w:val="14199F9D"/>
    <w:rsid w:val="14238C37"/>
    <w:rsid w:val="142650C6"/>
    <w:rsid w:val="142AF49D"/>
    <w:rsid w:val="143064C1"/>
    <w:rsid w:val="143A63A4"/>
    <w:rsid w:val="1443FD06"/>
    <w:rsid w:val="144C77DF"/>
    <w:rsid w:val="1456B373"/>
    <w:rsid w:val="14570283"/>
    <w:rsid w:val="14596682"/>
    <w:rsid w:val="145CF670"/>
    <w:rsid w:val="1460FE8A"/>
    <w:rsid w:val="14697844"/>
    <w:rsid w:val="146B7F2E"/>
    <w:rsid w:val="146EA9D8"/>
    <w:rsid w:val="1471A55C"/>
    <w:rsid w:val="1477F44E"/>
    <w:rsid w:val="1484E3DB"/>
    <w:rsid w:val="148AA459"/>
    <w:rsid w:val="148B03A8"/>
    <w:rsid w:val="148B2BA0"/>
    <w:rsid w:val="1495859E"/>
    <w:rsid w:val="14A18D90"/>
    <w:rsid w:val="14B61A66"/>
    <w:rsid w:val="14D0AC54"/>
    <w:rsid w:val="14D0BB8D"/>
    <w:rsid w:val="14D1F71A"/>
    <w:rsid w:val="14D54919"/>
    <w:rsid w:val="14DA916B"/>
    <w:rsid w:val="14DACBE3"/>
    <w:rsid w:val="14DBC860"/>
    <w:rsid w:val="14E07FF3"/>
    <w:rsid w:val="14E666B4"/>
    <w:rsid w:val="14EA9B54"/>
    <w:rsid w:val="14ED5426"/>
    <w:rsid w:val="14F2603D"/>
    <w:rsid w:val="14F260A7"/>
    <w:rsid w:val="150E4976"/>
    <w:rsid w:val="151544B5"/>
    <w:rsid w:val="15190BEE"/>
    <w:rsid w:val="151A8A67"/>
    <w:rsid w:val="151B3A4A"/>
    <w:rsid w:val="151E2931"/>
    <w:rsid w:val="151F178A"/>
    <w:rsid w:val="15200B00"/>
    <w:rsid w:val="15233FB8"/>
    <w:rsid w:val="1528337A"/>
    <w:rsid w:val="152F7DCE"/>
    <w:rsid w:val="15324A23"/>
    <w:rsid w:val="15352824"/>
    <w:rsid w:val="15387EA1"/>
    <w:rsid w:val="15394A70"/>
    <w:rsid w:val="153E55E9"/>
    <w:rsid w:val="153EF557"/>
    <w:rsid w:val="1542B804"/>
    <w:rsid w:val="1548F6B2"/>
    <w:rsid w:val="155067AA"/>
    <w:rsid w:val="15515259"/>
    <w:rsid w:val="1555A790"/>
    <w:rsid w:val="1557198A"/>
    <w:rsid w:val="155FEDD9"/>
    <w:rsid w:val="15620D7B"/>
    <w:rsid w:val="157EC61B"/>
    <w:rsid w:val="158163DF"/>
    <w:rsid w:val="1581E4A5"/>
    <w:rsid w:val="1584049A"/>
    <w:rsid w:val="1587A9C9"/>
    <w:rsid w:val="158AA4C6"/>
    <w:rsid w:val="158BF891"/>
    <w:rsid w:val="159FC8A2"/>
    <w:rsid w:val="15A045C4"/>
    <w:rsid w:val="15A469B1"/>
    <w:rsid w:val="15A645EA"/>
    <w:rsid w:val="15A65A78"/>
    <w:rsid w:val="15A8FBC3"/>
    <w:rsid w:val="15ACBFFA"/>
    <w:rsid w:val="15AE4969"/>
    <w:rsid w:val="15AED29D"/>
    <w:rsid w:val="15AFBAE2"/>
    <w:rsid w:val="15B687C7"/>
    <w:rsid w:val="15BA5A66"/>
    <w:rsid w:val="15CB6075"/>
    <w:rsid w:val="15CCD55E"/>
    <w:rsid w:val="15CEE40C"/>
    <w:rsid w:val="15D6F5A7"/>
    <w:rsid w:val="15D77465"/>
    <w:rsid w:val="15D8C788"/>
    <w:rsid w:val="15DABB91"/>
    <w:rsid w:val="15DB93DB"/>
    <w:rsid w:val="15E09E15"/>
    <w:rsid w:val="15E375B6"/>
    <w:rsid w:val="15E4E3AA"/>
    <w:rsid w:val="15EF3017"/>
    <w:rsid w:val="15EF6082"/>
    <w:rsid w:val="15F0ED8C"/>
    <w:rsid w:val="15F15AE5"/>
    <w:rsid w:val="15FB6091"/>
    <w:rsid w:val="1602411A"/>
    <w:rsid w:val="1602880B"/>
    <w:rsid w:val="160910D8"/>
    <w:rsid w:val="160C1111"/>
    <w:rsid w:val="160FFDBE"/>
    <w:rsid w:val="161E16BA"/>
    <w:rsid w:val="16218754"/>
    <w:rsid w:val="16221EDE"/>
    <w:rsid w:val="162230C4"/>
    <w:rsid w:val="16274F98"/>
    <w:rsid w:val="162790A3"/>
    <w:rsid w:val="1632C316"/>
    <w:rsid w:val="16374E39"/>
    <w:rsid w:val="1645CA39"/>
    <w:rsid w:val="1656D347"/>
    <w:rsid w:val="1657EEE5"/>
    <w:rsid w:val="1664F175"/>
    <w:rsid w:val="16673224"/>
    <w:rsid w:val="167176F3"/>
    <w:rsid w:val="167A652A"/>
    <w:rsid w:val="167FB2D8"/>
    <w:rsid w:val="16815ED2"/>
    <w:rsid w:val="16821295"/>
    <w:rsid w:val="168A6A95"/>
    <w:rsid w:val="169441EF"/>
    <w:rsid w:val="1696A36A"/>
    <w:rsid w:val="169C60D0"/>
    <w:rsid w:val="169FB4A1"/>
    <w:rsid w:val="16B152B1"/>
    <w:rsid w:val="16B2CDEB"/>
    <w:rsid w:val="16B6F7D3"/>
    <w:rsid w:val="16BB146F"/>
    <w:rsid w:val="16BCD6D3"/>
    <w:rsid w:val="16C6DCDE"/>
    <w:rsid w:val="16CDF766"/>
    <w:rsid w:val="16DA4B8C"/>
    <w:rsid w:val="16E17699"/>
    <w:rsid w:val="16E249D9"/>
    <w:rsid w:val="16E5B18D"/>
    <w:rsid w:val="16F053D2"/>
    <w:rsid w:val="16F092C1"/>
    <w:rsid w:val="16F0D910"/>
    <w:rsid w:val="16F788F9"/>
    <w:rsid w:val="16F8E471"/>
    <w:rsid w:val="170FB86B"/>
    <w:rsid w:val="1713B6FA"/>
    <w:rsid w:val="17153F7C"/>
    <w:rsid w:val="171BDDD9"/>
    <w:rsid w:val="172AF23C"/>
    <w:rsid w:val="172CBDA8"/>
    <w:rsid w:val="17379FB9"/>
    <w:rsid w:val="1739373A"/>
    <w:rsid w:val="173E1126"/>
    <w:rsid w:val="1740A463"/>
    <w:rsid w:val="17418B06"/>
    <w:rsid w:val="1747660E"/>
    <w:rsid w:val="174E62A4"/>
    <w:rsid w:val="1752A440"/>
    <w:rsid w:val="175C3D11"/>
    <w:rsid w:val="175D9734"/>
    <w:rsid w:val="176C4198"/>
    <w:rsid w:val="176C85C9"/>
    <w:rsid w:val="176CCA6D"/>
    <w:rsid w:val="176DF666"/>
    <w:rsid w:val="1774DF2E"/>
    <w:rsid w:val="177ACA48"/>
    <w:rsid w:val="17806DD0"/>
    <w:rsid w:val="1782C3A7"/>
    <w:rsid w:val="178D6C79"/>
    <w:rsid w:val="1793B706"/>
    <w:rsid w:val="17A92485"/>
    <w:rsid w:val="17B07146"/>
    <w:rsid w:val="17B52EFB"/>
    <w:rsid w:val="17B7BA92"/>
    <w:rsid w:val="17B8387C"/>
    <w:rsid w:val="17B95456"/>
    <w:rsid w:val="17B9849E"/>
    <w:rsid w:val="17BFB973"/>
    <w:rsid w:val="17C139FD"/>
    <w:rsid w:val="17C3B6B2"/>
    <w:rsid w:val="17C567FF"/>
    <w:rsid w:val="17CEAB84"/>
    <w:rsid w:val="17D07748"/>
    <w:rsid w:val="17D15ECB"/>
    <w:rsid w:val="17D16AED"/>
    <w:rsid w:val="17DA8107"/>
    <w:rsid w:val="17DC80FF"/>
    <w:rsid w:val="17DFB54D"/>
    <w:rsid w:val="17E13E27"/>
    <w:rsid w:val="17E54B78"/>
    <w:rsid w:val="17F14287"/>
    <w:rsid w:val="17F65FD6"/>
    <w:rsid w:val="17FAA382"/>
    <w:rsid w:val="17FD6192"/>
    <w:rsid w:val="18022C10"/>
    <w:rsid w:val="180358C6"/>
    <w:rsid w:val="180EDE72"/>
    <w:rsid w:val="180F7519"/>
    <w:rsid w:val="18158032"/>
    <w:rsid w:val="1817FBFA"/>
    <w:rsid w:val="181AB253"/>
    <w:rsid w:val="181AC8CA"/>
    <w:rsid w:val="18212D81"/>
    <w:rsid w:val="18219302"/>
    <w:rsid w:val="18299272"/>
    <w:rsid w:val="182CCC2C"/>
    <w:rsid w:val="1830922D"/>
    <w:rsid w:val="18337E63"/>
    <w:rsid w:val="18374A9D"/>
    <w:rsid w:val="183C5B60"/>
    <w:rsid w:val="18425D20"/>
    <w:rsid w:val="184D2F76"/>
    <w:rsid w:val="1851B1E1"/>
    <w:rsid w:val="18553BAE"/>
    <w:rsid w:val="186DB385"/>
    <w:rsid w:val="187033DE"/>
    <w:rsid w:val="18751779"/>
    <w:rsid w:val="1875819E"/>
    <w:rsid w:val="187D32C1"/>
    <w:rsid w:val="188EF8D4"/>
    <w:rsid w:val="1890C463"/>
    <w:rsid w:val="1893B512"/>
    <w:rsid w:val="189513A8"/>
    <w:rsid w:val="1896FB76"/>
    <w:rsid w:val="189C0CA3"/>
    <w:rsid w:val="18A054A6"/>
    <w:rsid w:val="18A211C8"/>
    <w:rsid w:val="18A309A1"/>
    <w:rsid w:val="18A73269"/>
    <w:rsid w:val="18A85746"/>
    <w:rsid w:val="18A8FDA1"/>
    <w:rsid w:val="18ABC7F7"/>
    <w:rsid w:val="18B2397E"/>
    <w:rsid w:val="18B7E5C7"/>
    <w:rsid w:val="18C2DB98"/>
    <w:rsid w:val="18C634F2"/>
    <w:rsid w:val="18C8EEF9"/>
    <w:rsid w:val="18CE3345"/>
    <w:rsid w:val="18D5C7E6"/>
    <w:rsid w:val="18D78A74"/>
    <w:rsid w:val="18E2B477"/>
    <w:rsid w:val="18EA22D8"/>
    <w:rsid w:val="18ED0ED3"/>
    <w:rsid w:val="18EFD6E4"/>
    <w:rsid w:val="18F0D27E"/>
    <w:rsid w:val="18F5943D"/>
    <w:rsid w:val="19032F4B"/>
    <w:rsid w:val="19067508"/>
    <w:rsid w:val="19089998"/>
    <w:rsid w:val="190B5D96"/>
    <w:rsid w:val="190E0541"/>
    <w:rsid w:val="1912C3A8"/>
    <w:rsid w:val="191719C6"/>
    <w:rsid w:val="1918892B"/>
    <w:rsid w:val="1920EC7F"/>
    <w:rsid w:val="19211DE3"/>
    <w:rsid w:val="1925DB71"/>
    <w:rsid w:val="192966D4"/>
    <w:rsid w:val="193612FA"/>
    <w:rsid w:val="193FEA97"/>
    <w:rsid w:val="194A7054"/>
    <w:rsid w:val="194AF0C4"/>
    <w:rsid w:val="194BE9E7"/>
    <w:rsid w:val="194E76B5"/>
    <w:rsid w:val="195791CD"/>
    <w:rsid w:val="195D17E2"/>
    <w:rsid w:val="1962F2C7"/>
    <w:rsid w:val="1964428B"/>
    <w:rsid w:val="196CE764"/>
    <w:rsid w:val="19728C49"/>
    <w:rsid w:val="197846F5"/>
    <w:rsid w:val="1979556F"/>
    <w:rsid w:val="197FE047"/>
    <w:rsid w:val="1983AF2D"/>
    <w:rsid w:val="1985C55B"/>
    <w:rsid w:val="198DDE97"/>
    <w:rsid w:val="198E61C1"/>
    <w:rsid w:val="1990F2F8"/>
    <w:rsid w:val="1995E841"/>
    <w:rsid w:val="1999AC0D"/>
    <w:rsid w:val="1999C4E0"/>
    <w:rsid w:val="19A088D7"/>
    <w:rsid w:val="19A4B713"/>
    <w:rsid w:val="19A59B34"/>
    <w:rsid w:val="19AD9FF1"/>
    <w:rsid w:val="19AE0AEA"/>
    <w:rsid w:val="19B1248E"/>
    <w:rsid w:val="19B2AA9B"/>
    <w:rsid w:val="19BEA1BA"/>
    <w:rsid w:val="19C28AC3"/>
    <w:rsid w:val="19CEC72F"/>
    <w:rsid w:val="19CFEB1C"/>
    <w:rsid w:val="19D4F70B"/>
    <w:rsid w:val="19D7101A"/>
    <w:rsid w:val="19D87FE4"/>
    <w:rsid w:val="19D8B008"/>
    <w:rsid w:val="19E270BC"/>
    <w:rsid w:val="19E53A31"/>
    <w:rsid w:val="19E6867D"/>
    <w:rsid w:val="19E7C171"/>
    <w:rsid w:val="19EE6A2E"/>
    <w:rsid w:val="19EF5D59"/>
    <w:rsid w:val="19F1CF2A"/>
    <w:rsid w:val="19FE0889"/>
    <w:rsid w:val="1A0306DE"/>
    <w:rsid w:val="1A040E7E"/>
    <w:rsid w:val="1A071483"/>
    <w:rsid w:val="1A106B3B"/>
    <w:rsid w:val="1A1286EB"/>
    <w:rsid w:val="1A1758EF"/>
    <w:rsid w:val="1A1FA7F1"/>
    <w:rsid w:val="1A22B9D7"/>
    <w:rsid w:val="1A24C6B2"/>
    <w:rsid w:val="1A275805"/>
    <w:rsid w:val="1A27B7F5"/>
    <w:rsid w:val="1A2A8A02"/>
    <w:rsid w:val="1A2DF73B"/>
    <w:rsid w:val="1A327B3F"/>
    <w:rsid w:val="1A348D26"/>
    <w:rsid w:val="1A459F65"/>
    <w:rsid w:val="1A460294"/>
    <w:rsid w:val="1A460A9C"/>
    <w:rsid w:val="1A49D6A4"/>
    <w:rsid w:val="1A4A035C"/>
    <w:rsid w:val="1A4C98EA"/>
    <w:rsid w:val="1A4CD7C5"/>
    <w:rsid w:val="1A5B4B1D"/>
    <w:rsid w:val="1A5DC6B9"/>
    <w:rsid w:val="1A5F38BF"/>
    <w:rsid w:val="1A62B092"/>
    <w:rsid w:val="1A66CA5F"/>
    <w:rsid w:val="1A69A14A"/>
    <w:rsid w:val="1A6AFB3B"/>
    <w:rsid w:val="1A74C790"/>
    <w:rsid w:val="1A76DB61"/>
    <w:rsid w:val="1A7C57C8"/>
    <w:rsid w:val="1A838418"/>
    <w:rsid w:val="1A841A11"/>
    <w:rsid w:val="1A864B3C"/>
    <w:rsid w:val="1A90EACD"/>
    <w:rsid w:val="1A973F9D"/>
    <w:rsid w:val="1A9FE132"/>
    <w:rsid w:val="1AAAC98E"/>
    <w:rsid w:val="1AAD4F2E"/>
    <w:rsid w:val="1AAE9FBF"/>
    <w:rsid w:val="1AB08362"/>
    <w:rsid w:val="1AB42554"/>
    <w:rsid w:val="1AC2DCA5"/>
    <w:rsid w:val="1AC3D69D"/>
    <w:rsid w:val="1AC5286F"/>
    <w:rsid w:val="1AC685E7"/>
    <w:rsid w:val="1AD0199B"/>
    <w:rsid w:val="1AD37153"/>
    <w:rsid w:val="1AD37EE6"/>
    <w:rsid w:val="1AD5F6F6"/>
    <w:rsid w:val="1AD98263"/>
    <w:rsid w:val="1AD9ED4F"/>
    <w:rsid w:val="1ADB8B28"/>
    <w:rsid w:val="1ADEAC58"/>
    <w:rsid w:val="1AE0E7C4"/>
    <w:rsid w:val="1AE47D5B"/>
    <w:rsid w:val="1AE93BB9"/>
    <w:rsid w:val="1AEBB0FB"/>
    <w:rsid w:val="1AEFE434"/>
    <w:rsid w:val="1AF0E85C"/>
    <w:rsid w:val="1AFB9D48"/>
    <w:rsid w:val="1AFDC55B"/>
    <w:rsid w:val="1B0C0EF5"/>
    <w:rsid w:val="1B0FB93B"/>
    <w:rsid w:val="1B1350E2"/>
    <w:rsid w:val="1B19FA93"/>
    <w:rsid w:val="1B255CAB"/>
    <w:rsid w:val="1B29538D"/>
    <w:rsid w:val="1B343F7B"/>
    <w:rsid w:val="1B3521F7"/>
    <w:rsid w:val="1B358ECD"/>
    <w:rsid w:val="1B3D42DF"/>
    <w:rsid w:val="1B3E455F"/>
    <w:rsid w:val="1B40FB4C"/>
    <w:rsid w:val="1B4127CA"/>
    <w:rsid w:val="1B43AE7C"/>
    <w:rsid w:val="1B453509"/>
    <w:rsid w:val="1B4CAE2F"/>
    <w:rsid w:val="1B4D326A"/>
    <w:rsid w:val="1B505F07"/>
    <w:rsid w:val="1B5AD7A2"/>
    <w:rsid w:val="1B651ED2"/>
    <w:rsid w:val="1B6FB844"/>
    <w:rsid w:val="1B729DF4"/>
    <w:rsid w:val="1B7BCDAD"/>
    <w:rsid w:val="1B8BA0D9"/>
    <w:rsid w:val="1B8C2973"/>
    <w:rsid w:val="1B90F987"/>
    <w:rsid w:val="1B939D37"/>
    <w:rsid w:val="1B95798D"/>
    <w:rsid w:val="1B9D7A8E"/>
    <w:rsid w:val="1B9F14FA"/>
    <w:rsid w:val="1BA5675D"/>
    <w:rsid w:val="1BA66B77"/>
    <w:rsid w:val="1BDDA86E"/>
    <w:rsid w:val="1BE65378"/>
    <w:rsid w:val="1BF2AE41"/>
    <w:rsid w:val="1BF68E98"/>
    <w:rsid w:val="1BF6DA84"/>
    <w:rsid w:val="1BF798D9"/>
    <w:rsid w:val="1BFACB25"/>
    <w:rsid w:val="1BFBC02C"/>
    <w:rsid w:val="1BFCADFA"/>
    <w:rsid w:val="1C091605"/>
    <w:rsid w:val="1C1390C0"/>
    <w:rsid w:val="1C1E1588"/>
    <w:rsid w:val="1C1F2F8F"/>
    <w:rsid w:val="1C1F9B01"/>
    <w:rsid w:val="1C1FC162"/>
    <w:rsid w:val="1C2103E1"/>
    <w:rsid w:val="1C31ECD1"/>
    <w:rsid w:val="1C33CB85"/>
    <w:rsid w:val="1C3EBF88"/>
    <w:rsid w:val="1C402340"/>
    <w:rsid w:val="1C464E65"/>
    <w:rsid w:val="1C47F491"/>
    <w:rsid w:val="1C5992FE"/>
    <w:rsid w:val="1C5BFE6E"/>
    <w:rsid w:val="1C67DE70"/>
    <w:rsid w:val="1C69B779"/>
    <w:rsid w:val="1C6FEAC4"/>
    <w:rsid w:val="1C73F540"/>
    <w:rsid w:val="1C77FF96"/>
    <w:rsid w:val="1C7EE70D"/>
    <w:rsid w:val="1C825D65"/>
    <w:rsid w:val="1C876BE2"/>
    <w:rsid w:val="1C893696"/>
    <w:rsid w:val="1C8F9B92"/>
    <w:rsid w:val="1C921FB4"/>
    <w:rsid w:val="1C959BC8"/>
    <w:rsid w:val="1C9A8045"/>
    <w:rsid w:val="1CA1DF3B"/>
    <w:rsid w:val="1CA270A1"/>
    <w:rsid w:val="1CB11FDB"/>
    <w:rsid w:val="1CB30259"/>
    <w:rsid w:val="1CBBA8A0"/>
    <w:rsid w:val="1CC5B02E"/>
    <w:rsid w:val="1CD982E1"/>
    <w:rsid w:val="1CDD8B6A"/>
    <w:rsid w:val="1CE5C461"/>
    <w:rsid w:val="1CE5E2AA"/>
    <w:rsid w:val="1CE750E4"/>
    <w:rsid w:val="1CEF20EB"/>
    <w:rsid w:val="1CF2C8B5"/>
    <w:rsid w:val="1CF36F53"/>
    <w:rsid w:val="1CFC1889"/>
    <w:rsid w:val="1CFE268E"/>
    <w:rsid w:val="1D0305C1"/>
    <w:rsid w:val="1D032A15"/>
    <w:rsid w:val="1D08D2B8"/>
    <w:rsid w:val="1D10E99F"/>
    <w:rsid w:val="1D114318"/>
    <w:rsid w:val="1D161982"/>
    <w:rsid w:val="1D1AC3C7"/>
    <w:rsid w:val="1D21EBC0"/>
    <w:rsid w:val="1D27C168"/>
    <w:rsid w:val="1D2A0E07"/>
    <w:rsid w:val="1D2B0531"/>
    <w:rsid w:val="1D2D9C16"/>
    <w:rsid w:val="1D30739F"/>
    <w:rsid w:val="1D31690B"/>
    <w:rsid w:val="1D353E8C"/>
    <w:rsid w:val="1D374B0E"/>
    <w:rsid w:val="1D37F438"/>
    <w:rsid w:val="1D3E932D"/>
    <w:rsid w:val="1D401FB0"/>
    <w:rsid w:val="1D459E01"/>
    <w:rsid w:val="1D485F35"/>
    <w:rsid w:val="1D4DF275"/>
    <w:rsid w:val="1D776DD5"/>
    <w:rsid w:val="1D795EF1"/>
    <w:rsid w:val="1D7AF5B7"/>
    <w:rsid w:val="1D82E9B7"/>
    <w:rsid w:val="1D84C493"/>
    <w:rsid w:val="1D855DFA"/>
    <w:rsid w:val="1D8AF7D9"/>
    <w:rsid w:val="1D942153"/>
    <w:rsid w:val="1D9B5F22"/>
    <w:rsid w:val="1D9EFE56"/>
    <w:rsid w:val="1DA0153D"/>
    <w:rsid w:val="1DA23356"/>
    <w:rsid w:val="1DA5ED0E"/>
    <w:rsid w:val="1DA815C5"/>
    <w:rsid w:val="1DAC0965"/>
    <w:rsid w:val="1DB20A7C"/>
    <w:rsid w:val="1DB4B781"/>
    <w:rsid w:val="1DB666B3"/>
    <w:rsid w:val="1DB75220"/>
    <w:rsid w:val="1DB81E76"/>
    <w:rsid w:val="1DBFD7AF"/>
    <w:rsid w:val="1DC865A4"/>
    <w:rsid w:val="1DCA153C"/>
    <w:rsid w:val="1DE07C53"/>
    <w:rsid w:val="1DE7EC76"/>
    <w:rsid w:val="1DEE24E9"/>
    <w:rsid w:val="1DF54D39"/>
    <w:rsid w:val="1DF80299"/>
    <w:rsid w:val="1DFE4409"/>
    <w:rsid w:val="1DFECDFE"/>
    <w:rsid w:val="1E00CC3F"/>
    <w:rsid w:val="1E0C6974"/>
    <w:rsid w:val="1E0DE49F"/>
    <w:rsid w:val="1E1339AA"/>
    <w:rsid w:val="1E1D5233"/>
    <w:rsid w:val="1E1EE29D"/>
    <w:rsid w:val="1E1F5D55"/>
    <w:rsid w:val="1E2014A6"/>
    <w:rsid w:val="1E251BDC"/>
    <w:rsid w:val="1E2EC2C4"/>
    <w:rsid w:val="1E31975C"/>
    <w:rsid w:val="1E3DB90D"/>
    <w:rsid w:val="1E44117E"/>
    <w:rsid w:val="1E474A10"/>
    <w:rsid w:val="1E4932EE"/>
    <w:rsid w:val="1E4AF7D9"/>
    <w:rsid w:val="1E4ED37A"/>
    <w:rsid w:val="1E584142"/>
    <w:rsid w:val="1E58D223"/>
    <w:rsid w:val="1E682C24"/>
    <w:rsid w:val="1E6A5EB7"/>
    <w:rsid w:val="1E6E78FD"/>
    <w:rsid w:val="1E717CA7"/>
    <w:rsid w:val="1E8256E6"/>
    <w:rsid w:val="1E8D9465"/>
    <w:rsid w:val="1E92E620"/>
    <w:rsid w:val="1E9BA439"/>
    <w:rsid w:val="1E9D0461"/>
    <w:rsid w:val="1EAB8384"/>
    <w:rsid w:val="1EB4CA4C"/>
    <w:rsid w:val="1EBBCFAA"/>
    <w:rsid w:val="1EBEBA0C"/>
    <w:rsid w:val="1EC10A35"/>
    <w:rsid w:val="1EC1A4DB"/>
    <w:rsid w:val="1ECB75B4"/>
    <w:rsid w:val="1ECEA11C"/>
    <w:rsid w:val="1ED668AA"/>
    <w:rsid w:val="1EDA04CA"/>
    <w:rsid w:val="1EE582F4"/>
    <w:rsid w:val="1EE7BFA4"/>
    <w:rsid w:val="1EEACA18"/>
    <w:rsid w:val="1EF2AD9F"/>
    <w:rsid w:val="1EF3DD13"/>
    <w:rsid w:val="1EF5CF5A"/>
    <w:rsid w:val="1F06E5A1"/>
    <w:rsid w:val="1F076DAD"/>
    <w:rsid w:val="1F0E1D43"/>
    <w:rsid w:val="1F1AE30F"/>
    <w:rsid w:val="1F1D71A4"/>
    <w:rsid w:val="1F2AA472"/>
    <w:rsid w:val="1F2ACAF6"/>
    <w:rsid w:val="1F2C90CE"/>
    <w:rsid w:val="1F3E75C1"/>
    <w:rsid w:val="1F4225BC"/>
    <w:rsid w:val="1F4B8EBC"/>
    <w:rsid w:val="1F4BE3D5"/>
    <w:rsid w:val="1F4D2A5D"/>
    <w:rsid w:val="1F4F189D"/>
    <w:rsid w:val="1F5644E3"/>
    <w:rsid w:val="1F5F20EA"/>
    <w:rsid w:val="1F61D64D"/>
    <w:rsid w:val="1F6505BC"/>
    <w:rsid w:val="1F655FD7"/>
    <w:rsid w:val="1F657FE5"/>
    <w:rsid w:val="1F67B3BB"/>
    <w:rsid w:val="1F684E80"/>
    <w:rsid w:val="1F6E6902"/>
    <w:rsid w:val="1F70F2A7"/>
    <w:rsid w:val="1F7516A3"/>
    <w:rsid w:val="1F76F955"/>
    <w:rsid w:val="1F770A89"/>
    <w:rsid w:val="1F77CE41"/>
    <w:rsid w:val="1F78DA20"/>
    <w:rsid w:val="1F7BC10C"/>
    <w:rsid w:val="1F81366D"/>
    <w:rsid w:val="1F864FCC"/>
    <w:rsid w:val="1F874992"/>
    <w:rsid w:val="1F8E6E69"/>
    <w:rsid w:val="1F8F47A6"/>
    <w:rsid w:val="1F8F660A"/>
    <w:rsid w:val="1F91ADAF"/>
    <w:rsid w:val="1F91B531"/>
    <w:rsid w:val="1F9519DB"/>
    <w:rsid w:val="1F978806"/>
    <w:rsid w:val="1F9AFA47"/>
    <w:rsid w:val="1F9B4BBE"/>
    <w:rsid w:val="1F9E8C10"/>
    <w:rsid w:val="1F9FF043"/>
    <w:rsid w:val="1FB4F483"/>
    <w:rsid w:val="1FB522AB"/>
    <w:rsid w:val="1FB8C5C2"/>
    <w:rsid w:val="1FB9D389"/>
    <w:rsid w:val="1FBF5895"/>
    <w:rsid w:val="1FBF6AF2"/>
    <w:rsid w:val="1FC34B59"/>
    <w:rsid w:val="1FCABCB5"/>
    <w:rsid w:val="1FD0A7EB"/>
    <w:rsid w:val="1FD6AC84"/>
    <w:rsid w:val="1FE8EFEE"/>
    <w:rsid w:val="1FED0308"/>
    <w:rsid w:val="1FF57FCB"/>
    <w:rsid w:val="1FFB2552"/>
    <w:rsid w:val="1FFEFABE"/>
    <w:rsid w:val="2006F4EE"/>
    <w:rsid w:val="201253B4"/>
    <w:rsid w:val="20131E28"/>
    <w:rsid w:val="2015301C"/>
    <w:rsid w:val="2020BF16"/>
    <w:rsid w:val="2025425E"/>
    <w:rsid w:val="202C396F"/>
    <w:rsid w:val="2032DE70"/>
    <w:rsid w:val="2036F955"/>
    <w:rsid w:val="2038A1EE"/>
    <w:rsid w:val="2040F7F7"/>
    <w:rsid w:val="20413E27"/>
    <w:rsid w:val="20434F80"/>
    <w:rsid w:val="204491E1"/>
    <w:rsid w:val="204E1F45"/>
    <w:rsid w:val="204F9729"/>
    <w:rsid w:val="2050CA20"/>
    <w:rsid w:val="2052CF5F"/>
    <w:rsid w:val="205640D5"/>
    <w:rsid w:val="2060ED82"/>
    <w:rsid w:val="2068CA6C"/>
    <w:rsid w:val="207A90B4"/>
    <w:rsid w:val="20837A0D"/>
    <w:rsid w:val="2087D19C"/>
    <w:rsid w:val="208C4FCD"/>
    <w:rsid w:val="20981AFC"/>
    <w:rsid w:val="20A85C42"/>
    <w:rsid w:val="20A8D411"/>
    <w:rsid w:val="20AF1689"/>
    <w:rsid w:val="20B019D1"/>
    <w:rsid w:val="20B2467B"/>
    <w:rsid w:val="20C2983E"/>
    <w:rsid w:val="20C3BED3"/>
    <w:rsid w:val="20CB8647"/>
    <w:rsid w:val="20D29DC9"/>
    <w:rsid w:val="20D9CF2D"/>
    <w:rsid w:val="20DB45BE"/>
    <w:rsid w:val="20DC9999"/>
    <w:rsid w:val="20E36C85"/>
    <w:rsid w:val="20E5593A"/>
    <w:rsid w:val="20E8745C"/>
    <w:rsid w:val="20EDB302"/>
    <w:rsid w:val="20F6ABC6"/>
    <w:rsid w:val="20FFB4E0"/>
    <w:rsid w:val="21019BB8"/>
    <w:rsid w:val="2106201D"/>
    <w:rsid w:val="2107CFF0"/>
    <w:rsid w:val="2109AC24"/>
    <w:rsid w:val="2111541C"/>
    <w:rsid w:val="211F17A5"/>
    <w:rsid w:val="21242896"/>
    <w:rsid w:val="212528F1"/>
    <w:rsid w:val="2125B93E"/>
    <w:rsid w:val="21268C95"/>
    <w:rsid w:val="212A4DC5"/>
    <w:rsid w:val="212BBA0B"/>
    <w:rsid w:val="21305B10"/>
    <w:rsid w:val="21332BA2"/>
    <w:rsid w:val="2134E822"/>
    <w:rsid w:val="213C79BE"/>
    <w:rsid w:val="213F17D1"/>
    <w:rsid w:val="21499FD3"/>
    <w:rsid w:val="214CD6E8"/>
    <w:rsid w:val="21549460"/>
    <w:rsid w:val="215A5459"/>
    <w:rsid w:val="215E54EB"/>
    <w:rsid w:val="215F4CC9"/>
    <w:rsid w:val="21603A04"/>
    <w:rsid w:val="21615B59"/>
    <w:rsid w:val="216409DC"/>
    <w:rsid w:val="216439A5"/>
    <w:rsid w:val="216659A7"/>
    <w:rsid w:val="2166780E"/>
    <w:rsid w:val="21673A42"/>
    <w:rsid w:val="216F9110"/>
    <w:rsid w:val="217AE32B"/>
    <w:rsid w:val="217BCE7F"/>
    <w:rsid w:val="217BF03D"/>
    <w:rsid w:val="217FAC66"/>
    <w:rsid w:val="21808282"/>
    <w:rsid w:val="2188912B"/>
    <w:rsid w:val="2188CAA9"/>
    <w:rsid w:val="2191B5C8"/>
    <w:rsid w:val="2193FDD0"/>
    <w:rsid w:val="2196E046"/>
    <w:rsid w:val="21985675"/>
    <w:rsid w:val="2198CD54"/>
    <w:rsid w:val="21A14E3E"/>
    <w:rsid w:val="21AC0306"/>
    <w:rsid w:val="21B2ECF7"/>
    <w:rsid w:val="21B59496"/>
    <w:rsid w:val="21B85C95"/>
    <w:rsid w:val="21BA5B64"/>
    <w:rsid w:val="21BDF3A3"/>
    <w:rsid w:val="21BE8867"/>
    <w:rsid w:val="21C5F271"/>
    <w:rsid w:val="21C85723"/>
    <w:rsid w:val="21CBC1EE"/>
    <w:rsid w:val="21CD442A"/>
    <w:rsid w:val="21DEFE56"/>
    <w:rsid w:val="21DF9C56"/>
    <w:rsid w:val="21E16804"/>
    <w:rsid w:val="21E6CB7E"/>
    <w:rsid w:val="21E7CC19"/>
    <w:rsid w:val="21EB2A48"/>
    <w:rsid w:val="21F086EF"/>
    <w:rsid w:val="21F26D17"/>
    <w:rsid w:val="21F45F8D"/>
    <w:rsid w:val="21F9CD12"/>
    <w:rsid w:val="21FCB288"/>
    <w:rsid w:val="21FD6C79"/>
    <w:rsid w:val="2200EBE5"/>
    <w:rsid w:val="2201041F"/>
    <w:rsid w:val="220383AC"/>
    <w:rsid w:val="2206FED8"/>
    <w:rsid w:val="220916C6"/>
    <w:rsid w:val="220CB1D4"/>
    <w:rsid w:val="221885CB"/>
    <w:rsid w:val="2218883C"/>
    <w:rsid w:val="221C8311"/>
    <w:rsid w:val="22210594"/>
    <w:rsid w:val="22246463"/>
    <w:rsid w:val="222C932A"/>
    <w:rsid w:val="222CC7A2"/>
    <w:rsid w:val="222E11AA"/>
    <w:rsid w:val="22341243"/>
    <w:rsid w:val="2235C749"/>
    <w:rsid w:val="22450227"/>
    <w:rsid w:val="224524EE"/>
    <w:rsid w:val="2249E6DD"/>
    <w:rsid w:val="22523244"/>
    <w:rsid w:val="2263C6B3"/>
    <w:rsid w:val="2268AFF0"/>
    <w:rsid w:val="2271DC06"/>
    <w:rsid w:val="2275D74D"/>
    <w:rsid w:val="22791DA4"/>
    <w:rsid w:val="22792BF0"/>
    <w:rsid w:val="227DB96E"/>
    <w:rsid w:val="2286DA54"/>
    <w:rsid w:val="2288828A"/>
    <w:rsid w:val="228F5270"/>
    <w:rsid w:val="2294B940"/>
    <w:rsid w:val="2296BA92"/>
    <w:rsid w:val="2296D5AA"/>
    <w:rsid w:val="2297D1B0"/>
    <w:rsid w:val="2298FF34"/>
    <w:rsid w:val="229C566C"/>
    <w:rsid w:val="22A10D3F"/>
    <w:rsid w:val="22AA26A6"/>
    <w:rsid w:val="22ABBCBC"/>
    <w:rsid w:val="22ADA333"/>
    <w:rsid w:val="22B49A3F"/>
    <w:rsid w:val="22B73397"/>
    <w:rsid w:val="22BA88EE"/>
    <w:rsid w:val="22C1DEDC"/>
    <w:rsid w:val="22C3017C"/>
    <w:rsid w:val="22C655E8"/>
    <w:rsid w:val="22CA44A6"/>
    <w:rsid w:val="22D1A82C"/>
    <w:rsid w:val="22D45CCC"/>
    <w:rsid w:val="22D54872"/>
    <w:rsid w:val="22D75F77"/>
    <w:rsid w:val="22DB9559"/>
    <w:rsid w:val="22F3C6F0"/>
    <w:rsid w:val="22F543E5"/>
    <w:rsid w:val="22F6ECE5"/>
    <w:rsid w:val="22F82C9C"/>
    <w:rsid w:val="22F8A1D1"/>
    <w:rsid w:val="22FC1DD7"/>
    <w:rsid w:val="22FEF0E7"/>
    <w:rsid w:val="2300C18A"/>
    <w:rsid w:val="23083DF7"/>
    <w:rsid w:val="230913A1"/>
    <w:rsid w:val="230A7683"/>
    <w:rsid w:val="230F3563"/>
    <w:rsid w:val="23118721"/>
    <w:rsid w:val="23118F33"/>
    <w:rsid w:val="2311CA0F"/>
    <w:rsid w:val="231D9A48"/>
    <w:rsid w:val="23219660"/>
    <w:rsid w:val="23227FDF"/>
    <w:rsid w:val="23286877"/>
    <w:rsid w:val="232A5BBA"/>
    <w:rsid w:val="232BCAE9"/>
    <w:rsid w:val="23304640"/>
    <w:rsid w:val="233642F5"/>
    <w:rsid w:val="233773DC"/>
    <w:rsid w:val="2338E496"/>
    <w:rsid w:val="233BBEBD"/>
    <w:rsid w:val="2345AAD2"/>
    <w:rsid w:val="234AB971"/>
    <w:rsid w:val="234EFDC9"/>
    <w:rsid w:val="23525C68"/>
    <w:rsid w:val="23568180"/>
    <w:rsid w:val="235F3F08"/>
    <w:rsid w:val="237263EE"/>
    <w:rsid w:val="23729F6B"/>
    <w:rsid w:val="23755D2B"/>
    <w:rsid w:val="2375F482"/>
    <w:rsid w:val="237AC353"/>
    <w:rsid w:val="237B7E74"/>
    <w:rsid w:val="237ED273"/>
    <w:rsid w:val="237F02D8"/>
    <w:rsid w:val="237FAF14"/>
    <w:rsid w:val="23810F95"/>
    <w:rsid w:val="23883D9D"/>
    <w:rsid w:val="2388E201"/>
    <w:rsid w:val="238BA2ED"/>
    <w:rsid w:val="23982290"/>
    <w:rsid w:val="23A8D962"/>
    <w:rsid w:val="23AA3BB4"/>
    <w:rsid w:val="23AB0BFD"/>
    <w:rsid w:val="23AD8C57"/>
    <w:rsid w:val="23B08CAC"/>
    <w:rsid w:val="23B7830A"/>
    <w:rsid w:val="23B81FD2"/>
    <w:rsid w:val="23B916BE"/>
    <w:rsid w:val="23C7F214"/>
    <w:rsid w:val="23CC6CCD"/>
    <w:rsid w:val="23E019D2"/>
    <w:rsid w:val="23E8CC1D"/>
    <w:rsid w:val="23E967C1"/>
    <w:rsid w:val="23EA7120"/>
    <w:rsid w:val="23EFEEA8"/>
    <w:rsid w:val="23F7AA16"/>
    <w:rsid w:val="23F91BAD"/>
    <w:rsid w:val="23FE0C4F"/>
    <w:rsid w:val="23FFEC59"/>
    <w:rsid w:val="240642C0"/>
    <w:rsid w:val="240B35B5"/>
    <w:rsid w:val="2416005A"/>
    <w:rsid w:val="24167231"/>
    <w:rsid w:val="2417FA37"/>
    <w:rsid w:val="2418134D"/>
    <w:rsid w:val="24188F14"/>
    <w:rsid w:val="241A7103"/>
    <w:rsid w:val="241ED692"/>
    <w:rsid w:val="2420E398"/>
    <w:rsid w:val="242B767E"/>
    <w:rsid w:val="24351CEA"/>
    <w:rsid w:val="2445BD1A"/>
    <w:rsid w:val="24492FA9"/>
    <w:rsid w:val="24537F18"/>
    <w:rsid w:val="24544DFF"/>
    <w:rsid w:val="245578C8"/>
    <w:rsid w:val="2455898C"/>
    <w:rsid w:val="24562BE0"/>
    <w:rsid w:val="245775EE"/>
    <w:rsid w:val="2458CDD9"/>
    <w:rsid w:val="24590B25"/>
    <w:rsid w:val="246329C9"/>
    <w:rsid w:val="24698C04"/>
    <w:rsid w:val="246AB6CC"/>
    <w:rsid w:val="2473EB7A"/>
    <w:rsid w:val="247B0978"/>
    <w:rsid w:val="247D7DF8"/>
    <w:rsid w:val="247E9F11"/>
    <w:rsid w:val="247F15A7"/>
    <w:rsid w:val="2485320A"/>
    <w:rsid w:val="2485F551"/>
    <w:rsid w:val="24A3500E"/>
    <w:rsid w:val="24A3C267"/>
    <w:rsid w:val="24A42A8F"/>
    <w:rsid w:val="24AA7AD2"/>
    <w:rsid w:val="24BABF0D"/>
    <w:rsid w:val="24BB32A7"/>
    <w:rsid w:val="24BEA5CF"/>
    <w:rsid w:val="24C3768D"/>
    <w:rsid w:val="24CB7D1B"/>
    <w:rsid w:val="24CBE22E"/>
    <w:rsid w:val="24CC34BA"/>
    <w:rsid w:val="24D17D15"/>
    <w:rsid w:val="24D701F9"/>
    <w:rsid w:val="24DE3D21"/>
    <w:rsid w:val="24E03FAE"/>
    <w:rsid w:val="24F0E6FA"/>
    <w:rsid w:val="24F37A54"/>
    <w:rsid w:val="24F97E39"/>
    <w:rsid w:val="24FBCE71"/>
    <w:rsid w:val="24FE893A"/>
    <w:rsid w:val="2508732F"/>
    <w:rsid w:val="250F988D"/>
    <w:rsid w:val="2516A9F2"/>
    <w:rsid w:val="251E5993"/>
    <w:rsid w:val="25239899"/>
    <w:rsid w:val="252E009D"/>
    <w:rsid w:val="252EADFF"/>
    <w:rsid w:val="2535284D"/>
    <w:rsid w:val="253A6C12"/>
    <w:rsid w:val="253E36B3"/>
    <w:rsid w:val="25404A4F"/>
    <w:rsid w:val="25435B5B"/>
    <w:rsid w:val="25452FE6"/>
    <w:rsid w:val="2545DD00"/>
    <w:rsid w:val="2547CB91"/>
    <w:rsid w:val="2551EC04"/>
    <w:rsid w:val="2554A001"/>
    <w:rsid w:val="2566C50C"/>
    <w:rsid w:val="256939D4"/>
    <w:rsid w:val="256FB984"/>
    <w:rsid w:val="2570D103"/>
    <w:rsid w:val="2570F5B3"/>
    <w:rsid w:val="25757F6C"/>
    <w:rsid w:val="257B6A02"/>
    <w:rsid w:val="2580F025"/>
    <w:rsid w:val="258588AA"/>
    <w:rsid w:val="2585E580"/>
    <w:rsid w:val="2592C62D"/>
    <w:rsid w:val="25977006"/>
    <w:rsid w:val="259CADC1"/>
    <w:rsid w:val="259D382A"/>
    <w:rsid w:val="25A2CD6B"/>
    <w:rsid w:val="25A449E0"/>
    <w:rsid w:val="25A715C5"/>
    <w:rsid w:val="25AEF382"/>
    <w:rsid w:val="25B020C7"/>
    <w:rsid w:val="25B08B6C"/>
    <w:rsid w:val="25B94F88"/>
    <w:rsid w:val="25BA8FE6"/>
    <w:rsid w:val="25BB3694"/>
    <w:rsid w:val="25BBFC49"/>
    <w:rsid w:val="25C267DD"/>
    <w:rsid w:val="25C4B4F7"/>
    <w:rsid w:val="25D13A02"/>
    <w:rsid w:val="25D1FE23"/>
    <w:rsid w:val="25D2661F"/>
    <w:rsid w:val="25DA31C0"/>
    <w:rsid w:val="25DF1971"/>
    <w:rsid w:val="25E1C06B"/>
    <w:rsid w:val="25F0531E"/>
    <w:rsid w:val="25FADC97"/>
    <w:rsid w:val="2600DBD4"/>
    <w:rsid w:val="260B8B80"/>
    <w:rsid w:val="262AEC8C"/>
    <w:rsid w:val="26340BE9"/>
    <w:rsid w:val="263C6999"/>
    <w:rsid w:val="264B3C78"/>
    <w:rsid w:val="264D17D4"/>
    <w:rsid w:val="26515FD5"/>
    <w:rsid w:val="2652D58F"/>
    <w:rsid w:val="2655FF24"/>
    <w:rsid w:val="265B07F5"/>
    <w:rsid w:val="265B13F0"/>
    <w:rsid w:val="26621676"/>
    <w:rsid w:val="266F9C8F"/>
    <w:rsid w:val="266FDA98"/>
    <w:rsid w:val="2673F9D0"/>
    <w:rsid w:val="26747C20"/>
    <w:rsid w:val="267D3328"/>
    <w:rsid w:val="267F053E"/>
    <w:rsid w:val="267F7B20"/>
    <w:rsid w:val="268139E4"/>
    <w:rsid w:val="2681BB1C"/>
    <w:rsid w:val="2685D3DD"/>
    <w:rsid w:val="268648B6"/>
    <w:rsid w:val="268C8379"/>
    <w:rsid w:val="268E27F9"/>
    <w:rsid w:val="268E5718"/>
    <w:rsid w:val="268EC56D"/>
    <w:rsid w:val="269102D1"/>
    <w:rsid w:val="2693F096"/>
    <w:rsid w:val="269B5850"/>
    <w:rsid w:val="269C4BFA"/>
    <w:rsid w:val="26A5E4FD"/>
    <w:rsid w:val="26AB3736"/>
    <w:rsid w:val="26AF195B"/>
    <w:rsid w:val="26B1C4CB"/>
    <w:rsid w:val="26B44DDC"/>
    <w:rsid w:val="26B56F1A"/>
    <w:rsid w:val="26B6ED95"/>
    <w:rsid w:val="26BA5335"/>
    <w:rsid w:val="26BB2552"/>
    <w:rsid w:val="26BEDBF7"/>
    <w:rsid w:val="26C41472"/>
    <w:rsid w:val="26C6ED8D"/>
    <w:rsid w:val="26CCB1FD"/>
    <w:rsid w:val="26CFD417"/>
    <w:rsid w:val="26D6AB64"/>
    <w:rsid w:val="26D7C3CB"/>
    <w:rsid w:val="26D85693"/>
    <w:rsid w:val="26E36FFF"/>
    <w:rsid w:val="26E52067"/>
    <w:rsid w:val="26E93824"/>
    <w:rsid w:val="26E95778"/>
    <w:rsid w:val="26F15AB3"/>
    <w:rsid w:val="26F85E1B"/>
    <w:rsid w:val="2702F4D0"/>
    <w:rsid w:val="27073053"/>
    <w:rsid w:val="2707E7F5"/>
    <w:rsid w:val="270CE3B5"/>
    <w:rsid w:val="270D1203"/>
    <w:rsid w:val="270ECFBF"/>
    <w:rsid w:val="2715361C"/>
    <w:rsid w:val="27153CBC"/>
    <w:rsid w:val="271DA415"/>
    <w:rsid w:val="271E85D7"/>
    <w:rsid w:val="2721E7FE"/>
    <w:rsid w:val="2726D337"/>
    <w:rsid w:val="2728F5A8"/>
    <w:rsid w:val="272B748B"/>
    <w:rsid w:val="2733AFBA"/>
    <w:rsid w:val="27491A12"/>
    <w:rsid w:val="27526BEA"/>
    <w:rsid w:val="275D9EC5"/>
    <w:rsid w:val="275EEC45"/>
    <w:rsid w:val="275FDD5D"/>
    <w:rsid w:val="276069DC"/>
    <w:rsid w:val="2760A003"/>
    <w:rsid w:val="276E1DA4"/>
    <w:rsid w:val="27764833"/>
    <w:rsid w:val="2776D326"/>
    <w:rsid w:val="278420F7"/>
    <w:rsid w:val="27886658"/>
    <w:rsid w:val="278B505E"/>
    <w:rsid w:val="27924053"/>
    <w:rsid w:val="2793BAD1"/>
    <w:rsid w:val="2795F8F3"/>
    <w:rsid w:val="2797284F"/>
    <w:rsid w:val="279A82FC"/>
    <w:rsid w:val="279C21FB"/>
    <w:rsid w:val="279D0AA5"/>
    <w:rsid w:val="27A435B9"/>
    <w:rsid w:val="27AA0766"/>
    <w:rsid w:val="27AAF381"/>
    <w:rsid w:val="27AC4C82"/>
    <w:rsid w:val="27BDB831"/>
    <w:rsid w:val="27C528B0"/>
    <w:rsid w:val="27CBA878"/>
    <w:rsid w:val="27CFABF6"/>
    <w:rsid w:val="27D86E98"/>
    <w:rsid w:val="27E03EAE"/>
    <w:rsid w:val="27E695FE"/>
    <w:rsid w:val="27F0AB34"/>
    <w:rsid w:val="27F59DED"/>
    <w:rsid w:val="27FE6DB1"/>
    <w:rsid w:val="27FE926A"/>
    <w:rsid w:val="2800AC9F"/>
    <w:rsid w:val="2801DF66"/>
    <w:rsid w:val="28084454"/>
    <w:rsid w:val="280B0325"/>
    <w:rsid w:val="2811B288"/>
    <w:rsid w:val="2813C74E"/>
    <w:rsid w:val="281A3ADD"/>
    <w:rsid w:val="281B249B"/>
    <w:rsid w:val="281F9B5B"/>
    <w:rsid w:val="2822753D"/>
    <w:rsid w:val="28247767"/>
    <w:rsid w:val="28268BE3"/>
    <w:rsid w:val="28284358"/>
    <w:rsid w:val="28285605"/>
    <w:rsid w:val="282C28BE"/>
    <w:rsid w:val="28333D41"/>
    <w:rsid w:val="2834CBE4"/>
    <w:rsid w:val="283A65F8"/>
    <w:rsid w:val="283C96F7"/>
    <w:rsid w:val="2841DEAA"/>
    <w:rsid w:val="28427D91"/>
    <w:rsid w:val="28459708"/>
    <w:rsid w:val="284996BE"/>
    <w:rsid w:val="284F4A96"/>
    <w:rsid w:val="285B0284"/>
    <w:rsid w:val="28627FFA"/>
    <w:rsid w:val="28628765"/>
    <w:rsid w:val="286CF804"/>
    <w:rsid w:val="28715761"/>
    <w:rsid w:val="28725634"/>
    <w:rsid w:val="2881FFAE"/>
    <w:rsid w:val="28838770"/>
    <w:rsid w:val="288BD21F"/>
    <w:rsid w:val="288D2A8B"/>
    <w:rsid w:val="288F26C3"/>
    <w:rsid w:val="289BE172"/>
    <w:rsid w:val="289ECB95"/>
    <w:rsid w:val="289EDD5B"/>
    <w:rsid w:val="28A2F2A1"/>
    <w:rsid w:val="28A356DB"/>
    <w:rsid w:val="28A6F68E"/>
    <w:rsid w:val="28AC162C"/>
    <w:rsid w:val="28B8BF17"/>
    <w:rsid w:val="28BA5768"/>
    <w:rsid w:val="28BAB4FE"/>
    <w:rsid w:val="28C701BF"/>
    <w:rsid w:val="28C7988D"/>
    <w:rsid w:val="28C97191"/>
    <w:rsid w:val="28CAA3DF"/>
    <w:rsid w:val="28CCEE4B"/>
    <w:rsid w:val="28CD25D1"/>
    <w:rsid w:val="28D3A8E5"/>
    <w:rsid w:val="28E36EB0"/>
    <w:rsid w:val="28EB6984"/>
    <w:rsid w:val="28EDD255"/>
    <w:rsid w:val="28EEA4F7"/>
    <w:rsid w:val="28F8C0C4"/>
    <w:rsid w:val="28FF3224"/>
    <w:rsid w:val="2905CEB4"/>
    <w:rsid w:val="29074298"/>
    <w:rsid w:val="290DC512"/>
    <w:rsid w:val="2917AD70"/>
    <w:rsid w:val="291A21DF"/>
    <w:rsid w:val="291BF7EB"/>
    <w:rsid w:val="292290E2"/>
    <w:rsid w:val="2923158C"/>
    <w:rsid w:val="2926F648"/>
    <w:rsid w:val="292BB35E"/>
    <w:rsid w:val="292E123D"/>
    <w:rsid w:val="29335F7F"/>
    <w:rsid w:val="2934FA5A"/>
    <w:rsid w:val="29381735"/>
    <w:rsid w:val="293C3C28"/>
    <w:rsid w:val="293C5B6F"/>
    <w:rsid w:val="293DB8F9"/>
    <w:rsid w:val="294299A3"/>
    <w:rsid w:val="29465BF6"/>
    <w:rsid w:val="294DA52F"/>
    <w:rsid w:val="295247CE"/>
    <w:rsid w:val="29569FBC"/>
    <w:rsid w:val="295762D3"/>
    <w:rsid w:val="2958B320"/>
    <w:rsid w:val="295BB9D9"/>
    <w:rsid w:val="29608C6C"/>
    <w:rsid w:val="2961908D"/>
    <w:rsid w:val="2963D27D"/>
    <w:rsid w:val="296A308E"/>
    <w:rsid w:val="296B9594"/>
    <w:rsid w:val="2971FE09"/>
    <w:rsid w:val="297844A3"/>
    <w:rsid w:val="29797536"/>
    <w:rsid w:val="2982CCE7"/>
    <w:rsid w:val="2983CE5B"/>
    <w:rsid w:val="29876893"/>
    <w:rsid w:val="298E7DD1"/>
    <w:rsid w:val="2998004E"/>
    <w:rsid w:val="299DE887"/>
    <w:rsid w:val="29A3E4DA"/>
    <w:rsid w:val="29A78341"/>
    <w:rsid w:val="29A79BA6"/>
    <w:rsid w:val="29AEE9EE"/>
    <w:rsid w:val="29B44BCD"/>
    <w:rsid w:val="29B54747"/>
    <w:rsid w:val="29BBE1EA"/>
    <w:rsid w:val="29BE24DD"/>
    <w:rsid w:val="29C66E98"/>
    <w:rsid w:val="29CE36E4"/>
    <w:rsid w:val="29CE63BE"/>
    <w:rsid w:val="29D94E78"/>
    <w:rsid w:val="29DB649E"/>
    <w:rsid w:val="29DD053C"/>
    <w:rsid w:val="29DD7AFA"/>
    <w:rsid w:val="29E1AFC1"/>
    <w:rsid w:val="29E4AC51"/>
    <w:rsid w:val="29E737B7"/>
    <w:rsid w:val="29EA2E6B"/>
    <w:rsid w:val="29F42262"/>
    <w:rsid w:val="29F55353"/>
    <w:rsid w:val="29F72241"/>
    <w:rsid w:val="29FCE09F"/>
    <w:rsid w:val="29FEFCBE"/>
    <w:rsid w:val="2A050DF2"/>
    <w:rsid w:val="2A09BC3B"/>
    <w:rsid w:val="2A16E1C9"/>
    <w:rsid w:val="2A184543"/>
    <w:rsid w:val="2A1D2FF3"/>
    <w:rsid w:val="2A1EDA52"/>
    <w:rsid w:val="2A2C4965"/>
    <w:rsid w:val="2A34215F"/>
    <w:rsid w:val="2A348F2C"/>
    <w:rsid w:val="2A385275"/>
    <w:rsid w:val="2A3D7240"/>
    <w:rsid w:val="2A40799B"/>
    <w:rsid w:val="2A4105C4"/>
    <w:rsid w:val="2A443D7D"/>
    <w:rsid w:val="2A46D7D6"/>
    <w:rsid w:val="2A472CD4"/>
    <w:rsid w:val="2A4D66DA"/>
    <w:rsid w:val="2A4E5298"/>
    <w:rsid w:val="2A4E7EDB"/>
    <w:rsid w:val="2A61ECFC"/>
    <w:rsid w:val="2A6380E6"/>
    <w:rsid w:val="2A65858D"/>
    <w:rsid w:val="2A700C1E"/>
    <w:rsid w:val="2A729A5A"/>
    <w:rsid w:val="2A77A260"/>
    <w:rsid w:val="2A7B7181"/>
    <w:rsid w:val="2A831E7A"/>
    <w:rsid w:val="2A839194"/>
    <w:rsid w:val="2A84EE25"/>
    <w:rsid w:val="2A861128"/>
    <w:rsid w:val="2A8CBED2"/>
    <w:rsid w:val="2A8F8035"/>
    <w:rsid w:val="2A9A4E78"/>
    <w:rsid w:val="2AA34E46"/>
    <w:rsid w:val="2AA3F99C"/>
    <w:rsid w:val="2AAB0F90"/>
    <w:rsid w:val="2AB4C3A8"/>
    <w:rsid w:val="2AB6CBEE"/>
    <w:rsid w:val="2AB7760D"/>
    <w:rsid w:val="2AB85A03"/>
    <w:rsid w:val="2AB9D1C3"/>
    <w:rsid w:val="2ABAD1D0"/>
    <w:rsid w:val="2AC3BEE7"/>
    <w:rsid w:val="2AC6994E"/>
    <w:rsid w:val="2AC7AD04"/>
    <w:rsid w:val="2AC9DD6C"/>
    <w:rsid w:val="2ACD1BD8"/>
    <w:rsid w:val="2AD20E48"/>
    <w:rsid w:val="2AD30118"/>
    <w:rsid w:val="2AD58FC2"/>
    <w:rsid w:val="2AD87244"/>
    <w:rsid w:val="2AE4BDDC"/>
    <w:rsid w:val="2AE7FA23"/>
    <w:rsid w:val="2AF16492"/>
    <w:rsid w:val="2AF29EE6"/>
    <w:rsid w:val="2AFE4C5E"/>
    <w:rsid w:val="2AFF90B2"/>
    <w:rsid w:val="2B009D11"/>
    <w:rsid w:val="2B03FC20"/>
    <w:rsid w:val="2B08DC7F"/>
    <w:rsid w:val="2B09E997"/>
    <w:rsid w:val="2B0BE49D"/>
    <w:rsid w:val="2B0FFB59"/>
    <w:rsid w:val="2B106EBF"/>
    <w:rsid w:val="2B14191C"/>
    <w:rsid w:val="2B166998"/>
    <w:rsid w:val="2B1CA40A"/>
    <w:rsid w:val="2B2B0836"/>
    <w:rsid w:val="2B32C160"/>
    <w:rsid w:val="2B33B6A3"/>
    <w:rsid w:val="2B3CD68C"/>
    <w:rsid w:val="2B491806"/>
    <w:rsid w:val="2B515E8B"/>
    <w:rsid w:val="2B5BACCD"/>
    <w:rsid w:val="2B5F26CE"/>
    <w:rsid w:val="2B60E7F5"/>
    <w:rsid w:val="2B6442FF"/>
    <w:rsid w:val="2B676F0D"/>
    <w:rsid w:val="2B685559"/>
    <w:rsid w:val="2B6B415B"/>
    <w:rsid w:val="2B6BFB2E"/>
    <w:rsid w:val="2B6D20C7"/>
    <w:rsid w:val="2B712B15"/>
    <w:rsid w:val="2B72509F"/>
    <w:rsid w:val="2B994E4D"/>
    <w:rsid w:val="2B9D8592"/>
    <w:rsid w:val="2BA60E22"/>
    <w:rsid w:val="2BA98611"/>
    <w:rsid w:val="2BAA5ADD"/>
    <w:rsid w:val="2BAAFE6E"/>
    <w:rsid w:val="2BAB512E"/>
    <w:rsid w:val="2BACB085"/>
    <w:rsid w:val="2BADCD58"/>
    <w:rsid w:val="2BAF9DB2"/>
    <w:rsid w:val="2BB1887A"/>
    <w:rsid w:val="2BB327EA"/>
    <w:rsid w:val="2BC205C5"/>
    <w:rsid w:val="2BC2284A"/>
    <w:rsid w:val="2BC7D77D"/>
    <w:rsid w:val="2BC8A850"/>
    <w:rsid w:val="2BC8B96E"/>
    <w:rsid w:val="2BC8DF33"/>
    <w:rsid w:val="2BD4D5E7"/>
    <w:rsid w:val="2BDA6C60"/>
    <w:rsid w:val="2BDE9D23"/>
    <w:rsid w:val="2BDECD05"/>
    <w:rsid w:val="2BE0F352"/>
    <w:rsid w:val="2BE6D9DE"/>
    <w:rsid w:val="2BE948FB"/>
    <w:rsid w:val="2BF134EF"/>
    <w:rsid w:val="2BF74CFF"/>
    <w:rsid w:val="2BFA5500"/>
    <w:rsid w:val="2C02F896"/>
    <w:rsid w:val="2C0C3DD6"/>
    <w:rsid w:val="2C1048AD"/>
    <w:rsid w:val="2C19123E"/>
    <w:rsid w:val="2C20F2A9"/>
    <w:rsid w:val="2C226349"/>
    <w:rsid w:val="2C283F85"/>
    <w:rsid w:val="2C2B22CB"/>
    <w:rsid w:val="2C2FA7C5"/>
    <w:rsid w:val="2C3400E7"/>
    <w:rsid w:val="2C36A85C"/>
    <w:rsid w:val="2C36C1A5"/>
    <w:rsid w:val="2C3F57B5"/>
    <w:rsid w:val="2C40DAE8"/>
    <w:rsid w:val="2C443C06"/>
    <w:rsid w:val="2C463947"/>
    <w:rsid w:val="2C4C9B7B"/>
    <w:rsid w:val="2C4DD27E"/>
    <w:rsid w:val="2C4EEB08"/>
    <w:rsid w:val="2C500195"/>
    <w:rsid w:val="2C519FF9"/>
    <w:rsid w:val="2C543A9C"/>
    <w:rsid w:val="2C5A527C"/>
    <w:rsid w:val="2C5BE4C0"/>
    <w:rsid w:val="2C603ECE"/>
    <w:rsid w:val="2C7568BB"/>
    <w:rsid w:val="2C7C9E9A"/>
    <w:rsid w:val="2C809193"/>
    <w:rsid w:val="2C8A1757"/>
    <w:rsid w:val="2C9068CE"/>
    <w:rsid w:val="2C925BF0"/>
    <w:rsid w:val="2C9347A2"/>
    <w:rsid w:val="2C997E02"/>
    <w:rsid w:val="2C9E3785"/>
    <w:rsid w:val="2C9EC5E8"/>
    <w:rsid w:val="2CB26520"/>
    <w:rsid w:val="2CB7DB0E"/>
    <w:rsid w:val="2CB84411"/>
    <w:rsid w:val="2CC7DC02"/>
    <w:rsid w:val="2CC8BA51"/>
    <w:rsid w:val="2CD12107"/>
    <w:rsid w:val="2CD4C90D"/>
    <w:rsid w:val="2CE36026"/>
    <w:rsid w:val="2CE948DD"/>
    <w:rsid w:val="2CEEA795"/>
    <w:rsid w:val="2CF2301D"/>
    <w:rsid w:val="2CF33E8A"/>
    <w:rsid w:val="2CF4388E"/>
    <w:rsid w:val="2CFCDA84"/>
    <w:rsid w:val="2D0B122A"/>
    <w:rsid w:val="2D0F3F8B"/>
    <w:rsid w:val="2D121934"/>
    <w:rsid w:val="2D157682"/>
    <w:rsid w:val="2D15C3E9"/>
    <w:rsid w:val="2D25F02E"/>
    <w:rsid w:val="2D2CCDB4"/>
    <w:rsid w:val="2D2E2EA7"/>
    <w:rsid w:val="2D2F13E0"/>
    <w:rsid w:val="2D381052"/>
    <w:rsid w:val="2D4BEE09"/>
    <w:rsid w:val="2D519339"/>
    <w:rsid w:val="2D51AD6E"/>
    <w:rsid w:val="2D520339"/>
    <w:rsid w:val="2D5426C0"/>
    <w:rsid w:val="2D57A353"/>
    <w:rsid w:val="2D5883F4"/>
    <w:rsid w:val="2D5C3A7B"/>
    <w:rsid w:val="2D62BC24"/>
    <w:rsid w:val="2D69E388"/>
    <w:rsid w:val="2D6D8474"/>
    <w:rsid w:val="2D726F3F"/>
    <w:rsid w:val="2D7EF28E"/>
    <w:rsid w:val="2D857689"/>
    <w:rsid w:val="2D870155"/>
    <w:rsid w:val="2D8840A9"/>
    <w:rsid w:val="2D8A2A0F"/>
    <w:rsid w:val="2D8D35F4"/>
    <w:rsid w:val="2D90C0B2"/>
    <w:rsid w:val="2D90F9AE"/>
    <w:rsid w:val="2D921BE4"/>
    <w:rsid w:val="2D95126A"/>
    <w:rsid w:val="2D965D18"/>
    <w:rsid w:val="2D969ED6"/>
    <w:rsid w:val="2D992012"/>
    <w:rsid w:val="2DA0AB00"/>
    <w:rsid w:val="2DA4CA30"/>
    <w:rsid w:val="2DA67E16"/>
    <w:rsid w:val="2DAAE86C"/>
    <w:rsid w:val="2DAD4177"/>
    <w:rsid w:val="2DB39AB9"/>
    <w:rsid w:val="2DB815D6"/>
    <w:rsid w:val="2DBB28A6"/>
    <w:rsid w:val="2DBE8CA3"/>
    <w:rsid w:val="2DC10A3B"/>
    <w:rsid w:val="2DC81CD2"/>
    <w:rsid w:val="2DC88B28"/>
    <w:rsid w:val="2DC9FE53"/>
    <w:rsid w:val="2DD03300"/>
    <w:rsid w:val="2DD12BD9"/>
    <w:rsid w:val="2DDCC270"/>
    <w:rsid w:val="2DE0B48A"/>
    <w:rsid w:val="2DEC0E9E"/>
    <w:rsid w:val="2DECD515"/>
    <w:rsid w:val="2DED50DD"/>
    <w:rsid w:val="2DEEFF9C"/>
    <w:rsid w:val="2DEFEF51"/>
    <w:rsid w:val="2DF28D84"/>
    <w:rsid w:val="2DF4129B"/>
    <w:rsid w:val="2DF9C459"/>
    <w:rsid w:val="2E032ED8"/>
    <w:rsid w:val="2E040199"/>
    <w:rsid w:val="2E048C73"/>
    <w:rsid w:val="2E06EDD8"/>
    <w:rsid w:val="2E0A23DF"/>
    <w:rsid w:val="2E0A5CF5"/>
    <w:rsid w:val="2E0AE16F"/>
    <w:rsid w:val="2E0D551B"/>
    <w:rsid w:val="2E118D85"/>
    <w:rsid w:val="2E119593"/>
    <w:rsid w:val="2E170A55"/>
    <w:rsid w:val="2E18CAEC"/>
    <w:rsid w:val="2E1A94A0"/>
    <w:rsid w:val="2E1E9A63"/>
    <w:rsid w:val="2E2150FF"/>
    <w:rsid w:val="2E2536A8"/>
    <w:rsid w:val="2E29DC9E"/>
    <w:rsid w:val="2E2B2977"/>
    <w:rsid w:val="2E2DCF8D"/>
    <w:rsid w:val="2E322D6C"/>
    <w:rsid w:val="2E44AFBD"/>
    <w:rsid w:val="2E45A073"/>
    <w:rsid w:val="2E47CDE3"/>
    <w:rsid w:val="2E489203"/>
    <w:rsid w:val="2E4B2D49"/>
    <w:rsid w:val="2E54CFA8"/>
    <w:rsid w:val="2E5A89B7"/>
    <w:rsid w:val="2E5E5073"/>
    <w:rsid w:val="2E5F00BE"/>
    <w:rsid w:val="2E636288"/>
    <w:rsid w:val="2E684ECA"/>
    <w:rsid w:val="2E6B6443"/>
    <w:rsid w:val="2E6B6F81"/>
    <w:rsid w:val="2E6D586C"/>
    <w:rsid w:val="2E6E9597"/>
    <w:rsid w:val="2E76EA8D"/>
    <w:rsid w:val="2E7BDB98"/>
    <w:rsid w:val="2E8340DF"/>
    <w:rsid w:val="2E83E23E"/>
    <w:rsid w:val="2E856F51"/>
    <w:rsid w:val="2E85E606"/>
    <w:rsid w:val="2E85E60A"/>
    <w:rsid w:val="2E862DB9"/>
    <w:rsid w:val="2E8E3EBA"/>
    <w:rsid w:val="2E9BB4B5"/>
    <w:rsid w:val="2EA03585"/>
    <w:rsid w:val="2EA1DC20"/>
    <w:rsid w:val="2EA2CF6F"/>
    <w:rsid w:val="2EA849EF"/>
    <w:rsid w:val="2EA9241B"/>
    <w:rsid w:val="2EAE213C"/>
    <w:rsid w:val="2EAFB375"/>
    <w:rsid w:val="2EB3046C"/>
    <w:rsid w:val="2EB8F829"/>
    <w:rsid w:val="2EBE667F"/>
    <w:rsid w:val="2EBEB012"/>
    <w:rsid w:val="2EBFBE54"/>
    <w:rsid w:val="2ECC2728"/>
    <w:rsid w:val="2ECF93BB"/>
    <w:rsid w:val="2ED2A88A"/>
    <w:rsid w:val="2ED898CF"/>
    <w:rsid w:val="2ED9ABA3"/>
    <w:rsid w:val="2EDD36AA"/>
    <w:rsid w:val="2EE21771"/>
    <w:rsid w:val="2EE71BD9"/>
    <w:rsid w:val="2EE7A16B"/>
    <w:rsid w:val="2EF7B562"/>
    <w:rsid w:val="2F0193E1"/>
    <w:rsid w:val="2F061477"/>
    <w:rsid w:val="2F0D4B60"/>
    <w:rsid w:val="2F0F7A27"/>
    <w:rsid w:val="2F125BB1"/>
    <w:rsid w:val="2F14A49C"/>
    <w:rsid w:val="2F204C75"/>
    <w:rsid w:val="2F2D8535"/>
    <w:rsid w:val="2F32B5E3"/>
    <w:rsid w:val="2F34053A"/>
    <w:rsid w:val="2F3913C1"/>
    <w:rsid w:val="2F4354B0"/>
    <w:rsid w:val="2F66205E"/>
    <w:rsid w:val="2F793F00"/>
    <w:rsid w:val="2F7E4F4B"/>
    <w:rsid w:val="2F7F9BC7"/>
    <w:rsid w:val="2F83A9C8"/>
    <w:rsid w:val="2F919853"/>
    <w:rsid w:val="2F9799D3"/>
    <w:rsid w:val="2F9C25A6"/>
    <w:rsid w:val="2F9FD3D7"/>
    <w:rsid w:val="2FA03828"/>
    <w:rsid w:val="2FA16637"/>
    <w:rsid w:val="2FA199FE"/>
    <w:rsid w:val="2FA560CB"/>
    <w:rsid w:val="2FA9E892"/>
    <w:rsid w:val="2FAD4611"/>
    <w:rsid w:val="2FB0FA50"/>
    <w:rsid w:val="2FB1EE95"/>
    <w:rsid w:val="2FB28224"/>
    <w:rsid w:val="2FBB765E"/>
    <w:rsid w:val="2FC07457"/>
    <w:rsid w:val="2FC11909"/>
    <w:rsid w:val="2FC37A77"/>
    <w:rsid w:val="2FC4CED1"/>
    <w:rsid w:val="2FC9BFD3"/>
    <w:rsid w:val="2FD0E331"/>
    <w:rsid w:val="2FD55070"/>
    <w:rsid w:val="2FDAE482"/>
    <w:rsid w:val="2FDD4426"/>
    <w:rsid w:val="2FDD6743"/>
    <w:rsid w:val="2FDEE85B"/>
    <w:rsid w:val="2FE97762"/>
    <w:rsid w:val="2FEC9843"/>
    <w:rsid w:val="2FEE304C"/>
    <w:rsid w:val="2FF0D903"/>
    <w:rsid w:val="2FF0E728"/>
    <w:rsid w:val="300A78F8"/>
    <w:rsid w:val="300BA6BA"/>
    <w:rsid w:val="3010E95B"/>
    <w:rsid w:val="301B8BA9"/>
    <w:rsid w:val="3028265F"/>
    <w:rsid w:val="302C17E3"/>
    <w:rsid w:val="302E47B6"/>
    <w:rsid w:val="3031B7B4"/>
    <w:rsid w:val="303218B3"/>
    <w:rsid w:val="30351C70"/>
    <w:rsid w:val="3035B471"/>
    <w:rsid w:val="3035F92C"/>
    <w:rsid w:val="303D9FE5"/>
    <w:rsid w:val="303ECAAC"/>
    <w:rsid w:val="3044A0E6"/>
    <w:rsid w:val="3046C3AE"/>
    <w:rsid w:val="304A78CF"/>
    <w:rsid w:val="304A9FDA"/>
    <w:rsid w:val="3055B396"/>
    <w:rsid w:val="305CFDDE"/>
    <w:rsid w:val="30660CF0"/>
    <w:rsid w:val="3068C0A3"/>
    <w:rsid w:val="306BA21D"/>
    <w:rsid w:val="3074D0FE"/>
    <w:rsid w:val="30799DBC"/>
    <w:rsid w:val="307E3E1D"/>
    <w:rsid w:val="308525D6"/>
    <w:rsid w:val="30858B32"/>
    <w:rsid w:val="308BE8B8"/>
    <w:rsid w:val="3090F695"/>
    <w:rsid w:val="3097A1EA"/>
    <w:rsid w:val="30995117"/>
    <w:rsid w:val="30A051F0"/>
    <w:rsid w:val="30A0888D"/>
    <w:rsid w:val="30B854D0"/>
    <w:rsid w:val="30C219D3"/>
    <w:rsid w:val="30C37504"/>
    <w:rsid w:val="30C55F9F"/>
    <w:rsid w:val="30C563AC"/>
    <w:rsid w:val="30C77CB4"/>
    <w:rsid w:val="30C7C926"/>
    <w:rsid w:val="30C87BED"/>
    <w:rsid w:val="30D0C809"/>
    <w:rsid w:val="30DAE679"/>
    <w:rsid w:val="30DBFAE0"/>
    <w:rsid w:val="30E188D8"/>
    <w:rsid w:val="30E2F080"/>
    <w:rsid w:val="30ECCD46"/>
    <w:rsid w:val="30ED06BE"/>
    <w:rsid w:val="30FCF06A"/>
    <w:rsid w:val="30FD40B7"/>
    <w:rsid w:val="30FE8C0C"/>
    <w:rsid w:val="31065C71"/>
    <w:rsid w:val="31068227"/>
    <w:rsid w:val="31071C5C"/>
    <w:rsid w:val="31080CDF"/>
    <w:rsid w:val="31087F54"/>
    <w:rsid w:val="310D6184"/>
    <w:rsid w:val="3110CB0D"/>
    <w:rsid w:val="31172A71"/>
    <w:rsid w:val="311A8C9E"/>
    <w:rsid w:val="311B4AFB"/>
    <w:rsid w:val="311F81D7"/>
    <w:rsid w:val="3120FD89"/>
    <w:rsid w:val="31289DCD"/>
    <w:rsid w:val="312E1078"/>
    <w:rsid w:val="3135462D"/>
    <w:rsid w:val="313650D5"/>
    <w:rsid w:val="313A7552"/>
    <w:rsid w:val="313C026F"/>
    <w:rsid w:val="314547D1"/>
    <w:rsid w:val="31558B11"/>
    <w:rsid w:val="315C1212"/>
    <w:rsid w:val="3165D4AF"/>
    <w:rsid w:val="316A79D7"/>
    <w:rsid w:val="316B9D31"/>
    <w:rsid w:val="31701E85"/>
    <w:rsid w:val="3170E67D"/>
    <w:rsid w:val="3171DEA3"/>
    <w:rsid w:val="31729174"/>
    <w:rsid w:val="317497B1"/>
    <w:rsid w:val="31750D2F"/>
    <w:rsid w:val="3181F2ED"/>
    <w:rsid w:val="31826A4B"/>
    <w:rsid w:val="318BEAF9"/>
    <w:rsid w:val="318CCDCD"/>
    <w:rsid w:val="318D69CA"/>
    <w:rsid w:val="318DCFA5"/>
    <w:rsid w:val="319FB233"/>
    <w:rsid w:val="31AD3E60"/>
    <w:rsid w:val="31AD7C38"/>
    <w:rsid w:val="31B52FEC"/>
    <w:rsid w:val="31B681D5"/>
    <w:rsid w:val="31BEEC1A"/>
    <w:rsid w:val="31C2477C"/>
    <w:rsid w:val="31C657F5"/>
    <w:rsid w:val="31D1CB43"/>
    <w:rsid w:val="31D20E72"/>
    <w:rsid w:val="31DB73F4"/>
    <w:rsid w:val="31DB78DD"/>
    <w:rsid w:val="31DC6556"/>
    <w:rsid w:val="31E2ED75"/>
    <w:rsid w:val="31E6B643"/>
    <w:rsid w:val="31E6C61C"/>
    <w:rsid w:val="31FFEFA5"/>
    <w:rsid w:val="3201FE06"/>
    <w:rsid w:val="320A852B"/>
    <w:rsid w:val="320A89D2"/>
    <w:rsid w:val="3215ACE6"/>
    <w:rsid w:val="32169A04"/>
    <w:rsid w:val="3219D0EA"/>
    <w:rsid w:val="321C5AEB"/>
    <w:rsid w:val="321C8619"/>
    <w:rsid w:val="321D4222"/>
    <w:rsid w:val="32220198"/>
    <w:rsid w:val="322544EF"/>
    <w:rsid w:val="322909CD"/>
    <w:rsid w:val="322C3214"/>
    <w:rsid w:val="323469FC"/>
    <w:rsid w:val="32427DFE"/>
    <w:rsid w:val="324444C3"/>
    <w:rsid w:val="324E84A4"/>
    <w:rsid w:val="32500EA9"/>
    <w:rsid w:val="325C396C"/>
    <w:rsid w:val="325DD53F"/>
    <w:rsid w:val="3263178F"/>
    <w:rsid w:val="32651717"/>
    <w:rsid w:val="3265A250"/>
    <w:rsid w:val="32688DE3"/>
    <w:rsid w:val="3269A73A"/>
    <w:rsid w:val="326ED499"/>
    <w:rsid w:val="326F170B"/>
    <w:rsid w:val="32742385"/>
    <w:rsid w:val="327DA73A"/>
    <w:rsid w:val="3281AC0B"/>
    <w:rsid w:val="328383DF"/>
    <w:rsid w:val="3283B811"/>
    <w:rsid w:val="32869E89"/>
    <w:rsid w:val="328D8A46"/>
    <w:rsid w:val="32980344"/>
    <w:rsid w:val="329DF33E"/>
    <w:rsid w:val="329E60DF"/>
    <w:rsid w:val="32A57C0B"/>
    <w:rsid w:val="32A636C6"/>
    <w:rsid w:val="32A63962"/>
    <w:rsid w:val="32A9B1AA"/>
    <w:rsid w:val="32AB65E9"/>
    <w:rsid w:val="32ABE97C"/>
    <w:rsid w:val="32B13291"/>
    <w:rsid w:val="32B631AB"/>
    <w:rsid w:val="32BF986D"/>
    <w:rsid w:val="32D8FEDE"/>
    <w:rsid w:val="32DA7112"/>
    <w:rsid w:val="32DBFD1E"/>
    <w:rsid w:val="32DC82E7"/>
    <w:rsid w:val="32E08434"/>
    <w:rsid w:val="32E1B894"/>
    <w:rsid w:val="32E5A74C"/>
    <w:rsid w:val="32E9CC63"/>
    <w:rsid w:val="32EB3FDD"/>
    <w:rsid w:val="32ED7C39"/>
    <w:rsid w:val="32F20BA7"/>
    <w:rsid w:val="32F55983"/>
    <w:rsid w:val="32F9D5A1"/>
    <w:rsid w:val="33076D49"/>
    <w:rsid w:val="330DCCD6"/>
    <w:rsid w:val="33111990"/>
    <w:rsid w:val="3316D353"/>
    <w:rsid w:val="3328A08E"/>
    <w:rsid w:val="332C7C0E"/>
    <w:rsid w:val="33310749"/>
    <w:rsid w:val="33375CFF"/>
    <w:rsid w:val="3337D0B9"/>
    <w:rsid w:val="333D7DE2"/>
    <w:rsid w:val="334096CD"/>
    <w:rsid w:val="33417154"/>
    <w:rsid w:val="33482710"/>
    <w:rsid w:val="3348653D"/>
    <w:rsid w:val="33493787"/>
    <w:rsid w:val="334F0A7F"/>
    <w:rsid w:val="335298C1"/>
    <w:rsid w:val="3353EE29"/>
    <w:rsid w:val="335F67D4"/>
    <w:rsid w:val="33605971"/>
    <w:rsid w:val="3363DC70"/>
    <w:rsid w:val="3365B049"/>
    <w:rsid w:val="336D89B8"/>
    <w:rsid w:val="3373990F"/>
    <w:rsid w:val="33758FD3"/>
    <w:rsid w:val="337662E4"/>
    <w:rsid w:val="3377293B"/>
    <w:rsid w:val="337B69FF"/>
    <w:rsid w:val="33801EAC"/>
    <w:rsid w:val="33865421"/>
    <w:rsid w:val="339014F1"/>
    <w:rsid w:val="3394106B"/>
    <w:rsid w:val="3394AE54"/>
    <w:rsid w:val="339CC6CB"/>
    <w:rsid w:val="339E6554"/>
    <w:rsid w:val="339EDF32"/>
    <w:rsid w:val="33B089EA"/>
    <w:rsid w:val="33B599BB"/>
    <w:rsid w:val="33BA791B"/>
    <w:rsid w:val="33BD8B8C"/>
    <w:rsid w:val="33C2CAF9"/>
    <w:rsid w:val="33C74A78"/>
    <w:rsid w:val="33C96B74"/>
    <w:rsid w:val="33CD2F84"/>
    <w:rsid w:val="33CEE7E5"/>
    <w:rsid w:val="33CF50F1"/>
    <w:rsid w:val="33D46DEA"/>
    <w:rsid w:val="33DB6AE3"/>
    <w:rsid w:val="33EB79E5"/>
    <w:rsid w:val="33ECDC16"/>
    <w:rsid w:val="33F4896E"/>
    <w:rsid w:val="33F9EEFE"/>
    <w:rsid w:val="33FE1202"/>
    <w:rsid w:val="340D8771"/>
    <w:rsid w:val="3410A075"/>
    <w:rsid w:val="34189984"/>
    <w:rsid w:val="341FBE6B"/>
    <w:rsid w:val="342D8332"/>
    <w:rsid w:val="34352CC7"/>
    <w:rsid w:val="343B69EB"/>
    <w:rsid w:val="343D4397"/>
    <w:rsid w:val="3440B89A"/>
    <w:rsid w:val="344544D7"/>
    <w:rsid w:val="344768F3"/>
    <w:rsid w:val="344B695E"/>
    <w:rsid w:val="344F24D2"/>
    <w:rsid w:val="3450B422"/>
    <w:rsid w:val="3451BBAD"/>
    <w:rsid w:val="345DE287"/>
    <w:rsid w:val="346428F1"/>
    <w:rsid w:val="346CAB96"/>
    <w:rsid w:val="34726BF4"/>
    <w:rsid w:val="3475995E"/>
    <w:rsid w:val="34794408"/>
    <w:rsid w:val="34869AF7"/>
    <w:rsid w:val="3488ED94"/>
    <w:rsid w:val="34897E9B"/>
    <w:rsid w:val="348B9409"/>
    <w:rsid w:val="34926DD2"/>
    <w:rsid w:val="349E064F"/>
    <w:rsid w:val="34A35365"/>
    <w:rsid w:val="34B467B9"/>
    <w:rsid w:val="34D9C775"/>
    <w:rsid w:val="34DD7641"/>
    <w:rsid w:val="34E24A15"/>
    <w:rsid w:val="34E59B07"/>
    <w:rsid w:val="34E95971"/>
    <w:rsid w:val="34ECB187"/>
    <w:rsid w:val="34ED1245"/>
    <w:rsid w:val="34EDC765"/>
    <w:rsid w:val="34F1367B"/>
    <w:rsid w:val="34F79570"/>
    <w:rsid w:val="34FB3F17"/>
    <w:rsid w:val="34FB6239"/>
    <w:rsid w:val="350D9C5D"/>
    <w:rsid w:val="35166DDF"/>
    <w:rsid w:val="35167C58"/>
    <w:rsid w:val="35170EF9"/>
    <w:rsid w:val="3520FE11"/>
    <w:rsid w:val="3523CCBE"/>
    <w:rsid w:val="352C4105"/>
    <w:rsid w:val="352E58B2"/>
    <w:rsid w:val="3535C60A"/>
    <w:rsid w:val="3536431E"/>
    <w:rsid w:val="354650C4"/>
    <w:rsid w:val="3552C9AF"/>
    <w:rsid w:val="3554506E"/>
    <w:rsid w:val="35557209"/>
    <w:rsid w:val="355A668E"/>
    <w:rsid w:val="355A684F"/>
    <w:rsid w:val="355C41AB"/>
    <w:rsid w:val="3563AA8E"/>
    <w:rsid w:val="3568DA3C"/>
    <w:rsid w:val="35697AED"/>
    <w:rsid w:val="356FCC2F"/>
    <w:rsid w:val="35738177"/>
    <w:rsid w:val="35779C3F"/>
    <w:rsid w:val="3579666A"/>
    <w:rsid w:val="35861BAC"/>
    <w:rsid w:val="3589042A"/>
    <w:rsid w:val="358F75D2"/>
    <w:rsid w:val="3591D6D9"/>
    <w:rsid w:val="3593EB56"/>
    <w:rsid w:val="359A1FF9"/>
    <w:rsid w:val="359C677E"/>
    <w:rsid w:val="35A66DE0"/>
    <w:rsid w:val="35A699BC"/>
    <w:rsid w:val="35A7634D"/>
    <w:rsid w:val="35A9F0C4"/>
    <w:rsid w:val="35ADB9B4"/>
    <w:rsid w:val="35B0C981"/>
    <w:rsid w:val="35B2EAC8"/>
    <w:rsid w:val="35B752F8"/>
    <w:rsid w:val="35B80856"/>
    <w:rsid w:val="35C51758"/>
    <w:rsid w:val="35C5CEEC"/>
    <w:rsid w:val="35C8C8CF"/>
    <w:rsid w:val="35CA9F35"/>
    <w:rsid w:val="35CCBFDF"/>
    <w:rsid w:val="35CD0B19"/>
    <w:rsid w:val="35D992EC"/>
    <w:rsid w:val="35D99766"/>
    <w:rsid w:val="35DB6275"/>
    <w:rsid w:val="35DBFB1C"/>
    <w:rsid w:val="35E11819"/>
    <w:rsid w:val="35E1CA9C"/>
    <w:rsid w:val="35E7471E"/>
    <w:rsid w:val="35EA4691"/>
    <w:rsid w:val="35F7315B"/>
    <w:rsid w:val="35F738D2"/>
    <w:rsid w:val="36075C9E"/>
    <w:rsid w:val="36086165"/>
    <w:rsid w:val="360DA206"/>
    <w:rsid w:val="360E49FD"/>
    <w:rsid w:val="36128C53"/>
    <w:rsid w:val="361E06B4"/>
    <w:rsid w:val="362302B1"/>
    <w:rsid w:val="362501F3"/>
    <w:rsid w:val="362644DD"/>
    <w:rsid w:val="362E01C1"/>
    <w:rsid w:val="36358E19"/>
    <w:rsid w:val="363DF857"/>
    <w:rsid w:val="3649C2E1"/>
    <w:rsid w:val="364CCE75"/>
    <w:rsid w:val="364E4F43"/>
    <w:rsid w:val="36512E5C"/>
    <w:rsid w:val="36562CFB"/>
    <w:rsid w:val="365746A4"/>
    <w:rsid w:val="3657BE1A"/>
    <w:rsid w:val="3661DBC7"/>
    <w:rsid w:val="366C3796"/>
    <w:rsid w:val="366C730E"/>
    <w:rsid w:val="367464AE"/>
    <w:rsid w:val="368282CA"/>
    <w:rsid w:val="3687F5BD"/>
    <w:rsid w:val="368C08C3"/>
    <w:rsid w:val="36919248"/>
    <w:rsid w:val="36967C7A"/>
    <w:rsid w:val="36A1C8D6"/>
    <w:rsid w:val="36A5CB55"/>
    <w:rsid w:val="36AAFD3F"/>
    <w:rsid w:val="36AC54B8"/>
    <w:rsid w:val="36B1A021"/>
    <w:rsid w:val="36B5B5E6"/>
    <w:rsid w:val="36B7FACC"/>
    <w:rsid w:val="36BA6E3A"/>
    <w:rsid w:val="36BB2E08"/>
    <w:rsid w:val="36CD4E8F"/>
    <w:rsid w:val="36D65D7A"/>
    <w:rsid w:val="36D88161"/>
    <w:rsid w:val="36DAC99F"/>
    <w:rsid w:val="36DBE9BA"/>
    <w:rsid w:val="36DE7F39"/>
    <w:rsid w:val="36E3B3C6"/>
    <w:rsid w:val="36F3CC5B"/>
    <w:rsid w:val="36F7D734"/>
    <w:rsid w:val="36FE4809"/>
    <w:rsid w:val="36FF2C0F"/>
    <w:rsid w:val="3703D979"/>
    <w:rsid w:val="37086668"/>
    <w:rsid w:val="3710A2C9"/>
    <w:rsid w:val="3714DFB3"/>
    <w:rsid w:val="371D4D25"/>
    <w:rsid w:val="371F21AA"/>
    <w:rsid w:val="3722DB17"/>
    <w:rsid w:val="3725B070"/>
    <w:rsid w:val="37323DC1"/>
    <w:rsid w:val="37397F3A"/>
    <w:rsid w:val="373AD750"/>
    <w:rsid w:val="373D3068"/>
    <w:rsid w:val="3740D279"/>
    <w:rsid w:val="3741C78E"/>
    <w:rsid w:val="3743CD54"/>
    <w:rsid w:val="3744A41C"/>
    <w:rsid w:val="3744FB2C"/>
    <w:rsid w:val="37465985"/>
    <w:rsid w:val="3746A8FC"/>
    <w:rsid w:val="3752881A"/>
    <w:rsid w:val="3762005A"/>
    <w:rsid w:val="3766167D"/>
    <w:rsid w:val="376C2C8F"/>
    <w:rsid w:val="376FEFD0"/>
    <w:rsid w:val="377E256D"/>
    <w:rsid w:val="377E5DBB"/>
    <w:rsid w:val="377EEFE5"/>
    <w:rsid w:val="37808100"/>
    <w:rsid w:val="3781FFC3"/>
    <w:rsid w:val="37836847"/>
    <w:rsid w:val="37928A89"/>
    <w:rsid w:val="379AB8B7"/>
    <w:rsid w:val="379FE4B7"/>
    <w:rsid w:val="37AC731E"/>
    <w:rsid w:val="37ADB954"/>
    <w:rsid w:val="37B148A2"/>
    <w:rsid w:val="37BB4A82"/>
    <w:rsid w:val="37CE4FF7"/>
    <w:rsid w:val="37D0CA14"/>
    <w:rsid w:val="37DE2102"/>
    <w:rsid w:val="37F9E099"/>
    <w:rsid w:val="37FA259D"/>
    <w:rsid w:val="3802BB79"/>
    <w:rsid w:val="380753F9"/>
    <w:rsid w:val="3807C344"/>
    <w:rsid w:val="380CFB5D"/>
    <w:rsid w:val="381A648E"/>
    <w:rsid w:val="381BD842"/>
    <w:rsid w:val="382D22A4"/>
    <w:rsid w:val="382E0EE4"/>
    <w:rsid w:val="382F6CD1"/>
    <w:rsid w:val="3832A341"/>
    <w:rsid w:val="383FED12"/>
    <w:rsid w:val="384F3481"/>
    <w:rsid w:val="38560151"/>
    <w:rsid w:val="3857E884"/>
    <w:rsid w:val="385831D5"/>
    <w:rsid w:val="38588803"/>
    <w:rsid w:val="386154C1"/>
    <w:rsid w:val="3862040D"/>
    <w:rsid w:val="3864CB40"/>
    <w:rsid w:val="386B8C83"/>
    <w:rsid w:val="387BEBC6"/>
    <w:rsid w:val="387C0A32"/>
    <w:rsid w:val="387E4E54"/>
    <w:rsid w:val="3890EFF2"/>
    <w:rsid w:val="3897C893"/>
    <w:rsid w:val="389AE3AC"/>
    <w:rsid w:val="389DC5FD"/>
    <w:rsid w:val="389E64FB"/>
    <w:rsid w:val="38A606FB"/>
    <w:rsid w:val="38ADE90E"/>
    <w:rsid w:val="38AE72FD"/>
    <w:rsid w:val="38B28DE5"/>
    <w:rsid w:val="38B42A91"/>
    <w:rsid w:val="38C1C266"/>
    <w:rsid w:val="38C60823"/>
    <w:rsid w:val="38CA172A"/>
    <w:rsid w:val="38D85980"/>
    <w:rsid w:val="38E3C158"/>
    <w:rsid w:val="38E8EED7"/>
    <w:rsid w:val="38EA0737"/>
    <w:rsid w:val="38EDBED3"/>
    <w:rsid w:val="38F27480"/>
    <w:rsid w:val="38FAEE54"/>
    <w:rsid w:val="38FC16C2"/>
    <w:rsid w:val="390361BC"/>
    <w:rsid w:val="3904B684"/>
    <w:rsid w:val="39054F82"/>
    <w:rsid w:val="39086A46"/>
    <w:rsid w:val="3909BFFD"/>
    <w:rsid w:val="390AA1BD"/>
    <w:rsid w:val="39112201"/>
    <w:rsid w:val="3919FD09"/>
    <w:rsid w:val="391C097E"/>
    <w:rsid w:val="391D3E57"/>
    <w:rsid w:val="391FC012"/>
    <w:rsid w:val="39221BF3"/>
    <w:rsid w:val="3926D9BB"/>
    <w:rsid w:val="3931D3FB"/>
    <w:rsid w:val="393DCE59"/>
    <w:rsid w:val="39414BA3"/>
    <w:rsid w:val="3947266A"/>
    <w:rsid w:val="39552849"/>
    <w:rsid w:val="395C6640"/>
    <w:rsid w:val="396C3CF8"/>
    <w:rsid w:val="396DF2FF"/>
    <w:rsid w:val="397594C1"/>
    <w:rsid w:val="3977EECA"/>
    <w:rsid w:val="397C3038"/>
    <w:rsid w:val="397CDF98"/>
    <w:rsid w:val="3984636C"/>
    <w:rsid w:val="398985F3"/>
    <w:rsid w:val="3991F3E1"/>
    <w:rsid w:val="3994A8F2"/>
    <w:rsid w:val="3997C6E3"/>
    <w:rsid w:val="399BE1FC"/>
    <w:rsid w:val="399E8F14"/>
    <w:rsid w:val="39A1D867"/>
    <w:rsid w:val="39A630C2"/>
    <w:rsid w:val="39AA5656"/>
    <w:rsid w:val="39AEF4AB"/>
    <w:rsid w:val="39B11DAC"/>
    <w:rsid w:val="39B4B46C"/>
    <w:rsid w:val="39B8ACC7"/>
    <w:rsid w:val="39BC2685"/>
    <w:rsid w:val="39BD651A"/>
    <w:rsid w:val="39C2B1FE"/>
    <w:rsid w:val="39C74005"/>
    <w:rsid w:val="39CE0878"/>
    <w:rsid w:val="39CE64D4"/>
    <w:rsid w:val="39D313D9"/>
    <w:rsid w:val="39D6BC57"/>
    <w:rsid w:val="39E50E70"/>
    <w:rsid w:val="39E8842D"/>
    <w:rsid w:val="39EA9FB2"/>
    <w:rsid w:val="39FBD7B4"/>
    <w:rsid w:val="3A032CCB"/>
    <w:rsid w:val="3A043B07"/>
    <w:rsid w:val="3A10CDC2"/>
    <w:rsid w:val="3A10D0C5"/>
    <w:rsid w:val="3A16FBD2"/>
    <w:rsid w:val="3A17432C"/>
    <w:rsid w:val="3A17B957"/>
    <w:rsid w:val="3A1CA5BE"/>
    <w:rsid w:val="3A1CE799"/>
    <w:rsid w:val="3A1E31A0"/>
    <w:rsid w:val="3A23247B"/>
    <w:rsid w:val="3A259A68"/>
    <w:rsid w:val="3A26E57C"/>
    <w:rsid w:val="3A28B1E7"/>
    <w:rsid w:val="3A29EC29"/>
    <w:rsid w:val="3A2AA107"/>
    <w:rsid w:val="3A2D8B3B"/>
    <w:rsid w:val="3A3C8984"/>
    <w:rsid w:val="3A447F69"/>
    <w:rsid w:val="3A4AF9F1"/>
    <w:rsid w:val="3A4B155D"/>
    <w:rsid w:val="3A4D0638"/>
    <w:rsid w:val="3A4ECF82"/>
    <w:rsid w:val="3A4FBE36"/>
    <w:rsid w:val="3A4FC232"/>
    <w:rsid w:val="3A55C1D6"/>
    <w:rsid w:val="3A59A842"/>
    <w:rsid w:val="3A5A89B7"/>
    <w:rsid w:val="3A5B886B"/>
    <w:rsid w:val="3A60E054"/>
    <w:rsid w:val="3A674D1E"/>
    <w:rsid w:val="3A6868BA"/>
    <w:rsid w:val="3A6B54EC"/>
    <w:rsid w:val="3A7292F1"/>
    <w:rsid w:val="3A7DF3BC"/>
    <w:rsid w:val="3A7E4752"/>
    <w:rsid w:val="3A7EC480"/>
    <w:rsid w:val="3A81A258"/>
    <w:rsid w:val="3A860AD1"/>
    <w:rsid w:val="3A888C78"/>
    <w:rsid w:val="3A8A5D07"/>
    <w:rsid w:val="3A8DF91F"/>
    <w:rsid w:val="3A9047C1"/>
    <w:rsid w:val="3A92C2FC"/>
    <w:rsid w:val="3A92F4AC"/>
    <w:rsid w:val="3A9D2D20"/>
    <w:rsid w:val="3AA87B8F"/>
    <w:rsid w:val="3AA90305"/>
    <w:rsid w:val="3AAEDF10"/>
    <w:rsid w:val="3AB8A1DA"/>
    <w:rsid w:val="3ABDCC37"/>
    <w:rsid w:val="3AD0980C"/>
    <w:rsid w:val="3AD3A758"/>
    <w:rsid w:val="3AD9AB17"/>
    <w:rsid w:val="3ADB41EB"/>
    <w:rsid w:val="3AE6C155"/>
    <w:rsid w:val="3AEA27C7"/>
    <w:rsid w:val="3AF931F7"/>
    <w:rsid w:val="3B00789B"/>
    <w:rsid w:val="3B03EC16"/>
    <w:rsid w:val="3B0C59C5"/>
    <w:rsid w:val="3B0DB843"/>
    <w:rsid w:val="3B0E9089"/>
    <w:rsid w:val="3B149763"/>
    <w:rsid w:val="3B1BFE96"/>
    <w:rsid w:val="3B21C01C"/>
    <w:rsid w:val="3B2FE613"/>
    <w:rsid w:val="3B33BBF9"/>
    <w:rsid w:val="3B39B6C8"/>
    <w:rsid w:val="3B3C9934"/>
    <w:rsid w:val="3B43181C"/>
    <w:rsid w:val="3B444C3C"/>
    <w:rsid w:val="3B588788"/>
    <w:rsid w:val="3B5FC2A5"/>
    <w:rsid w:val="3B6151C1"/>
    <w:rsid w:val="3B6A1596"/>
    <w:rsid w:val="3B6AE88F"/>
    <w:rsid w:val="3B6BFFF7"/>
    <w:rsid w:val="3B6DCC06"/>
    <w:rsid w:val="3B76F045"/>
    <w:rsid w:val="3B7A4775"/>
    <w:rsid w:val="3B81BD48"/>
    <w:rsid w:val="3B8D6766"/>
    <w:rsid w:val="3B8E379C"/>
    <w:rsid w:val="3B95DFB0"/>
    <w:rsid w:val="3B9DE943"/>
    <w:rsid w:val="3B9F3F66"/>
    <w:rsid w:val="3BA636F6"/>
    <w:rsid w:val="3BB71573"/>
    <w:rsid w:val="3BBE2C39"/>
    <w:rsid w:val="3BBF67E1"/>
    <w:rsid w:val="3BC1778D"/>
    <w:rsid w:val="3BC20F2F"/>
    <w:rsid w:val="3BC25EC5"/>
    <w:rsid w:val="3BCA3A0F"/>
    <w:rsid w:val="3BCD4CE8"/>
    <w:rsid w:val="3BE08F83"/>
    <w:rsid w:val="3BEC2C99"/>
    <w:rsid w:val="3BF3980A"/>
    <w:rsid w:val="3BF4D7EF"/>
    <w:rsid w:val="3BF7DCF6"/>
    <w:rsid w:val="3BFB71BD"/>
    <w:rsid w:val="3BFCE8B8"/>
    <w:rsid w:val="3C030D08"/>
    <w:rsid w:val="3C03652A"/>
    <w:rsid w:val="3C038745"/>
    <w:rsid w:val="3C061D00"/>
    <w:rsid w:val="3C08F340"/>
    <w:rsid w:val="3C09E335"/>
    <w:rsid w:val="3C0ECFFA"/>
    <w:rsid w:val="3C111358"/>
    <w:rsid w:val="3C175D28"/>
    <w:rsid w:val="3C1A84FC"/>
    <w:rsid w:val="3C1E4ACF"/>
    <w:rsid w:val="3C20BE21"/>
    <w:rsid w:val="3C25BDAE"/>
    <w:rsid w:val="3C2B0B69"/>
    <w:rsid w:val="3C349087"/>
    <w:rsid w:val="3C3A4B8A"/>
    <w:rsid w:val="3C3D4BFA"/>
    <w:rsid w:val="3C3D9FF6"/>
    <w:rsid w:val="3C409B1A"/>
    <w:rsid w:val="3C4127C8"/>
    <w:rsid w:val="3C429FEC"/>
    <w:rsid w:val="3C463CBB"/>
    <w:rsid w:val="3C4653CF"/>
    <w:rsid w:val="3C4BBDB6"/>
    <w:rsid w:val="3C4E51C5"/>
    <w:rsid w:val="3C53753B"/>
    <w:rsid w:val="3C5456AC"/>
    <w:rsid w:val="3C551856"/>
    <w:rsid w:val="3C5606AF"/>
    <w:rsid w:val="3C571DDB"/>
    <w:rsid w:val="3C57EC11"/>
    <w:rsid w:val="3C5F278F"/>
    <w:rsid w:val="3C6D3A6B"/>
    <w:rsid w:val="3C6E6B03"/>
    <w:rsid w:val="3C6F9865"/>
    <w:rsid w:val="3C72D1C1"/>
    <w:rsid w:val="3C7A14B1"/>
    <w:rsid w:val="3C820A91"/>
    <w:rsid w:val="3C8E04BE"/>
    <w:rsid w:val="3C9CE0F3"/>
    <w:rsid w:val="3CA31683"/>
    <w:rsid w:val="3CA88C1F"/>
    <w:rsid w:val="3CB02F90"/>
    <w:rsid w:val="3CB0340B"/>
    <w:rsid w:val="3CB7F9BC"/>
    <w:rsid w:val="3CB91154"/>
    <w:rsid w:val="3CC44609"/>
    <w:rsid w:val="3CC98D41"/>
    <w:rsid w:val="3CCDD028"/>
    <w:rsid w:val="3CCFA52D"/>
    <w:rsid w:val="3CDDF128"/>
    <w:rsid w:val="3CE47132"/>
    <w:rsid w:val="3CE57DC7"/>
    <w:rsid w:val="3CE8580A"/>
    <w:rsid w:val="3CF02931"/>
    <w:rsid w:val="3CF12E08"/>
    <w:rsid w:val="3CFB0154"/>
    <w:rsid w:val="3CFC7142"/>
    <w:rsid w:val="3CFCD87F"/>
    <w:rsid w:val="3CFF2E5D"/>
    <w:rsid w:val="3D0053C8"/>
    <w:rsid w:val="3D099A91"/>
    <w:rsid w:val="3D11B8BE"/>
    <w:rsid w:val="3D1466CE"/>
    <w:rsid w:val="3D162323"/>
    <w:rsid w:val="3D1AFD23"/>
    <w:rsid w:val="3D1BC686"/>
    <w:rsid w:val="3D1C4068"/>
    <w:rsid w:val="3D1FA2C3"/>
    <w:rsid w:val="3D2266B9"/>
    <w:rsid w:val="3D2F90AC"/>
    <w:rsid w:val="3D303D17"/>
    <w:rsid w:val="3D31F940"/>
    <w:rsid w:val="3D3AECA1"/>
    <w:rsid w:val="3D3E39AA"/>
    <w:rsid w:val="3D424E42"/>
    <w:rsid w:val="3D489058"/>
    <w:rsid w:val="3D4A29E1"/>
    <w:rsid w:val="3D4BB74E"/>
    <w:rsid w:val="3D4E700A"/>
    <w:rsid w:val="3D52A37B"/>
    <w:rsid w:val="3D5393C4"/>
    <w:rsid w:val="3D5428D6"/>
    <w:rsid w:val="3D59A941"/>
    <w:rsid w:val="3D5CA7F0"/>
    <w:rsid w:val="3D61EA3A"/>
    <w:rsid w:val="3D634245"/>
    <w:rsid w:val="3D67DBC7"/>
    <w:rsid w:val="3D6E06AD"/>
    <w:rsid w:val="3D701962"/>
    <w:rsid w:val="3D72C3AC"/>
    <w:rsid w:val="3D73E99D"/>
    <w:rsid w:val="3D75BB2B"/>
    <w:rsid w:val="3D781A01"/>
    <w:rsid w:val="3D7AA329"/>
    <w:rsid w:val="3D7AC85C"/>
    <w:rsid w:val="3D7E5FB0"/>
    <w:rsid w:val="3D8256AC"/>
    <w:rsid w:val="3D8284C7"/>
    <w:rsid w:val="3D864B4C"/>
    <w:rsid w:val="3D866C5F"/>
    <w:rsid w:val="3D88387C"/>
    <w:rsid w:val="3D88FDB8"/>
    <w:rsid w:val="3D8EE572"/>
    <w:rsid w:val="3D92F67B"/>
    <w:rsid w:val="3D96E995"/>
    <w:rsid w:val="3D9752EA"/>
    <w:rsid w:val="3D9B0AFF"/>
    <w:rsid w:val="3DA0D206"/>
    <w:rsid w:val="3DA3DE96"/>
    <w:rsid w:val="3DAFC635"/>
    <w:rsid w:val="3DBEB1C3"/>
    <w:rsid w:val="3DC0B72B"/>
    <w:rsid w:val="3DC3B4DE"/>
    <w:rsid w:val="3DC7BD80"/>
    <w:rsid w:val="3DC8BF6A"/>
    <w:rsid w:val="3DCC5AE5"/>
    <w:rsid w:val="3DD077AC"/>
    <w:rsid w:val="3DDA7685"/>
    <w:rsid w:val="3DDAD3BA"/>
    <w:rsid w:val="3DDE17BA"/>
    <w:rsid w:val="3DE2CC07"/>
    <w:rsid w:val="3DE45AD2"/>
    <w:rsid w:val="3DE6489B"/>
    <w:rsid w:val="3DE6D903"/>
    <w:rsid w:val="3DE97594"/>
    <w:rsid w:val="3DE9F1A5"/>
    <w:rsid w:val="3DEAD589"/>
    <w:rsid w:val="3DF134C3"/>
    <w:rsid w:val="3DF1C96A"/>
    <w:rsid w:val="3DF887C6"/>
    <w:rsid w:val="3DFD2505"/>
    <w:rsid w:val="3DFEC7B8"/>
    <w:rsid w:val="3DFFFEA0"/>
    <w:rsid w:val="3E0355B0"/>
    <w:rsid w:val="3E0F787A"/>
    <w:rsid w:val="3E12A5B3"/>
    <w:rsid w:val="3E12C224"/>
    <w:rsid w:val="3E18E1C0"/>
    <w:rsid w:val="3E1C63B6"/>
    <w:rsid w:val="3E21553C"/>
    <w:rsid w:val="3E25DAF3"/>
    <w:rsid w:val="3E29A535"/>
    <w:rsid w:val="3E307A37"/>
    <w:rsid w:val="3E30C773"/>
    <w:rsid w:val="3E368A32"/>
    <w:rsid w:val="3E37AC4A"/>
    <w:rsid w:val="3E3C0BA9"/>
    <w:rsid w:val="3E3EEAE6"/>
    <w:rsid w:val="3E417FC2"/>
    <w:rsid w:val="3E42805A"/>
    <w:rsid w:val="3E4A47C6"/>
    <w:rsid w:val="3E521A26"/>
    <w:rsid w:val="3E56A8D1"/>
    <w:rsid w:val="3E575051"/>
    <w:rsid w:val="3E58CCFC"/>
    <w:rsid w:val="3E644E5A"/>
    <w:rsid w:val="3E69DD0C"/>
    <w:rsid w:val="3E6DAD95"/>
    <w:rsid w:val="3E6DF229"/>
    <w:rsid w:val="3E71E34D"/>
    <w:rsid w:val="3E788EAC"/>
    <w:rsid w:val="3E7D5994"/>
    <w:rsid w:val="3E809DCA"/>
    <w:rsid w:val="3E865FFB"/>
    <w:rsid w:val="3E91672B"/>
    <w:rsid w:val="3E9419D2"/>
    <w:rsid w:val="3E9C208F"/>
    <w:rsid w:val="3E9E92E7"/>
    <w:rsid w:val="3EA56531"/>
    <w:rsid w:val="3EA7EEC6"/>
    <w:rsid w:val="3EAC3AFF"/>
    <w:rsid w:val="3EACB6BB"/>
    <w:rsid w:val="3EB3AF87"/>
    <w:rsid w:val="3EC695D6"/>
    <w:rsid w:val="3EC734D2"/>
    <w:rsid w:val="3ECD3A00"/>
    <w:rsid w:val="3ECE952C"/>
    <w:rsid w:val="3ED08458"/>
    <w:rsid w:val="3EDBF55C"/>
    <w:rsid w:val="3EE8F65D"/>
    <w:rsid w:val="3EEA587E"/>
    <w:rsid w:val="3EEEA75F"/>
    <w:rsid w:val="3F14FB99"/>
    <w:rsid w:val="3F1A2017"/>
    <w:rsid w:val="3F1CD3F5"/>
    <w:rsid w:val="3F231431"/>
    <w:rsid w:val="3F2365AD"/>
    <w:rsid w:val="3F25B9FE"/>
    <w:rsid w:val="3F2767BE"/>
    <w:rsid w:val="3F295AE9"/>
    <w:rsid w:val="3F29BA92"/>
    <w:rsid w:val="3F306C55"/>
    <w:rsid w:val="3F403B0B"/>
    <w:rsid w:val="3F40A843"/>
    <w:rsid w:val="3F4D6CA9"/>
    <w:rsid w:val="3F4EF1CA"/>
    <w:rsid w:val="3F550D9E"/>
    <w:rsid w:val="3F568083"/>
    <w:rsid w:val="3F56A458"/>
    <w:rsid w:val="3F586A95"/>
    <w:rsid w:val="3F5991A8"/>
    <w:rsid w:val="3F59C188"/>
    <w:rsid w:val="3F725CD8"/>
    <w:rsid w:val="3F750874"/>
    <w:rsid w:val="3F80206B"/>
    <w:rsid w:val="3F804BDA"/>
    <w:rsid w:val="3F82CD9A"/>
    <w:rsid w:val="3F884052"/>
    <w:rsid w:val="3F8DE69E"/>
    <w:rsid w:val="3F8FF83C"/>
    <w:rsid w:val="3F9C9AEE"/>
    <w:rsid w:val="3F9CC328"/>
    <w:rsid w:val="3FA2E355"/>
    <w:rsid w:val="3FA3AA5E"/>
    <w:rsid w:val="3FA9320B"/>
    <w:rsid w:val="3FA9517F"/>
    <w:rsid w:val="3FB93B34"/>
    <w:rsid w:val="3FBB3329"/>
    <w:rsid w:val="3FC09805"/>
    <w:rsid w:val="3FC7AA66"/>
    <w:rsid w:val="3FCAD6E2"/>
    <w:rsid w:val="3FCD950C"/>
    <w:rsid w:val="3FD242A4"/>
    <w:rsid w:val="3FD452AB"/>
    <w:rsid w:val="3FD7B269"/>
    <w:rsid w:val="3FDEB7CA"/>
    <w:rsid w:val="3FE349C8"/>
    <w:rsid w:val="3FE68A4D"/>
    <w:rsid w:val="3FE7771F"/>
    <w:rsid w:val="3FEC06E1"/>
    <w:rsid w:val="3FEFC73F"/>
    <w:rsid w:val="3FF02B1D"/>
    <w:rsid w:val="3FF7CCE9"/>
    <w:rsid w:val="3FFDD6EA"/>
    <w:rsid w:val="3FFE0BF1"/>
    <w:rsid w:val="40077E6B"/>
    <w:rsid w:val="400F0D3E"/>
    <w:rsid w:val="401468AC"/>
    <w:rsid w:val="401AFCAA"/>
    <w:rsid w:val="4020A128"/>
    <w:rsid w:val="40251ABC"/>
    <w:rsid w:val="402D58F3"/>
    <w:rsid w:val="402EF8D3"/>
    <w:rsid w:val="402F5DDE"/>
    <w:rsid w:val="403D6DC1"/>
    <w:rsid w:val="40553019"/>
    <w:rsid w:val="4059DF20"/>
    <w:rsid w:val="405F525B"/>
    <w:rsid w:val="4065FB5A"/>
    <w:rsid w:val="40695497"/>
    <w:rsid w:val="4070C977"/>
    <w:rsid w:val="40771177"/>
    <w:rsid w:val="407764C1"/>
    <w:rsid w:val="4078E852"/>
    <w:rsid w:val="407A4234"/>
    <w:rsid w:val="407BF743"/>
    <w:rsid w:val="407C3757"/>
    <w:rsid w:val="407E3022"/>
    <w:rsid w:val="40848CF5"/>
    <w:rsid w:val="4084D332"/>
    <w:rsid w:val="408B2AF0"/>
    <w:rsid w:val="408CCBA6"/>
    <w:rsid w:val="409118EC"/>
    <w:rsid w:val="4091E7C6"/>
    <w:rsid w:val="409490E6"/>
    <w:rsid w:val="409495FD"/>
    <w:rsid w:val="409B1DD3"/>
    <w:rsid w:val="40A2C6A0"/>
    <w:rsid w:val="40A7AE29"/>
    <w:rsid w:val="40A8C657"/>
    <w:rsid w:val="40A9593C"/>
    <w:rsid w:val="40B076A6"/>
    <w:rsid w:val="40B62EF5"/>
    <w:rsid w:val="40B73CBD"/>
    <w:rsid w:val="40C0D3DA"/>
    <w:rsid w:val="40C78BBC"/>
    <w:rsid w:val="40CE372D"/>
    <w:rsid w:val="40DAA0F5"/>
    <w:rsid w:val="40E00F86"/>
    <w:rsid w:val="40E861D4"/>
    <w:rsid w:val="40E91284"/>
    <w:rsid w:val="40F98A6D"/>
    <w:rsid w:val="40FBA56E"/>
    <w:rsid w:val="40FD54B3"/>
    <w:rsid w:val="4100C02B"/>
    <w:rsid w:val="4101D294"/>
    <w:rsid w:val="410362A8"/>
    <w:rsid w:val="4105CC31"/>
    <w:rsid w:val="4105DC1E"/>
    <w:rsid w:val="410C9B6C"/>
    <w:rsid w:val="410D650D"/>
    <w:rsid w:val="411374BB"/>
    <w:rsid w:val="411392BC"/>
    <w:rsid w:val="411AA608"/>
    <w:rsid w:val="411CA8F9"/>
    <w:rsid w:val="411CCF68"/>
    <w:rsid w:val="4128B480"/>
    <w:rsid w:val="412B50A6"/>
    <w:rsid w:val="412E571A"/>
    <w:rsid w:val="413152EE"/>
    <w:rsid w:val="4134520C"/>
    <w:rsid w:val="41375E29"/>
    <w:rsid w:val="413980C0"/>
    <w:rsid w:val="413F33A0"/>
    <w:rsid w:val="413FF552"/>
    <w:rsid w:val="414822F1"/>
    <w:rsid w:val="414B4275"/>
    <w:rsid w:val="41552C65"/>
    <w:rsid w:val="41594258"/>
    <w:rsid w:val="415E64EA"/>
    <w:rsid w:val="415E8130"/>
    <w:rsid w:val="41611A93"/>
    <w:rsid w:val="41660DA0"/>
    <w:rsid w:val="416A5963"/>
    <w:rsid w:val="416F18EF"/>
    <w:rsid w:val="4174EE9F"/>
    <w:rsid w:val="41822011"/>
    <w:rsid w:val="41839099"/>
    <w:rsid w:val="418523BD"/>
    <w:rsid w:val="4186A4D1"/>
    <w:rsid w:val="418ADA29"/>
    <w:rsid w:val="418B3E3C"/>
    <w:rsid w:val="418C16A1"/>
    <w:rsid w:val="418C3AF2"/>
    <w:rsid w:val="418E7DDD"/>
    <w:rsid w:val="41946A72"/>
    <w:rsid w:val="419E5F32"/>
    <w:rsid w:val="41A59F98"/>
    <w:rsid w:val="41AB56EB"/>
    <w:rsid w:val="41AF4AFA"/>
    <w:rsid w:val="41BB11C6"/>
    <w:rsid w:val="41BCF7FD"/>
    <w:rsid w:val="41CD54FC"/>
    <w:rsid w:val="41CD95C4"/>
    <w:rsid w:val="41D76F44"/>
    <w:rsid w:val="41DA729F"/>
    <w:rsid w:val="41DCDFBD"/>
    <w:rsid w:val="41DFD03F"/>
    <w:rsid w:val="41E18CCF"/>
    <w:rsid w:val="41E2397B"/>
    <w:rsid w:val="41E87FFA"/>
    <w:rsid w:val="41F22F87"/>
    <w:rsid w:val="41F9C94D"/>
    <w:rsid w:val="41FEA63E"/>
    <w:rsid w:val="41FECBD4"/>
    <w:rsid w:val="42025DFE"/>
    <w:rsid w:val="42060B62"/>
    <w:rsid w:val="420753B4"/>
    <w:rsid w:val="4207A977"/>
    <w:rsid w:val="42094FFE"/>
    <w:rsid w:val="420AA1E3"/>
    <w:rsid w:val="420E7858"/>
    <w:rsid w:val="42115D50"/>
    <w:rsid w:val="4216CD04"/>
    <w:rsid w:val="421716CD"/>
    <w:rsid w:val="421840DF"/>
    <w:rsid w:val="42200D9F"/>
    <w:rsid w:val="4228184F"/>
    <w:rsid w:val="422CF1A4"/>
    <w:rsid w:val="42302B4B"/>
    <w:rsid w:val="42334C49"/>
    <w:rsid w:val="423C2648"/>
    <w:rsid w:val="4245854D"/>
    <w:rsid w:val="424E0131"/>
    <w:rsid w:val="4250BACC"/>
    <w:rsid w:val="4253EADA"/>
    <w:rsid w:val="425A45E5"/>
    <w:rsid w:val="425F3AD9"/>
    <w:rsid w:val="426B126D"/>
    <w:rsid w:val="42733771"/>
    <w:rsid w:val="427DF341"/>
    <w:rsid w:val="428874C1"/>
    <w:rsid w:val="428F6FE9"/>
    <w:rsid w:val="4290461A"/>
    <w:rsid w:val="42915BDE"/>
    <w:rsid w:val="4298ECE9"/>
    <w:rsid w:val="429B469D"/>
    <w:rsid w:val="42A40B98"/>
    <w:rsid w:val="42A9406D"/>
    <w:rsid w:val="42B12234"/>
    <w:rsid w:val="42B1A266"/>
    <w:rsid w:val="42B7ED08"/>
    <w:rsid w:val="42BC9E9A"/>
    <w:rsid w:val="42C38186"/>
    <w:rsid w:val="42C38CDD"/>
    <w:rsid w:val="42C78BF3"/>
    <w:rsid w:val="42C9773A"/>
    <w:rsid w:val="42CB199D"/>
    <w:rsid w:val="42D1C3AF"/>
    <w:rsid w:val="42D29323"/>
    <w:rsid w:val="42D542ED"/>
    <w:rsid w:val="42E8C0BF"/>
    <w:rsid w:val="42EF7FE2"/>
    <w:rsid w:val="42F4F18C"/>
    <w:rsid w:val="430ABCF4"/>
    <w:rsid w:val="430BC690"/>
    <w:rsid w:val="430DA3F2"/>
    <w:rsid w:val="4316879D"/>
    <w:rsid w:val="431D0AC4"/>
    <w:rsid w:val="431D82B2"/>
    <w:rsid w:val="431DC3CE"/>
    <w:rsid w:val="431E61B6"/>
    <w:rsid w:val="43211F1C"/>
    <w:rsid w:val="432332E8"/>
    <w:rsid w:val="4324B39D"/>
    <w:rsid w:val="433EC19A"/>
    <w:rsid w:val="4346D933"/>
    <w:rsid w:val="434C07EC"/>
    <w:rsid w:val="434CA873"/>
    <w:rsid w:val="434CAAA6"/>
    <w:rsid w:val="434F6D3C"/>
    <w:rsid w:val="4356ED3A"/>
    <w:rsid w:val="43574330"/>
    <w:rsid w:val="4360A83C"/>
    <w:rsid w:val="436265D5"/>
    <w:rsid w:val="436835A9"/>
    <w:rsid w:val="4368EC2F"/>
    <w:rsid w:val="436BB90A"/>
    <w:rsid w:val="437153D2"/>
    <w:rsid w:val="43716414"/>
    <w:rsid w:val="4375CF13"/>
    <w:rsid w:val="4377DDF6"/>
    <w:rsid w:val="437911A3"/>
    <w:rsid w:val="437CE863"/>
    <w:rsid w:val="437E22A7"/>
    <w:rsid w:val="43804CEC"/>
    <w:rsid w:val="438BBE4E"/>
    <w:rsid w:val="438CBD61"/>
    <w:rsid w:val="439F37A5"/>
    <w:rsid w:val="43A21B84"/>
    <w:rsid w:val="43A22CBA"/>
    <w:rsid w:val="43A6EC5D"/>
    <w:rsid w:val="43A8DAF8"/>
    <w:rsid w:val="43A8E55B"/>
    <w:rsid w:val="43AA9D14"/>
    <w:rsid w:val="43B0485B"/>
    <w:rsid w:val="43B1242D"/>
    <w:rsid w:val="43B668D7"/>
    <w:rsid w:val="43B80D11"/>
    <w:rsid w:val="43BAD9DD"/>
    <w:rsid w:val="43BDE064"/>
    <w:rsid w:val="43BF3DD1"/>
    <w:rsid w:val="43C140C9"/>
    <w:rsid w:val="43CC2AFA"/>
    <w:rsid w:val="43CDFDFF"/>
    <w:rsid w:val="43D6A049"/>
    <w:rsid w:val="43F42D86"/>
    <w:rsid w:val="4400CA51"/>
    <w:rsid w:val="4407EDCD"/>
    <w:rsid w:val="440EB260"/>
    <w:rsid w:val="440ED27E"/>
    <w:rsid w:val="441B56E5"/>
    <w:rsid w:val="442292B6"/>
    <w:rsid w:val="4422D954"/>
    <w:rsid w:val="44249C22"/>
    <w:rsid w:val="44274343"/>
    <w:rsid w:val="4427FE73"/>
    <w:rsid w:val="4429DB3F"/>
    <w:rsid w:val="4440973A"/>
    <w:rsid w:val="4443AD24"/>
    <w:rsid w:val="44452719"/>
    <w:rsid w:val="44548006"/>
    <w:rsid w:val="445F3372"/>
    <w:rsid w:val="44606E05"/>
    <w:rsid w:val="446380ED"/>
    <w:rsid w:val="446513E7"/>
    <w:rsid w:val="446918F9"/>
    <w:rsid w:val="4469383F"/>
    <w:rsid w:val="4475AE5F"/>
    <w:rsid w:val="447743C3"/>
    <w:rsid w:val="447D789B"/>
    <w:rsid w:val="447DD69F"/>
    <w:rsid w:val="447E68FA"/>
    <w:rsid w:val="4480FD64"/>
    <w:rsid w:val="448C6C1D"/>
    <w:rsid w:val="44948864"/>
    <w:rsid w:val="449C62A6"/>
    <w:rsid w:val="44AA92C1"/>
    <w:rsid w:val="44B01BD9"/>
    <w:rsid w:val="44B08D54"/>
    <w:rsid w:val="44B5E22A"/>
    <w:rsid w:val="44C3AC08"/>
    <w:rsid w:val="44CDE6B6"/>
    <w:rsid w:val="44D3F208"/>
    <w:rsid w:val="44EC7EA1"/>
    <w:rsid w:val="44F76693"/>
    <w:rsid w:val="44F8D20F"/>
    <w:rsid w:val="44F90885"/>
    <w:rsid w:val="44FC4387"/>
    <w:rsid w:val="450474D6"/>
    <w:rsid w:val="4508AD27"/>
    <w:rsid w:val="45116083"/>
    <w:rsid w:val="4511E7AC"/>
    <w:rsid w:val="45189A7B"/>
    <w:rsid w:val="452078A2"/>
    <w:rsid w:val="4520C147"/>
    <w:rsid w:val="45236E6F"/>
    <w:rsid w:val="45279B69"/>
    <w:rsid w:val="45292DB2"/>
    <w:rsid w:val="452DCCBE"/>
    <w:rsid w:val="4535E6A9"/>
    <w:rsid w:val="4535F753"/>
    <w:rsid w:val="45368910"/>
    <w:rsid w:val="453C47EA"/>
    <w:rsid w:val="453F69A3"/>
    <w:rsid w:val="454E488E"/>
    <w:rsid w:val="4553BE40"/>
    <w:rsid w:val="4555505D"/>
    <w:rsid w:val="455ED444"/>
    <w:rsid w:val="4560C0C5"/>
    <w:rsid w:val="4565ACF3"/>
    <w:rsid w:val="4567DB09"/>
    <w:rsid w:val="456D0CE0"/>
    <w:rsid w:val="4579C25C"/>
    <w:rsid w:val="457D09C0"/>
    <w:rsid w:val="458662DD"/>
    <w:rsid w:val="458A4FFC"/>
    <w:rsid w:val="458D5908"/>
    <w:rsid w:val="4597998E"/>
    <w:rsid w:val="45986F3D"/>
    <w:rsid w:val="459E48E4"/>
    <w:rsid w:val="45A185F7"/>
    <w:rsid w:val="45A7BCBA"/>
    <w:rsid w:val="45C07AE4"/>
    <w:rsid w:val="45C15D40"/>
    <w:rsid w:val="45C53ADC"/>
    <w:rsid w:val="45CAB100"/>
    <w:rsid w:val="45D104C2"/>
    <w:rsid w:val="45D7259A"/>
    <w:rsid w:val="45D8C021"/>
    <w:rsid w:val="45DB5776"/>
    <w:rsid w:val="45DDD3D9"/>
    <w:rsid w:val="45E1A54F"/>
    <w:rsid w:val="45F3D8C5"/>
    <w:rsid w:val="45F5BE92"/>
    <w:rsid w:val="45F68597"/>
    <w:rsid w:val="45F704C0"/>
    <w:rsid w:val="45F92708"/>
    <w:rsid w:val="45FA5E4F"/>
    <w:rsid w:val="45FF6428"/>
    <w:rsid w:val="46041D4D"/>
    <w:rsid w:val="4609CD70"/>
    <w:rsid w:val="46102215"/>
    <w:rsid w:val="461937B1"/>
    <w:rsid w:val="461A74CC"/>
    <w:rsid w:val="461C9292"/>
    <w:rsid w:val="461D1DB3"/>
    <w:rsid w:val="4624DA5B"/>
    <w:rsid w:val="4625F9D4"/>
    <w:rsid w:val="46296154"/>
    <w:rsid w:val="462A2974"/>
    <w:rsid w:val="462B0955"/>
    <w:rsid w:val="462B7702"/>
    <w:rsid w:val="46308912"/>
    <w:rsid w:val="4630C87C"/>
    <w:rsid w:val="4633137A"/>
    <w:rsid w:val="46401931"/>
    <w:rsid w:val="46481BFE"/>
    <w:rsid w:val="464B9333"/>
    <w:rsid w:val="464D487F"/>
    <w:rsid w:val="464E4785"/>
    <w:rsid w:val="464E60FF"/>
    <w:rsid w:val="4650FD22"/>
    <w:rsid w:val="46589756"/>
    <w:rsid w:val="4659CE2C"/>
    <w:rsid w:val="4665401F"/>
    <w:rsid w:val="467745BE"/>
    <w:rsid w:val="467B4722"/>
    <w:rsid w:val="467B7C5D"/>
    <w:rsid w:val="468030D7"/>
    <w:rsid w:val="46826D99"/>
    <w:rsid w:val="468FA9EE"/>
    <w:rsid w:val="4691FF39"/>
    <w:rsid w:val="469C24C3"/>
    <w:rsid w:val="46A138E0"/>
    <w:rsid w:val="46A41897"/>
    <w:rsid w:val="46A54618"/>
    <w:rsid w:val="46AB442A"/>
    <w:rsid w:val="46AF1D26"/>
    <w:rsid w:val="46B01F5F"/>
    <w:rsid w:val="46B10FA2"/>
    <w:rsid w:val="46B2FA21"/>
    <w:rsid w:val="46B4258A"/>
    <w:rsid w:val="46B53167"/>
    <w:rsid w:val="46B9A0F6"/>
    <w:rsid w:val="46BA47D2"/>
    <w:rsid w:val="46C89F2B"/>
    <w:rsid w:val="46DB4FEC"/>
    <w:rsid w:val="46DC2A77"/>
    <w:rsid w:val="46EB648E"/>
    <w:rsid w:val="46F754A4"/>
    <w:rsid w:val="4700561B"/>
    <w:rsid w:val="47008DB8"/>
    <w:rsid w:val="4703A6CB"/>
    <w:rsid w:val="4707A5A5"/>
    <w:rsid w:val="4707E2C4"/>
    <w:rsid w:val="470862D4"/>
    <w:rsid w:val="47176108"/>
    <w:rsid w:val="4717954D"/>
    <w:rsid w:val="471A2E77"/>
    <w:rsid w:val="471B1380"/>
    <w:rsid w:val="471D28B0"/>
    <w:rsid w:val="47234883"/>
    <w:rsid w:val="473549C8"/>
    <w:rsid w:val="47396438"/>
    <w:rsid w:val="473ED987"/>
    <w:rsid w:val="47401326"/>
    <w:rsid w:val="4742318A"/>
    <w:rsid w:val="47475787"/>
    <w:rsid w:val="47479F22"/>
    <w:rsid w:val="474E040C"/>
    <w:rsid w:val="4754C06C"/>
    <w:rsid w:val="475B5300"/>
    <w:rsid w:val="475C499E"/>
    <w:rsid w:val="475D508C"/>
    <w:rsid w:val="475E8692"/>
    <w:rsid w:val="4772BDAB"/>
    <w:rsid w:val="4772E62C"/>
    <w:rsid w:val="47747D76"/>
    <w:rsid w:val="477C2BAE"/>
    <w:rsid w:val="47886106"/>
    <w:rsid w:val="4788B3A6"/>
    <w:rsid w:val="479204FC"/>
    <w:rsid w:val="4797CF81"/>
    <w:rsid w:val="479A1C52"/>
    <w:rsid w:val="479FE386"/>
    <w:rsid w:val="47A05F85"/>
    <w:rsid w:val="47A0F9D9"/>
    <w:rsid w:val="47A3B2E1"/>
    <w:rsid w:val="47A456E6"/>
    <w:rsid w:val="47A927A4"/>
    <w:rsid w:val="47A9F42F"/>
    <w:rsid w:val="47ACB456"/>
    <w:rsid w:val="47B13204"/>
    <w:rsid w:val="47B3A955"/>
    <w:rsid w:val="47B72234"/>
    <w:rsid w:val="47BF3C4E"/>
    <w:rsid w:val="47C0C4CC"/>
    <w:rsid w:val="47D0B0FC"/>
    <w:rsid w:val="47D97142"/>
    <w:rsid w:val="47DAAA8F"/>
    <w:rsid w:val="47DF235C"/>
    <w:rsid w:val="47EE97AB"/>
    <w:rsid w:val="47F09130"/>
    <w:rsid w:val="47F8151B"/>
    <w:rsid w:val="47FB6698"/>
    <w:rsid w:val="4801DFA2"/>
    <w:rsid w:val="48033025"/>
    <w:rsid w:val="48066408"/>
    <w:rsid w:val="4807676F"/>
    <w:rsid w:val="48091CA0"/>
    <w:rsid w:val="480BDA83"/>
    <w:rsid w:val="480CCB6D"/>
    <w:rsid w:val="4816C99E"/>
    <w:rsid w:val="481BF439"/>
    <w:rsid w:val="481C76C7"/>
    <w:rsid w:val="481E60E0"/>
    <w:rsid w:val="4824B2FC"/>
    <w:rsid w:val="483ABC0F"/>
    <w:rsid w:val="483ECDFF"/>
    <w:rsid w:val="48478814"/>
    <w:rsid w:val="484B26FD"/>
    <w:rsid w:val="484C0CC7"/>
    <w:rsid w:val="484D31A9"/>
    <w:rsid w:val="484FAADD"/>
    <w:rsid w:val="4857B390"/>
    <w:rsid w:val="4864E983"/>
    <w:rsid w:val="4868F90B"/>
    <w:rsid w:val="486A6E5D"/>
    <w:rsid w:val="486E26E8"/>
    <w:rsid w:val="4870E3BB"/>
    <w:rsid w:val="4872DFE6"/>
    <w:rsid w:val="48732D1B"/>
    <w:rsid w:val="4877011C"/>
    <w:rsid w:val="4879A46E"/>
    <w:rsid w:val="487CCBDC"/>
    <w:rsid w:val="487EC216"/>
    <w:rsid w:val="48808DC1"/>
    <w:rsid w:val="48845A18"/>
    <w:rsid w:val="488DCF96"/>
    <w:rsid w:val="4891E62F"/>
    <w:rsid w:val="48930DE2"/>
    <w:rsid w:val="4894A1B2"/>
    <w:rsid w:val="4898671F"/>
    <w:rsid w:val="489A0126"/>
    <w:rsid w:val="489BFF7C"/>
    <w:rsid w:val="489FD604"/>
    <w:rsid w:val="48A6234B"/>
    <w:rsid w:val="48A691CE"/>
    <w:rsid w:val="48A7C927"/>
    <w:rsid w:val="48B3E97C"/>
    <w:rsid w:val="48B8C3F6"/>
    <w:rsid w:val="48C29FE1"/>
    <w:rsid w:val="48C44550"/>
    <w:rsid w:val="48C4BB2E"/>
    <w:rsid w:val="48CCC3CC"/>
    <w:rsid w:val="48CDDB7F"/>
    <w:rsid w:val="48D105CC"/>
    <w:rsid w:val="48D36096"/>
    <w:rsid w:val="48D9AA97"/>
    <w:rsid w:val="48DC6D8A"/>
    <w:rsid w:val="48E22613"/>
    <w:rsid w:val="48E90448"/>
    <w:rsid w:val="48EAB2BD"/>
    <w:rsid w:val="48F1383B"/>
    <w:rsid w:val="48F508CC"/>
    <w:rsid w:val="48F5A725"/>
    <w:rsid w:val="48F83013"/>
    <w:rsid w:val="48FCB5FD"/>
    <w:rsid w:val="48FE4638"/>
    <w:rsid w:val="48FE7562"/>
    <w:rsid w:val="490439CF"/>
    <w:rsid w:val="490A7C69"/>
    <w:rsid w:val="490DEBB7"/>
    <w:rsid w:val="49238D69"/>
    <w:rsid w:val="49249642"/>
    <w:rsid w:val="4925D760"/>
    <w:rsid w:val="49266F4A"/>
    <w:rsid w:val="49274F4C"/>
    <w:rsid w:val="492B3617"/>
    <w:rsid w:val="492C65D9"/>
    <w:rsid w:val="492F6A37"/>
    <w:rsid w:val="49308F6A"/>
    <w:rsid w:val="49363EB9"/>
    <w:rsid w:val="49375A22"/>
    <w:rsid w:val="49381CAF"/>
    <w:rsid w:val="4939FA49"/>
    <w:rsid w:val="493A386D"/>
    <w:rsid w:val="493B90E7"/>
    <w:rsid w:val="4948A203"/>
    <w:rsid w:val="494E1ABA"/>
    <w:rsid w:val="49538677"/>
    <w:rsid w:val="49544165"/>
    <w:rsid w:val="495553E7"/>
    <w:rsid w:val="495B09D5"/>
    <w:rsid w:val="495F5C6A"/>
    <w:rsid w:val="495F68D5"/>
    <w:rsid w:val="4965703A"/>
    <w:rsid w:val="49685171"/>
    <w:rsid w:val="496D9440"/>
    <w:rsid w:val="49781C98"/>
    <w:rsid w:val="497F84EF"/>
    <w:rsid w:val="498562E4"/>
    <w:rsid w:val="498E2C3F"/>
    <w:rsid w:val="49944824"/>
    <w:rsid w:val="4995F645"/>
    <w:rsid w:val="499ACD5E"/>
    <w:rsid w:val="499B6471"/>
    <w:rsid w:val="49A653C0"/>
    <w:rsid w:val="49AC2748"/>
    <w:rsid w:val="49BBBBC1"/>
    <w:rsid w:val="49C0907C"/>
    <w:rsid w:val="49C28F46"/>
    <w:rsid w:val="49C4C8C2"/>
    <w:rsid w:val="49C4D98F"/>
    <w:rsid w:val="49C7F128"/>
    <w:rsid w:val="49CF9C6C"/>
    <w:rsid w:val="49D57793"/>
    <w:rsid w:val="49D5D5E6"/>
    <w:rsid w:val="49DA3D55"/>
    <w:rsid w:val="49DC4D87"/>
    <w:rsid w:val="49DFF748"/>
    <w:rsid w:val="49E08DCC"/>
    <w:rsid w:val="49E2B10E"/>
    <w:rsid w:val="49E4EF83"/>
    <w:rsid w:val="49E54C0A"/>
    <w:rsid w:val="49E899F7"/>
    <w:rsid w:val="49F54817"/>
    <w:rsid w:val="49F7640C"/>
    <w:rsid w:val="49F97AB3"/>
    <w:rsid w:val="49FAD415"/>
    <w:rsid w:val="49FCF85C"/>
    <w:rsid w:val="4A046B27"/>
    <w:rsid w:val="4A0AD604"/>
    <w:rsid w:val="4A0C8D9A"/>
    <w:rsid w:val="4A0FD5E4"/>
    <w:rsid w:val="4A1EC4A0"/>
    <w:rsid w:val="4A227AC1"/>
    <w:rsid w:val="4A33121C"/>
    <w:rsid w:val="4A45C130"/>
    <w:rsid w:val="4A46D07B"/>
    <w:rsid w:val="4A4784F7"/>
    <w:rsid w:val="4A49543F"/>
    <w:rsid w:val="4A4C3EFA"/>
    <w:rsid w:val="4A50D49F"/>
    <w:rsid w:val="4A54D4F9"/>
    <w:rsid w:val="4A54DAF8"/>
    <w:rsid w:val="4A595A11"/>
    <w:rsid w:val="4A5C3052"/>
    <w:rsid w:val="4A5E6128"/>
    <w:rsid w:val="4A5EAC34"/>
    <w:rsid w:val="4A5FA5CB"/>
    <w:rsid w:val="4A63E3AC"/>
    <w:rsid w:val="4A660174"/>
    <w:rsid w:val="4A66070F"/>
    <w:rsid w:val="4A6B73DB"/>
    <w:rsid w:val="4A6C0A48"/>
    <w:rsid w:val="4A6D653B"/>
    <w:rsid w:val="4A6FD091"/>
    <w:rsid w:val="4A714647"/>
    <w:rsid w:val="4A77DEAA"/>
    <w:rsid w:val="4A791B80"/>
    <w:rsid w:val="4A7B42CC"/>
    <w:rsid w:val="4A7C06D3"/>
    <w:rsid w:val="4A8C6494"/>
    <w:rsid w:val="4A8CF1A3"/>
    <w:rsid w:val="4A8FE0E9"/>
    <w:rsid w:val="4A923F6D"/>
    <w:rsid w:val="4AA3BCF4"/>
    <w:rsid w:val="4AA641C9"/>
    <w:rsid w:val="4ADFACA1"/>
    <w:rsid w:val="4AE14542"/>
    <w:rsid w:val="4AE4ED12"/>
    <w:rsid w:val="4AE55C5C"/>
    <w:rsid w:val="4AF464A4"/>
    <w:rsid w:val="4AFD24F4"/>
    <w:rsid w:val="4AFDC383"/>
    <w:rsid w:val="4AFE4C27"/>
    <w:rsid w:val="4AFFA363"/>
    <w:rsid w:val="4AFFCE8F"/>
    <w:rsid w:val="4B000291"/>
    <w:rsid w:val="4B00908F"/>
    <w:rsid w:val="4B02B28D"/>
    <w:rsid w:val="4B02BB1E"/>
    <w:rsid w:val="4B0327B3"/>
    <w:rsid w:val="4B039F27"/>
    <w:rsid w:val="4B08AC50"/>
    <w:rsid w:val="4B0E80CD"/>
    <w:rsid w:val="4B0F235F"/>
    <w:rsid w:val="4B1012FB"/>
    <w:rsid w:val="4B14CED3"/>
    <w:rsid w:val="4B199392"/>
    <w:rsid w:val="4B19A458"/>
    <w:rsid w:val="4B31F19A"/>
    <w:rsid w:val="4B358751"/>
    <w:rsid w:val="4B388016"/>
    <w:rsid w:val="4B3A6E84"/>
    <w:rsid w:val="4B3CF726"/>
    <w:rsid w:val="4B3F6597"/>
    <w:rsid w:val="4B4207DE"/>
    <w:rsid w:val="4B46D5D3"/>
    <w:rsid w:val="4B4D07E9"/>
    <w:rsid w:val="4B4DBA6B"/>
    <w:rsid w:val="4B574ECE"/>
    <w:rsid w:val="4B5A4C03"/>
    <w:rsid w:val="4B5D0C7F"/>
    <w:rsid w:val="4B60841C"/>
    <w:rsid w:val="4B66B591"/>
    <w:rsid w:val="4B688487"/>
    <w:rsid w:val="4B71AC3A"/>
    <w:rsid w:val="4B761AF3"/>
    <w:rsid w:val="4B86FD5B"/>
    <w:rsid w:val="4B88582D"/>
    <w:rsid w:val="4B897DFA"/>
    <w:rsid w:val="4B8A0184"/>
    <w:rsid w:val="4B8E79C3"/>
    <w:rsid w:val="4B9314CA"/>
    <w:rsid w:val="4B9B9128"/>
    <w:rsid w:val="4B9D7F18"/>
    <w:rsid w:val="4B9E30B5"/>
    <w:rsid w:val="4B9E80D0"/>
    <w:rsid w:val="4BAAB66C"/>
    <w:rsid w:val="4BAB207D"/>
    <w:rsid w:val="4BADAC25"/>
    <w:rsid w:val="4BAFAA8E"/>
    <w:rsid w:val="4BB41F8B"/>
    <w:rsid w:val="4BB86D6B"/>
    <w:rsid w:val="4BBDE734"/>
    <w:rsid w:val="4BBE353D"/>
    <w:rsid w:val="4BC3AFCA"/>
    <w:rsid w:val="4BC5F77D"/>
    <w:rsid w:val="4BC7CFB2"/>
    <w:rsid w:val="4BC80A0A"/>
    <w:rsid w:val="4BC825EB"/>
    <w:rsid w:val="4BCD1938"/>
    <w:rsid w:val="4BCFD69F"/>
    <w:rsid w:val="4BD2C1E2"/>
    <w:rsid w:val="4BD4C5FC"/>
    <w:rsid w:val="4BD7E61A"/>
    <w:rsid w:val="4BDD08FE"/>
    <w:rsid w:val="4BDED569"/>
    <w:rsid w:val="4BE0F43D"/>
    <w:rsid w:val="4BE35D3D"/>
    <w:rsid w:val="4BE46A32"/>
    <w:rsid w:val="4BE91ECA"/>
    <w:rsid w:val="4BF2AC0D"/>
    <w:rsid w:val="4BF46657"/>
    <w:rsid w:val="4BF79372"/>
    <w:rsid w:val="4BF79379"/>
    <w:rsid w:val="4BF9837A"/>
    <w:rsid w:val="4C0598ED"/>
    <w:rsid w:val="4C06CB6B"/>
    <w:rsid w:val="4C0916A6"/>
    <w:rsid w:val="4C0E1DC8"/>
    <w:rsid w:val="4C13ABDC"/>
    <w:rsid w:val="4C140E9B"/>
    <w:rsid w:val="4C16ADB0"/>
    <w:rsid w:val="4C19EACF"/>
    <w:rsid w:val="4C2ACD2A"/>
    <w:rsid w:val="4C2DE19A"/>
    <w:rsid w:val="4C2E175E"/>
    <w:rsid w:val="4C2EF1F6"/>
    <w:rsid w:val="4C2EF93B"/>
    <w:rsid w:val="4C2F184B"/>
    <w:rsid w:val="4C308FF1"/>
    <w:rsid w:val="4C313E5C"/>
    <w:rsid w:val="4C3245C8"/>
    <w:rsid w:val="4C41BC9A"/>
    <w:rsid w:val="4C4B9A63"/>
    <w:rsid w:val="4C53DCCD"/>
    <w:rsid w:val="4C5FEC75"/>
    <w:rsid w:val="4C65B4B4"/>
    <w:rsid w:val="4C6AD799"/>
    <w:rsid w:val="4C6AE831"/>
    <w:rsid w:val="4C6CFBE8"/>
    <w:rsid w:val="4C6E8B90"/>
    <w:rsid w:val="4C6EEF91"/>
    <w:rsid w:val="4C78506A"/>
    <w:rsid w:val="4C83FD06"/>
    <w:rsid w:val="4C856A30"/>
    <w:rsid w:val="4C92CFBC"/>
    <w:rsid w:val="4CA3BFE6"/>
    <w:rsid w:val="4CA7631D"/>
    <w:rsid w:val="4CA9CEC0"/>
    <w:rsid w:val="4CB2F5DA"/>
    <w:rsid w:val="4CB788D3"/>
    <w:rsid w:val="4CBEC606"/>
    <w:rsid w:val="4CC2D130"/>
    <w:rsid w:val="4CC91265"/>
    <w:rsid w:val="4CCC5CE1"/>
    <w:rsid w:val="4CD3FDB3"/>
    <w:rsid w:val="4CD876FC"/>
    <w:rsid w:val="4CDBB663"/>
    <w:rsid w:val="4CF00B52"/>
    <w:rsid w:val="4CF17C29"/>
    <w:rsid w:val="4CF43592"/>
    <w:rsid w:val="4CF7A5EC"/>
    <w:rsid w:val="4CFDF222"/>
    <w:rsid w:val="4CFF7B50"/>
    <w:rsid w:val="4D0C3B16"/>
    <w:rsid w:val="4D0F9728"/>
    <w:rsid w:val="4D106815"/>
    <w:rsid w:val="4D169106"/>
    <w:rsid w:val="4D1F5DFA"/>
    <w:rsid w:val="4D387D01"/>
    <w:rsid w:val="4D3F9646"/>
    <w:rsid w:val="4D455DB6"/>
    <w:rsid w:val="4D5344BC"/>
    <w:rsid w:val="4D53A745"/>
    <w:rsid w:val="4D571F0D"/>
    <w:rsid w:val="4D5C7F35"/>
    <w:rsid w:val="4D5DEAB9"/>
    <w:rsid w:val="4D6033C2"/>
    <w:rsid w:val="4D62ECA8"/>
    <w:rsid w:val="4D69E000"/>
    <w:rsid w:val="4D6BE3A4"/>
    <w:rsid w:val="4D7479D5"/>
    <w:rsid w:val="4D7B4D2C"/>
    <w:rsid w:val="4D8095EF"/>
    <w:rsid w:val="4D814D11"/>
    <w:rsid w:val="4D820E68"/>
    <w:rsid w:val="4D84CA79"/>
    <w:rsid w:val="4D86EF0F"/>
    <w:rsid w:val="4D9B2548"/>
    <w:rsid w:val="4DAD8045"/>
    <w:rsid w:val="4DB213D4"/>
    <w:rsid w:val="4DB4C798"/>
    <w:rsid w:val="4DB6706A"/>
    <w:rsid w:val="4DBE19BC"/>
    <w:rsid w:val="4DC4A982"/>
    <w:rsid w:val="4DC58AE9"/>
    <w:rsid w:val="4DCB4D92"/>
    <w:rsid w:val="4DD068B7"/>
    <w:rsid w:val="4DD3A9A7"/>
    <w:rsid w:val="4DD5551F"/>
    <w:rsid w:val="4DDDDAE5"/>
    <w:rsid w:val="4DE149D6"/>
    <w:rsid w:val="4DE4E732"/>
    <w:rsid w:val="4DE7EB1B"/>
    <w:rsid w:val="4DE8F1A7"/>
    <w:rsid w:val="4DEC66A5"/>
    <w:rsid w:val="4DED92A9"/>
    <w:rsid w:val="4DEE90AD"/>
    <w:rsid w:val="4DEF2FF6"/>
    <w:rsid w:val="4DF84630"/>
    <w:rsid w:val="4DF9AACF"/>
    <w:rsid w:val="4E012C82"/>
    <w:rsid w:val="4E07BE5E"/>
    <w:rsid w:val="4E09807C"/>
    <w:rsid w:val="4E163E61"/>
    <w:rsid w:val="4E18AFE8"/>
    <w:rsid w:val="4E1E89C5"/>
    <w:rsid w:val="4E268BC3"/>
    <w:rsid w:val="4E2A16FB"/>
    <w:rsid w:val="4E2CDCDF"/>
    <w:rsid w:val="4E33427F"/>
    <w:rsid w:val="4E403734"/>
    <w:rsid w:val="4E445B8F"/>
    <w:rsid w:val="4E4640DF"/>
    <w:rsid w:val="4E49D3A6"/>
    <w:rsid w:val="4E4B7DB4"/>
    <w:rsid w:val="4E4C47FD"/>
    <w:rsid w:val="4E4EBC91"/>
    <w:rsid w:val="4E539BBB"/>
    <w:rsid w:val="4E541D2D"/>
    <w:rsid w:val="4E5C48B9"/>
    <w:rsid w:val="4E66604F"/>
    <w:rsid w:val="4E6D2F97"/>
    <w:rsid w:val="4E750774"/>
    <w:rsid w:val="4E765429"/>
    <w:rsid w:val="4E78F344"/>
    <w:rsid w:val="4E83A544"/>
    <w:rsid w:val="4E918C46"/>
    <w:rsid w:val="4E9298B1"/>
    <w:rsid w:val="4E9E26F6"/>
    <w:rsid w:val="4EA14705"/>
    <w:rsid w:val="4EA87F23"/>
    <w:rsid w:val="4EA9F3A6"/>
    <w:rsid w:val="4EAAE17C"/>
    <w:rsid w:val="4EAFCA32"/>
    <w:rsid w:val="4EBA164C"/>
    <w:rsid w:val="4EC0091D"/>
    <w:rsid w:val="4EC4FAE9"/>
    <w:rsid w:val="4EC8EB58"/>
    <w:rsid w:val="4ED055EC"/>
    <w:rsid w:val="4ED2AEC6"/>
    <w:rsid w:val="4ED58B64"/>
    <w:rsid w:val="4EDBE8A0"/>
    <w:rsid w:val="4EE14172"/>
    <w:rsid w:val="4EED2C3D"/>
    <w:rsid w:val="4F08B2ED"/>
    <w:rsid w:val="4F0FA880"/>
    <w:rsid w:val="4F0FFCEE"/>
    <w:rsid w:val="4F1767BA"/>
    <w:rsid w:val="4F241FBB"/>
    <w:rsid w:val="4F2429E6"/>
    <w:rsid w:val="4F25CD72"/>
    <w:rsid w:val="4F264A15"/>
    <w:rsid w:val="4F2A0443"/>
    <w:rsid w:val="4F33DC0B"/>
    <w:rsid w:val="4F3B17D6"/>
    <w:rsid w:val="4F3C943C"/>
    <w:rsid w:val="4F3F5B9F"/>
    <w:rsid w:val="4F570297"/>
    <w:rsid w:val="4F58D320"/>
    <w:rsid w:val="4F5FCA3D"/>
    <w:rsid w:val="4F60C1F4"/>
    <w:rsid w:val="4F63F00B"/>
    <w:rsid w:val="4F78D862"/>
    <w:rsid w:val="4F7E8CDF"/>
    <w:rsid w:val="4F7EFE1D"/>
    <w:rsid w:val="4F8323E7"/>
    <w:rsid w:val="4F862A3D"/>
    <w:rsid w:val="4F89898D"/>
    <w:rsid w:val="4F95CBE7"/>
    <w:rsid w:val="4F97B531"/>
    <w:rsid w:val="4F97D53E"/>
    <w:rsid w:val="4F98B23A"/>
    <w:rsid w:val="4F9B7DCF"/>
    <w:rsid w:val="4F9C50A7"/>
    <w:rsid w:val="4F9CC3D7"/>
    <w:rsid w:val="4F9E1BB2"/>
    <w:rsid w:val="4FA414FB"/>
    <w:rsid w:val="4FAE120F"/>
    <w:rsid w:val="4FBAEF13"/>
    <w:rsid w:val="4FBDFEA2"/>
    <w:rsid w:val="4FBE6B85"/>
    <w:rsid w:val="4FC63D40"/>
    <w:rsid w:val="4FCD40F7"/>
    <w:rsid w:val="4FD16FB0"/>
    <w:rsid w:val="4FD63977"/>
    <w:rsid w:val="4FD8B640"/>
    <w:rsid w:val="4FDCC048"/>
    <w:rsid w:val="4FE952AE"/>
    <w:rsid w:val="50009018"/>
    <w:rsid w:val="500A330F"/>
    <w:rsid w:val="500AFEB7"/>
    <w:rsid w:val="501DBA72"/>
    <w:rsid w:val="5029AE0F"/>
    <w:rsid w:val="502CABCB"/>
    <w:rsid w:val="502ED9AE"/>
    <w:rsid w:val="503CF872"/>
    <w:rsid w:val="50425CAE"/>
    <w:rsid w:val="5042A900"/>
    <w:rsid w:val="5048BE1B"/>
    <w:rsid w:val="504D9ED3"/>
    <w:rsid w:val="504DAD56"/>
    <w:rsid w:val="504EF708"/>
    <w:rsid w:val="505055FC"/>
    <w:rsid w:val="505233C9"/>
    <w:rsid w:val="505E9862"/>
    <w:rsid w:val="505F7A82"/>
    <w:rsid w:val="50628776"/>
    <w:rsid w:val="50694F46"/>
    <w:rsid w:val="506EFA16"/>
    <w:rsid w:val="5070E615"/>
    <w:rsid w:val="50726F49"/>
    <w:rsid w:val="507B5FD6"/>
    <w:rsid w:val="507C71DD"/>
    <w:rsid w:val="508029CE"/>
    <w:rsid w:val="50825A35"/>
    <w:rsid w:val="5091E87A"/>
    <w:rsid w:val="509651AB"/>
    <w:rsid w:val="50980472"/>
    <w:rsid w:val="50A563F4"/>
    <w:rsid w:val="50AC87F1"/>
    <w:rsid w:val="50B9DCDD"/>
    <w:rsid w:val="50C14CD7"/>
    <w:rsid w:val="50C1DDD3"/>
    <w:rsid w:val="50C650F1"/>
    <w:rsid w:val="50CB95C9"/>
    <w:rsid w:val="50CD9018"/>
    <w:rsid w:val="50CDDFFB"/>
    <w:rsid w:val="50CEDE82"/>
    <w:rsid w:val="50D1617F"/>
    <w:rsid w:val="50D6DB0F"/>
    <w:rsid w:val="50DCE8A2"/>
    <w:rsid w:val="50E6D745"/>
    <w:rsid w:val="50E77644"/>
    <w:rsid w:val="50F012D2"/>
    <w:rsid w:val="50F579BA"/>
    <w:rsid w:val="50FD4D0E"/>
    <w:rsid w:val="5101D49D"/>
    <w:rsid w:val="51023C42"/>
    <w:rsid w:val="51059DEA"/>
    <w:rsid w:val="5107EEA9"/>
    <w:rsid w:val="5108EDCA"/>
    <w:rsid w:val="510C60B3"/>
    <w:rsid w:val="510E2BD1"/>
    <w:rsid w:val="510EF134"/>
    <w:rsid w:val="51123C90"/>
    <w:rsid w:val="51178EAA"/>
    <w:rsid w:val="511BF526"/>
    <w:rsid w:val="511C9CC9"/>
    <w:rsid w:val="51242E3C"/>
    <w:rsid w:val="5124A949"/>
    <w:rsid w:val="5124E1B3"/>
    <w:rsid w:val="51260FF9"/>
    <w:rsid w:val="5127376C"/>
    <w:rsid w:val="51284BB7"/>
    <w:rsid w:val="512B732C"/>
    <w:rsid w:val="512BE7AF"/>
    <w:rsid w:val="512C1379"/>
    <w:rsid w:val="512C5E6B"/>
    <w:rsid w:val="5132B9BB"/>
    <w:rsid w:val="5137429F"/>
    <w:rsid w:val="513CD72B"/>
    <w:rsid w:val="513D67C9"/>
    <w:rsid w:val="5143E655"/>
    <w:rsid w:val="514A4A57"/>
    <w:rsid w:val="514A62E8"/>
    <w:rsid w:val="5151FBD0"/>
    <w:rsid w:val="51591446"/>
    <w:rsid w:val="515AB005"/>
    <w:rsid w:val="515F700F"/>
    <w:rsid w:val="5160D70E"/>
    <w:rsid w:val="51655B64"/>
    <w:rsid w:val="51684AEB"/>
    <w:rsid w:val="516FCE84"/>
    <w:rsid w:val="5170BCAC"/>
    <w:rsid w:val="5173A850"/>
    <w:rsid w:val="51756644"/>
    <w:rsid w:val="517A233B"/>
    <w:rsid w:val="517DB3E8"/>
    <w:rsid w:val="518357DF"/>
    <w:rsid w:val="518873FE"/>
    <w:rsid w:val="518F4FD8"/>
    <w:rsid w:val="5194F07D"/>
    <w:rsid w:val="5197FFE6"/>
    <w:rsid w:val="519A362E"/>
    <w:rsid w:val="51A33CC4"/>
    <w:rsid w:val="51A7422A"/>
    <w:rsid w:val="51AB7107"/>
    <w:rsid w:val="51B05CD1"/>
    <w:rsid w:val="51B0B910"/>
    <w:rsid w:val="51B21C22"/>
    <w:rsid w:val="51B59161"/>
    <w:rsid w:val="51B6A543"/>
    <w:rsid w:val="51C8A732"/>
    <w:rsid w:val="51C8C5FE"/>
    <w:rsid w:val="51E1F988"/>
    <w:rsid w:val="51ED04AE"/>
    <w:rsid w:val="51F0672E"/>
    <w:rsid w:val="51F8C940"/>
    <w:rsid w:val="51F9DE54"/>
    <w:rsid w:val="52014D47"/>
    <w:rsid w:val="52053281"/>
    <w:rsid w:val="5208A994"/>
    <w:rsid w:val="520E79AE"/>
    <w:rsid w:val="520F16DB"/>
    <w:rsid w:val="5212A1AB"/>
    <w:rsid w:val="5214E4AD"/>
    <w:rsid w:val="5221922E"/>
    <w:rsid w:val="5228A501"/>
    <w:rsid w:val="523AB9E5"/>
    <w:rsid w:val="52479893"/>
    <w:rsid w:val="524E176B"/>
    <w:rsid w:val="524E7BA8"/>
    <w:rsid w:val="524EEFCA"/>
    <w:rsid w:val="5250138D"/>
    <w:rsid w:val="5254E8A3"/>
    <w:rsid w:val="52564ECA"/>
    <w:rsid w:val="52575D16"/>
    <w:rsid w:val="525792E5"/>
    <w:rsid w:val="5259FB4F"/>
    <w:rsid w:val="525A4084"/>
    <w:rsid w:val="525DA102"/>
    <w:rsid w:val="52680015"/>
    <w:rsid w:val="526B74FE"/>
    <w:rsid w:val="526C7001"/>
    <w:rsid w:val="52760D85"/>
    <w:rsid w:val="52761FC5"/>
    <w:rsid w:val="52796AB3"/>
    <w:rsid w:val="527D2E4D"/>
    <w:rsid w:val="528070AB"/>
    <w:rsid w:val="52821FD6"/>
    <w:rsid w:val="5287E46B"/>
    <w:rsid w:val="528D4524"/>
    <w:rsid w:val="5294EDB0"/>
    <w:rsid w:val="529C3C10"/>
    <w:rsid w:val="529E6A42"/>
    <w:rsid w:val="529E9F6D"/>
    <w:rsid w:val="52A40433"/>
    <w:rsid w:val="52A5AC01"/>
    <w:rsid w:val="52A8EFAC"/>
    <w:rsid w:val="52AC3B23"/>
    <w:rsid w:val="52B6724E"/>
    <w:rsid w:val="52B89619"/>
    <w:rsid w:val="52C13392"/>
    <w:rsid w:val="52C1DB61"/>
    <w:rsid w:val="52C3C8D4"/>
    <w:rsid w:val="52C8E0CB"/>
    <w:rsid w:val="52CFC9CF"/>
    <w:rsid w:val="52D29FB4"/>
    <w:rsid w:val="52D2D00D"/>
    <w:rsid w:val="52D3D6F9"/>
    <w:rsid w:val="52D75104"/>
    <w:rsid w:val="52E48A78"/>
    <w:rsid w:val="52EDFF04"/>
    <w:rsid w:val="52EEF480"/>
    <w:rsid w:val="52EFC9ED"/>
    <w:rsid w:val="52FB9A07"/>
    <w:rsid w:val="5304C78B"/>
    <w:rsid w:val="5306FF85"/>
    <w:rsid w:val="5309B951"/>
    <w:rsid w:val="530B8B8C"/>
    <w:rsid w:val="53148A49"/>
    <w:rsid w:val="531539EB"/>
    <w:rsid w:val="531888DD"/>
    <w:rsid w:val="531DE654"/>
    <w:rsid w:val="5328E9F5"/>
    <w:rsid w:val="53293F1A"/>
    <w:rsid w:val="532BBC63"/>
    <w:rsid w:val="5331CCD9"/>
    <w:rsid w:val="53323B55"/>
    <w:rsid w:val="533BC715"/>
    <w:rsid w:val="5345D9E0"/>
    <w:rsid w:val="53475DC8"/>
    <w:rsid w:val="534896B2"/>
    <w:rsid w:val="534F8334"/>
    <w:rsid w:val="5351C06D"/>
    <w:rsid w:val="535D569F"/>
    <w:rsid w:val="535D7CCF"/>
    <w:rsid w:val="5365FA7B"/>
    <w:rsid w:val="536B47B2"/>
    <w:rsid w:val="536FA4E1"/>
    <w:rsid w:val="53754549"/>
    <w:rsid w:val="537AD481"/>
    <w:rsid w:val="537DA12D"/>
    <w:rsid w:val="537F682A"/>
    <w:rsid w:val="53814BBF"/>
    <w:rsid w:val="5381B53F"/>
    <w:rsid w:val="538F2394"/>
    <w:rsid w:val="53939F1B"/>
    <w:rsid w:val="5395CE06"/>
    <w:rsid w:val="539BDCB4"/>
    <w:rsid w:val="53A20D7E"/>
    <w:rsid w:val="53A56E4E"/>
    <w:rsid w:val="53A5A3D8"/>
    <w:rsid w:val="53AA1733"/>
    <w:rsid w:val="53B65847"/>
    <w:rsid w:val="53BB544C"/>
    <w:rsid w:val="53BEAC82"/>
    <w:rsid w:val="53C01054"/>
    <w:rsid w:val="53C478EA"/>
    <w:rsid w:val="53CA5508"/>
    <w:rsid w:val="53CB282D"/>
    <w:rsid w:val="53CCFD14"/>
    <w:rsid w:val="53D46D71"/>
    <w:rsid w:val="53D7F77C"/>
    <w:rsid w:val="53DBFD7A"/>
    <w:rsid w:val="53E3C880"/>
    <w:rsid w:val="53E5E8BB"/>
    <w:rsid w:val="53E69E87"/>
    <w:rsid w:val="53E7361B"/>
    <w:rsid w:val="53EA245B"/>
    <w:rsid w:val="53EDD9BD"/>
    <w:rsid w:val="53F0FF37"/>
    <w:rsid w:val="53F1B046"/>
    <w:rsid w:val="53F473B5"/>
    <w:rsid w:val="53F71C7B"/>
    <w:rsid w:val="53F8848A"/>
    <w:rsid w:val="53F8F073"/>
    <w:rsid w:val="53FFFC58"/>
    <w:rsid w:val="540669AA"/>
    <w:rsid w:val="540904B1"/>
    <w:rsid w:val="54095C3F"/>
    <w:rsid w:val="5409B3CB"/>
    <w:rsid w:val="540BD6FF"/>
    <w:rsid w:val="5411A7C8"/>
    <w:rsid w:val="54187248"/>
    <w:rsid w:val="541969C6"/>
    <w:rsid w:val="5419799D"/>
    <w:rsid w:val="541F5B4E"/>
    <w:rsid w:val="54232BA1"/>
    <w:rsid w:val="542E6CF5"/>
    <w:rsid w:val="543E6358"/>
    <w:rsid w:val="54410B53"/>
    <w:rsid w:val="5441E431"/>
    <w:rsid w:val="54425AEE"/>
    <w:rsid w:val="54427B76"/>
    <w:rsid w:val="544321A5"/>
    <w:rsid w:val="54522DF7"/>
    <w:rsid w:val="54563953"/>
    <w:rsid w:val="545CFB2E"/>
    <w:rsid w:val="545E61AA"/>
    <w:rsid w:val="545F6C93"/>
    <w:rsid w:val="546E39C6"/>
    <w:rsid w:val="54755F3E"/>
    <w:rsid w:val="5476CDF3"/>
    <w:rsid w:val="547B568E"/>
    <w:rsid w:val="548EDFDB"/>
    <w:rsid w:val="548F4CB7"/>
    <w:rsid w:val="549862C9"/>
    <w:rsid w:val="549FEC10"/>
    <w:rsid w:val="54A20D8E"/>
    <w:rsid w:val="54A68DD8"/>
    <w:rsid w:val="54A6F9AB"/>
    <w:rsid w:val="54AA5E88"/>
    <w:rsid w:val="54AB1B73"/>
    <w:rsid w:val="54ACC421"/>
    <w:rsid w:val="54AD84C1"/>
    <w:rsid w:val="54ADB85D"/>
    <w:rsid w:val="54AE57A8"/>
    <w:rsid w:val="54B00B9E"/>
    <w:rsid w:val="54B4E566"/>
    <w:rsid w:val="54B618CA"/>
    <w:rsid w:val="54B8782C"/>
    <w:rsid w:val="54C17CEC"/>
    <w:rsid w:val="54C95992"/>
    <w:rsid w:val="54C9B5D6"/>
    <w:rsid w:val="54D76E0C"/>
    <w:rsid w:val="54E76929"/>
    <w:rsid w:val="54EB652C"/>
    <w:rsid w:val="54F01844"/>
    <w:rsid w:val="5502C001"/>
    <w:rsid w:val="55043AC8"/>
    <w:rsid w:val="5506BA9D"/>
    <w:rsid w:val="550C1523"/>
    <w:rsid w:val="550CC5A4"/>
    <w:rsid w:val="550DED62"/>
    <w:rsid w:val="550F201F"/>
    <w:rsid w:val="551974EC"/>
    <w:rsid w:val="5522F0AF"/>
    <w:rsid w:val="5525CF80"/>
    <w:rsid w:val="5527B861"/>
    <w:rsid w:val="552C6614"/>
    <w:rsid w:val="5533A4F6"/>
    <w:rsid w:val="55413E64"/>
    <w:rsid w:val="554146C5"/>
    <w:rsid w:val="55420486"/>
    <w:rsid w:val="5557C505"/>
    <w:rsid w:val="5557FA17"/>
    <w:rsid w:val="55620A8F"/>
    <w:rsid w:val="55631822"/>
    <w:rsid w:val="556B1643"/>
    <w:rsid w:val="55720A7F"/>
    <w:rsid w:val="5578E9DC"/>
    <w:rsid w:val="557D1812"/>
    <w:rsid w:val="557DBE18"/>
    <w:rsid w:val="558308B0"/>
    <w:rsid w:val="55885176"/>
    <w:rsid w:val="558900AC"/>
    <w:rsid w:val="558D8298"/>
    <w:rsid w:val="55952989"/>
    <w:rsid w:val="559C6AC3"/>
    <w:rsid w:val="559C9EA8"/>
    <w:rsid w:val="55A39772"/>
    <w:rsid w:val="55A8C172"/>
    <w:rsid w:val="55AD8A79"/>
    <w:rsid w:val="55AEBAA9"/>
    <w:rsid w:val="55B06110"/>
    <w:rsid w:val="55B9ECDC"/>
    <w:rsid w:val="55EC4FC4"/>
    <w:rsid w:val="5600F4FB"/>
    <w:rsid w:val="560CBF07"/>
    <w:rsid w:val="560F2BDF"/>
    <w:rsid w:val="560F7682"/>
    <w:rsid w:val="5613F9C2"/>
    <w:rsid w:val="56154FD4"/>
    <w:rsid w:val="561EE8E4"/>
    <w:rsid w:val="5622E25B"/>
    <w:rsid w:val="56230F0D"/>
    <w:rsid w:val="5627A234"/>
    <w:rsid w:val="562B97E1"/>
    <w:rsid w:val="5630013B"/>
    <w:rsid w:val="5630446A"/>
    <w:rsid w:val="56312E56"/>
    <w:rsid w:val="563C1E76"/>
    <w:rsid w:val="5641E0F3"/>
    <w:rsid w:val="56478F86"/>
    <w:rsid w:val="564BF163"/>
    <w:rsid w:val="564E8B08"/>
    <w:rsid w:val="5663509F"/>
    <w:rsid w:val="56672695"/>
    <w:rsid w:val="566B333B"/>
    <w:rsid w:val="566BD6E5"/>
    <w:rsid w:val="566D907A"/>
    <w:rsid w:val="566F0C67"/>
    <w:rsid w:val="5682DDBE"/>
    <w:rsid w:val="56841A97"/>
    <w:rsid w:val="56866257"/>
    <w:rsid w:val="5690161E"/>
    <w:rsid w:val="5691C7A3"/>
    <w:rsid w:val="56933BCD"/>
    <w:rsid w:val="5696931E"/>
    <w:rsid w:val="569A8736"/>
    <w:rsid w:val="56A876AF"/>
    <w:rsid w:val="56ACF1D7"/>
    <w:rsid w:val="56B77F62"/>
    <w:rsid w:val="56B7C3FD"/>
    <w:rsid w:val="56CADBAC"/>
    <w:rsid w:val="56CBC36D"/>
    <w:rsid w:val="56CDAFE7"/>
    <w:rsid w:val="56D9563A"/>
    <w:rsid w:val="56DB8ECD"/>
    <w:rsid w:val="56DCFC1F"/>
    <w:rsid w:val="56E0D28D"/>
    <w:rsid w:val="56E11940"/>
    <w:rsid w:val="56E365C2"/>
    <w:rsid w:val="56EAD106"/>
    <w:rsid w:val="56EB39A2"/>
    <w:rsid w:val="56EF8B06"/>
    <w:rsid w:val="56EFF658"/>
    <w:rsid w:val="56F2323D"/>
    <w:rsid w:val="5700D38B"/>
    <w:rsid w:val="5714F614"/>
    <w:rsid w:val="5718E9B3"/>
    <w:rsid w:val="572239E6"/>
    <w:rsid w:val="5723C71F"/>
    <w:rsid w:val="5730204F"/>
    <w:rsid w:val="57368296"/>
    <w:rsid w:val="573D020E"/>
    <w:rsid w:val="573DBA7E"/>
    <w:rsid w:val="573F8F51"/>
    <w:rsid w:val="5742B3B7"/>
    <w:rsid w:val="57430105"/>
    <w:rsid w:val="5744D9BA"/>
    <w:rsid w:val="5752D0C2"/>
    <w:rsid w:val="575804A4"/>
    <w:rsid w:val="57588237"/>
    <w:rsid w:val="575D6B1A"/>
    <w:rsid w:val="575D7A09"/>
    <w:rsid w:val="57643AE7"/>
    <w:rsid w:val="5768E4F8"/>
    <w:rsid w:val="577551D6"/>
    <w:rsid w:val="57774642"/>
    <w:rsid w:val="5778BECA"/>
    <w:rsid w:val="57806A7C"/>
    <w:rsid w:val="57808A64"/>
    <w:rsid w:val="5787B27D"/>
    <w:rsid w:val="578991E8"/>
    <w:rsid w:val="578B243F"/>
    <w:rsid w:val="578CAD61"/>
    <w:rsid w:val="578D2BAA"/>
    <w:rsid w:val="57910F00"/>
    <w:rsid w:val="57922AE2"/>
    <w:rsid w:val="57A35C96"/>
    <w:rsid w:val="57A5F259"/>
    <w:rsid w:val="57A7FD94"/>
    <w:rsid w:val="57AEA997"/>
    <w:rsid w:val="57B3DFAE"/>
    <w:rsid w:val="57B4AF49"/>
    <w:rsid w:val="57BEBA06"/>
    <w:rsid w:val="57D2FC44"/>
    <w:rsid w:val="57E4A470"/>
    <w:rsid w:val="57E84B5D"/>
    <w:rsid w:val="57EE7677"/>
    <w:rsid w:val="57EF8B89"/>
    <w:rsid w:val="57EFEA89"/>
    <w:rsid w:val="57FA0B06"/>
    <w:rsid w:val="57FA17F6"/>
    <w:rsid w:val="57FDE960"/>
    <w:rsid w:val="580552F4"/>
    <w:rsid w:val="580AF40F"/>
    <w:rsid w:val="580BABCB"/>
    <w:rsid w:val="580D07E0"/>
    <w:rsid w:val="5810B1CF"/>
    <w:rsid w:val="581535CB"/>
    <w:rsid w:val="581670C8"/>
    <w:rsid w:val="581707C0"/>
    <w:rsid w:val="5817E991"/>
    <w:rsid w:val="581AF20C"/>
    <w:rsid w:val="581AF8B8"/>
    <w:rsid w:val="581DD5F4"/>
    <w:rsid w:val="5822ECB6"/>
    <w:rsid w:val="5839274B"/>
    <w:rsid w:val="583C2460"/>
    <w:rsid w:val="583FCC43"/>
    <w:rsid w:val="58419292"/>
    <w:rsid w:val="58470F22"/>
    <w:rsid w:val="584B7266"/>
    <w:rsid w:val="584F5A84"/>
    <w:rsid w:val="5853987E"/>
    <w:rsid w:val="585A5613"/>
    <w:rsid w:val="586502AE"/>
    <w:rsid w:val="5866FD6F"/>
    <w:rsid w:val="5868B4EF"/>
    <w:rsid w:val="586DFB91"/>
    <w:rsid w:val="58704044"/>
    <w:rsid w:val="58708579"/>
    <w:rsid w:val="587FAE99"/>
    <w:rsid w:val="58812E6D"/>
    <w:rsid w:val="58885DDE"/>
    <w:rsid w:val="588CA932"/>
    <w:rsid w:val="589416F6"/>
    <w:rsid w:val="58984CDE"/>
    <w:rsid w:val="58985F8D"/>
    <w:rsid w:val="5898F61B"/>
    <w:rsid w:val="58A8C8C6"/>
    <w:rsid w:val="58AAF6A9"/>
    <w:rsid w:val="58AD51EB"/>
    <w:rsid w:val="58B59BE3"/>
    <w:rsid w:val="58B5BB10"/>
    <w:rsid w:val="58B610E7"/>
    <w:rsid w:val="58B7A1C7"/>
    <w:rsid w:val="58C19EB2"/>
    <w:rsid w:val="58C77313"/>
    <w:rsid w:val="58CC952D"/>
    <w:rsid w:val="58D013A3"/>
    <w:rsid w:val="58D1A290"/>
    <w:rsid w:val="58D63DF5"/>
    <w:rsid w:val="58DEDB7B"/>
    <w:rsid w:val="58E430F0"/>
    <w:rsid w:val="58E884B1"/>
    <w:rsid w:val="58EE7799"/>
    <w:rsid w:val="58EF90CF"/>
    <w:rsid w:val="58F11A6D"/>
    <w:rsid w:val="58F1F35C"/>
    <w:rsid w:val="58F26FAE"/>
    <w:rsid w:val="58F37CA8"/>
    <w:rsid w:val="58F60A87"/>
    <w:rsid w:val="58FBB5A7"/>
    <w:rsid w:val="58FDE56E"/>
    <w:rsid w:val="59051CD7"/>
    <w:rsid w:val="59072FF2"/>
    <w:rsid w:val="5907FB5F"/>
    <w:rsid w:val="5915B569"/>
    <w:rsid w:val="59169107"/>
    <w:rsid w:val="591987F8"/>
    <w:rsid w:val="591CC778"/>
    <w:rsid w:val="59202096"/>
    <w:rsid w:val="592551DF"/>
    <w:rsid w:val="592D5783"/>
    <w:rsid w:val="59394078"/>
    <w:rsid w:val="59439CF0"/>
    <w:rsid w:val="59444A9F"/>
    <w:rsid w:val="5946767E"/>
    <w:rsid w:val="59481A19"/>
    <w:rsid w:val="5950B0A8"/>
    <w:rsid w:val="5959054A"/>
    <w:rsid w:val="595CC0E7"/>
    <w:rsid w:val="59608313"/>
    <w:rsid w:val="5968EE94"/>
    <w:rsid w:val="596C585A"/>
    <w:rsid w:val="596E5C3E"/>
    <w:rsid w:val="597ADBD1"/>
    <w:rsid w:val="59827774"/>
    <w:rsid w:val="5983BA4F"/>
    <w:rsid w:val="598C6E45"/>
    <w:rsid w:val="5991DCFF"/>
    <w:rsid w:val="599B7B1E"/>
    <w:rsid w:val="599FF099"/>
    <w:rsid w:val="59A352FC"/>
    <w:rsid w:val="59AAC341"/>
    <w:rsid w:val="59ABCDF5"/>
    <w:rsid w:val="59B6530C"/>
    <w:rsid w:val="59B676AA"/>
    <w:rsid w:val="59B693D2"/>
    <w:rsid w:val="59BB726E"/>
    <w:rsid w:val="59C7D1C9"/>
    <w:rsid w:val="59C843D1"/>
    <w:rsid w:val="59CBFC8F"/>
    <w:rsid w:val="59D817B9"/>
    <w:rsid w:val="59D99E71"/>
    <w:rsid w:val="59E87BE3"/>
    <w:rsid w:val="59E9ED75"/>
    <w:rsid w:val="59EB89C0"/>
    <w:rsid w:val="59ECA238"/>
    <w:rsid w:val="59ED4AD4"/>
    <w:rsid w:val="59F02E87"/>
    <w:rsid w:val="59F417EA"/>
    <w:rsid w:val="5A00C975"/>
    <w:rsid w:val="5A023F9F"/>
    <w:rsid w:val="5A0463FB"/>
    <w:rsid w:val="5A06E489"/>
    <w:rsid w:val="5A08F098"/>
    <w:rsid w:val="5A08F299"/>
    <w:rsid w:val="5A0E9E9A"/>
    <w:rsid w:val="5A132BEE"/>
    <w:rsid w:val="5A1416C5"/>
    <w:rsid w:val="5A189E78"/>
    <w:rsid w:val="5A1EADE5"/>
    <w:rsid w:val="5A207764"/>
    <w:rsid w:val="5A26BDF6"/>
    <w:rsid w:val="5A2A07CC"/>
    <w:rsid w:val="5A302FAE"/>
    <w:rsid w:val="5A312626"/>
    <w:rsid w:val="5A356584"/>
    <w:rsid w:val="5A377181"/>
    <w:rsid w:val="5A390F06"/>
    <w:rsid w:val="5A3A949B"/>
    <w:rsid w:val="5A3C3093"/>
    <w:rsid w:val="5A3F15AA"/>
    <w:rsid w:val="5A4888F0"/>
    <w:rsid w:val="5A49760B"/>
    <w:rsid w:val="5A49D061"/>
    <w:rsid w:val="5A4C0C31"/>
    <w:rsid w:val="5A5451E0"/>
    <w:rsid w:val="5A5D5D62"/>
    <w:rsid w:val="5A6D0E40"/>
    <w:rsid w:val="5A725E6F"/>
    <w:rsid w:val="5A739FC0"/>
    <w:rsid w:val="5A74E17D"/>
    <w:rsid w:val="5A772BB5"/>
    <w:rsid w:val="5A7AC312"/>
    <w:rsid w:val="5A837D26"/>
    <w:rsid w:val="5A87F21E"/>
    <w:rsid w:val="5A934476"/>
    <w:rsid w:val="5A955B72"/>
    <w:rsid w:val="5A9BD81F"/>
    <w:rsid w:val="5A9D5D94"/>
    <w:rsid w:val="5AA0F6FF"/>
    <w:rsid w:val="5AA18BFB"/>
    <w:rsid w:val="5AA2AF11"/>
    <w:rsid w:val="5AA67A76"/>
    <w:rsid w:val="5AAFDA15"/>
    <w:rsid w:val="5AB0335E"/>
    <w:rsid w:val="5AB0FFF3"/>
    <w:rsid w:val="5AB176D7"/>
    <w:rsid w:val="5AB44C6D"/>
    <w:rsid w:val="5ABA0E4D"/>
    <w:rsid w:val="5AC025E4"/>
    <w:rsid w:val="5AC12F24"/>
    <w:rsid w:val="5AC52237"/>
    <w:rsid w:val="5AD3DB97"/>
    <w:rsid w:val="5AD6A773"/>
    <w:rsid w:val="5ADA3195"/>
    <w:rsid w:val="5ADD1410"/>
    <w:rsid w:val="5ADE97E1"/>
    <w:rsid w:val="5AE34591"/>
    <w:rsid w:val="5AE65BC1"/>
    <w:rsid w:val="5AECEF5D"/>
    <w:rsid w:val="5AEE82AA"/>
    <w:rsid w:val="5AF331A6"/>
    <w:rsid w:val="5AF508F9"/>
    <w:rsid w:val="5AF9F514"/>
    <w:rsid w:val="5B005389"/>
    <w:rsid w:val="5B146D80"/>
    <w:rsid w:val="5B174B38"/>
    <w:rsid w:val="5B180A00"/>
    <w:rsid w:val="5B195F7D"/>
    <w:rsid w:val="5B1BF7A7"/>
    <w:rsid w:val="5B1DCB7C"/>
    <w:rsid w:val="5B1EB301"/>
    <w:rsid w:val="5B226EBE"/>
    <w:rsid w:val="5B345BB6"/>
    <w:rsid w:val="5B359EAC"/>
    <w:rsid w:val="5B3D1E75"/>
    <w:rsid w:val="5B3EB135"/>
    <w:rsid w:val="5B406509"/>
    <w:rsid w:val="5B41E219"/>
    <w:rsid w:val="5B48A2F9"/>
    <w:rsid w:val="5B48FF3E"/>
    <w:rsid w:val="5B49CEBA"/>
    <w:rsid w:val="5B4BFDCF"/>
    <w:rsid w:val="5B51D2D3"/>
    <w:rsid w:val="5B58BC50"/>
    <w:rsid w:val="5B592553"/>
    <w:rsid w:val="5B615DE5"/>
    <w:rsid w:val="5B672336"/>
    <w:rsid w:val="5B71FEA6"/>
    <w:rsid w:val="5B7A74AA"/>
    <w:rsid w:val="5B7B798A"/>
    <w:rsid w:val="5B7C89DE"/>
    <w:rsid w:val="5B7E88F0"/>
    <w:rsid w:val="5B80A40E"/>
    <w:rsid w:val="5B842FD1"/>
    <w:rsid w:val="5B89D669"/>
    <w:rsid w:val="5B8D320C"/>
    <w:rsid w:val="5B8E3C75"/>
    <w:rsid w:val="5B946994"/>
    <w:rsid w:val="5B9A3266"/>
    <w:rsid w:val="5B9E115B"/>
    <w:rsid w:val="5BA40C5C"/>
    <w:rsid w:val="5BA74647"/>
    <w:rsid w:val="5BA85AF0"/>
    <w:rsid w:val="5BB03899"/>
    <w:rsid w:val="5BB28713"/>
    <w:rsid w:val="5BB325FD"/>
    <w:rsid w:val="5BB3701F"/>
    <w:rsid w:val="5BB45669"/>
    <w:rsid w:val="5BC22696"/>
    <w:rsid w:val="5BC372BB"/>
    <w:rsid w:val="5BC986DE"/>
    <w:rsid w:val="5BCDBCA9"/>
    <w:rsid w:val="5BCDD442"/>
    <w:rsid w:val="5BD15830"/>
    <w:rsid w:val="5BD26BDF"/>
    <w:rsid w:val="5BD6C394"/>
    <w:rsid w:val="5BDFB9FB"/>
    <w:rsid w:val="5BE11F61"/>
    <w:rsid w:val="5BE324A6"/>
    <w:rsid w:val="5BEA58FF"/>
    <w:rsid w:val="5BF1C397"/>
    <w:rsid w:val="5BF49C26"/>
    <w:rsid w:val="5BF50CB2"/>
    <w:rsid w:val="5BF549D1"/>
    <w:rsid w:val="5BF5E385"/>
    <w:rsid w:val="5BFAEBDE"/>
    <w:rsid w:val="5BFE89DC"/>
    <w:rsid w:val="5BFFD04C"/>
    <w:rsid w:val="5C12E4D7"/>
    <w:rsid w:val="5C191934"/>
    <w:rsid w:val="5C1A325A"/>
    <w:rsid w:val="5C1D0613"/>
    <w:rsid w:val="5C2705F8"/>
    <w:rsid w:val="5C2C532C"/>
    <w:rsid w:val="5C398332"/>
    <w:rsid w:val="5C3C2C91"/>
    <w:rsid w:val="5C3E19A8"/>
    <w:rsid w:val="5C407E7F"/>
    <w:rsid w:val="5C4C1DA9"/>
    <w:rsid w:val="5C4FD93A"/>
    <w:rsid w:val="5C50CC96"/>
    <w:rsid w:val="5C56CBF8"/>
    <w:rsid w:val="5C5739F1"/>
    <w:rsid w:val="5C60824A"/>
    <w:rsid w:val="5C63F83A"/>
    <w:rsid w:val="5C642008"/>
    <w:rsid w:val="5C685B6B"/>
    <w:rsid w:val="5C6D8D86"/>
    <w:rsid w:val="5C6E1B3C"/>
    <w:rsid w:val="5C741D29"/>
    <w:rsid w:val="5C75AF3C"/>
    <w:rsid w:val="5C75ECBF"/>
    <w:rsid w:val="5C81CC74"/>
    <w:rsid w:val="5C85F4BC"/>
    <w:rsid w:val="5C8E233A"/>
    <w:rsid w:val="5C8EF6FB"/>
    <w:rsid w:val="5C9221EA"/>
    <w:rsid w:val="5C980E1D"/>
    <w:rsid w:val="5C99C05A"/>
    <w:rsid w:val="5C9D467E"/>
    <w:rsid w:val="5C9D7CE7"/>
    <w:rsid w:val="5C9ED4D3"/>
    <w:rsid w:val="5C9F0F7A"/>
    <w:rsid w:val="5CA1F9AE"/>
    <w:rsid w:val="5CA405FD"/>
    <w:rsid w:val="5CA4463A"/>
    <w:rsid w:val="5CA6C193"/>
    <w:rsid w:val="5CAB3540"/>
    <w:rsid w:val="5CB53D7C"/>
    <w:rsid w:val="5CBC8994"/>
    <w:rsid w:val="5CC6B7EC"/>
    <w:rsid w:val="5CCBFAB4"/>
    <w:rsid w:val="5CCEA0D9"/>
    <w:rsid w:val="5CD04ABE"/>
    <w:rsid w:val="5CD39A97"/>
    <w:rsid w:val="5CD3C0DD"/>
    <w:rsid w:val="5CD4E3A1"/>
    <w:rsid w:val="5CD846C2"/>
    <w:rsid w:val="5CDC6B9D"/>
    <w:rsid w:val="5CE3F8C3"/>
    <w:rsid w:val="5CE67206"/>
    <w:rsid w:val="5CE71C49"/>
    <w:rsid w:val="5CE8AC5E"/>
    <w:rsid w:val="5CE98347"/>
    <w:rsid w:val="5CF09FB5"/>
    <w:rsid w:val="5CF3A066"/>
    <w:rsid w:val="5CF7A75E"/>
    <w:rsid w:val="5CF99C16"/>
    <w:rsid w:val="5CFA0FE5"/>
    <w:rsid w:val="5D0617EA"/>
    <w:rsid w:val="5D082ECD"/>
    <w:rsid w:val="5D0A2E15"/>
    <w:rsid w:val="5D16BF01"/>
    <w:rsid w:val="5D19DD05"/>
    <w:rsid w:val="5D1F96E3"/>
    <w:rsid w:val="5D272DDD"/>
    <w:rsid w:val="5D2CE656"/>
    <w:rsid w:val="5D303C46"/>
    <w:rsid w:val="5D30AFFD"/>
    <w:rsid w:val="5D32B570"/>
    <w:rsid w:val="5D330DAA"/>
    <w:rsid w:val="5D3DBCA8"/>
    <w:rsid w:val="5D51CC42"/>
    <w:rsid w:val="5D56C4A2"/>
    <w:rsid w:val="5D66C0F0"/>
    <w:rsid w:val="5D6889F1"/>
    <w:rsid w:val="5D68F534"/>
    <w:rsid w:val="5D6BE57A"/>
    <w:rsid w:val="5D701026"/>
    <w:rsid w:val="5D73B296"/>
    <w:rsid w:val="5D89C48B"/>
    <w:rsid w:val="5D8A731A"/>
    <w:rsid w:val="5D8E97D0"/>
    <w:rsid w:val="5D98EAC8"/>
    <w:rsid w:val="5DA67C9C"/>
    <w:rsid w:val="5DA755DE"/>
    <w:rsid w:val="5DAFA20B"/>
    <w:rsid w:val="5DB1D19D"/>
    <w:rsid w:val="5DB2A40D"/>
    <w:rsid w:val="5DC4C317"/>
    <w:rsid w:val="5DC9AB03"/>
    <w:rsid w:val="5DCE66CF"/>
    <w:rsid w:val="5DE20924"/>
    <w:rsid w:val="5DEE717A"/>
    <w:rsid w:val="5DEF02EA"/>
    <w:rsid w:val="5DF5B06C"/>
    <w:rsid w:val="5DF75D27"/>
    <w:rsid w:val="5DFC44F3"/>
    <w:rsid w:val="5E0FC773"/>
    <w:rsid w:val="5E14C903"/>
    <w:rsid w:val="5E16E6D2"/>
    <w:rsid w:val="5E18046C"/>
    <w:rsid w:val="5E1C79DE"/>
    <w:rsid w:val="5E223638"/>
    <w:rsid w:val="5E226140"/>
    <w:rsid w:val="5E274236"/>
    <w:rsid w:val="5E2ACB3D"/>
    <w:rsid w:val="5E2C14BA"/>
    <w:rsid w:val="5E2E5936"/>
    <w:rsid w:val="5E2F9D94"/>
    <w:rsid w:val="5E3373B0"/>
    <w:rsid w:val="5E3E4C76"/>
    <w:rsid w:val="5E400B54"/>
    <w:rsid w:val="5E430A70"/>
    <w:rsid w:val="5E476B70"/>
    <w:rsid w:val="5E6233A7"/>
    <w:rsid w:val="5E63EB28"/>
    <w:rsid w:val="5E71BDE1"/>
    <w:rsid w:val="5E71C0E6"/>
    <w:rsid w:val="5E72D50A"/>
    <w:rsid w:val="5E84BB57"/>
    <w:rsid w:val="5E8645E9"/>
    <w:rsid w:val="5E8ACE1B"/>
    <w:rsid w:val="5E8E2E72"/>
    <w:rsid w:val="5E92C41D"/>
    <w:rsid w:val="5E93D173"/>
    <w:rsid w:val="5E94C8B9"/>
    <w:rsid w:val="5E98967F"/>
    <w:rsid w:val="5E9AC729"/>
    <w:rsid w:val="5E9AD8E0"/>
    <w:rsid w:val="5E9CF669"/>
    <w:rsid w:val="5EA6021E"/>
    <w:rsid w:val="5EA9E73A"/>
    <w:rsid w:val="5EAB7F98"/>
    <w:rsid w:val="5EBDC272"/>
    <w:rsid w:val="5EBF0E6C"/>
    <w:rsid w:val="5EBF271C"/>
    <w:rsid w:val="5EBF33AB"/>
    <w:rsid w:val="5EC50B40"/>
    <w:rsid w:val="5EC766CA"/>
    <w:rsid w:val="5ECD2A30"/>
    <w:rsid w:val="5ED20C48"/>
    <w:rsid w:val="5ED77B58"/>
    <w:rsid w:val="5ED7B0DE"/>
    <w:rsid w:val="5EDA0C94"/>
    <w:rsid w:val="5EDA3AA5"/>
    <w:rsid w:val="5EDAB00E"/>
    <w:rsid w:val="5EDE4DF6"/>
    <w:rsid w:val="5EDF1D9F"/>
    <w:rsid w:val="5EE15098"/>
    <w:rsid w:val="5EE3E628"/>
    <w:rsid w:val="5EE621BA"/>
    <w:rsid w:val="5EE818CF"/>
    <w:rsid w:val="5EF06635"/>
    <w:rsid w:val="5EF51198"/>
    <w:rsid w:val="5EF968E1"/>
    <w:rsid w:val="5EFC70A4"/>
    <w:rsid w:val="5EFE2C50"/>
    <w:rsid w:val="5F03F291"/>
    <w:rsid w:val="5F0E99E4"/>
    <w:rsid w:val="5F121B04"/>
    <w:rsid w:val="5F21C5C4"/>
    <w:rsid w:val="5F26B749"/>
    <w:rsid w:val="5F2E1541"/>
    <w:rsid w:val="5F31AD50"/>
    <w:rsid w:val="5F3301DD"/>
    <w:rsid w:val="5F3498A7"/>
    <w:rsid w:val="5F354F4B"/>
    <w:rsid w:val="5F377DC4"/>
    <w:rsid w:val="5F3A6D87"/>
    <w:rsid w:val="5F3A88C2"/>
    <w:rsid w:val="5F3C3E6D"/>
    <w:rsid w:val="5F408781"/>
    <w:rsid w:val="5F40DADC"/>
    <w:rsid w:val="5F49BA8C"/>
    <w:rsid w:val="5F5B8665"/>
    <w:rsid w:val="5F5F4261"/>
    <w:rsid w:val="5F61E176"/>
    <w:rsid w:val="5F6A3B10"/>
    <w:rsid w:val="5F6AAFB8"/>
    <w:rsid w:val="5F6D41E0"/>
    <w:rsid w:val="5F6D7EF3"/>
    <w:rsid w:val="5F6D8D5E"/>
    <w:rsid w:val="5F6DFDBB"/>
    <w:rsid w:val="5F6FE85A"/>
    <w:rsid w:val="5F77535B"/>
    <w:rsid w:val="5F7CB17A"/>
    <w:rsid w:val="5F7F7D52"/>
    <w:rsid w:val="5F89B57E"/>
    <w:rsid w:val="5F91AB2E"/>
    <w:rsid w:val="5F92DD8E"/>
    <w:rsid w:val="5F98EA56"/>
    <w:rsid w:val="5FA7E02E"/>
    <w:rsid w:val="5FAA6AE3"/>
    <w:rsid w:val="5FADAE21"/>
    <w:rsid w:val="5FB73D7D"/>
    <w:rsid w:val="5FB77858"/>
    <w:rsid w:val="5FB78E30"/>
    <w:rsid w:val="5FBBB4F4"/>
    <w:rsid w:val="5FC1DFEC"/>
    <w:rsid w:val="5FC39796"/>
    <w:rsid w:val="5FC9722C"/>
    <w:rsid w:val="5FCF43D1"/>
    <w:rsid w:val="5FD2D473"/>
    <w:rsid w:val="5FE3BEC8"/>
    <w:rsid w:val="5FE7D1BA"/>
    <w:rsid w:val="5FEB5A74"/>
    <w:rsid w:val="5FEBA14C"/>
    <w:rsid w:val="5FF675BA"/>
    <w:rsid w:val="5FF7D8E0"/>
    <w:rsid w:val="5FFF8536"/>
    <w:rsid w:val="600EF194"/>
    <w:rsid w:val="600EFC7C"/>
    <w:rsid w:val="600F7A0C"/>
    <w:rsid w:val="6010AD82"/>
    <w:rsid w:val="601B241B"/>
    <w:rsid w:val="601EF13B"/>
    <w:rsid w:val="601F1B72"/>
    <w:rsid w:val="6021C113"/>
    <w:rsid w:val="60243D5D"/>
    <w:rsid w:val="6025AE03"/>
    <w:rsid w:val="6026F255"/>
    <w:rsid w:val="60287C87"/>
    <w:rsid w:val="602A8033"/>
    <w:rsid w:val="602B07DE"/>
    <w:rsid w:val="60309049"/>
    <w:rsid w:val="603B5823"/>
    <w:rsid w:val="604029CA"/>
    <w:rsid w:val="6040701F"/>
    <w:rsid w:val="6043090A"/>
    <w:rsid w:val="6046348A"/>
    <w:rsid w:val="604C5BEF"/>
    <w:rsid w:val="604FD0E0"/>
    <w:rsid w:val="605E21C4"/>
    <w:rsid w:val="6060083B"/>
    <w:rsid w:val="60604784"/>
    <w:rsid w:val="606E28FB"/>
    <w:rsid w:val="607AE496"/>
    <w:rsid w:val="60821B04"/>
    <w:rsid w:val="60872F1A"/>
    <w:rsid w:val="6087493A"/>
    <w:rsid w:val="6090B49F"/>
    <w:rsid w:val="60954F6B"/>
    <w:rsid w:val="6098F002"/>
    <w:rsid w:val="609A79DD"/>
    <w:rsid w:val="609DDA68"/>
    <w:rsid w:val="60A08BD3"/>
    <w:rsid w:val="60A101F4"/>
    <w:rsid w:val="60A92D8D"/>
    <w:rsid w:val="60A97F1A"/>
    <w:rsid w:val="60BA50C7"/>
    <w:rsid w:val="60C23A7D"/>
    <w:rsid w:val="60C52856"/>
    <w:rsid w:val="60C5D3F8"/>
    <w:rsid w:val="60C94CC0"/>
    <w:rsid w:val="60CB62DC"/>
    <w:rsid w:val="60CBC303"/>
    <w:rsid w:val="60E66EF8"/>
    <w:rsid w:val="60E8554B"/>
    <w:rsid w:val="60EEBFC4"/>
    <w:rsid w:val="60F3099C"/>
    <w:rsid w:val="60F52103"/>
    <w:rsid w:val="60F69F21"/>
    <w:rsid w:val="60F6C02D"/>
    <w:rsid w:val="60FC4DEC"/>
    <w:rsid w:val="60FE3BDB"/>
    <w:rsid w:val="60FF30E3"/>
    <w:rsid w:val="61011C09"/>
    <w:rsid w:val="6104B7CF"/>
    <w:rsid w:val="6104ED94"/>
    <w:rsid w:val="6105A303"/>
    <w:rsid w:val="610B7DDA"/>
    <w:rsid w:val="610C510B"/>
    <w:rsid w:val="61154D1A"/>
    <w:rsid w:val="6117FC6F"/>
    <w:rsid w:val="611892D5"/>
    <w:rsid w:val="6119D5C4"/>
    <w:rsid w:val="611B381E"/>
    <w:rsid w:val="61264708"/>
    <w:rsid w:val="612F3533"/>
    <w:rsid w:val="613BB698"/>
    <w:rsid w:val="613D311F"/>
    <w:rsid w:val="613E1F6E"/>
    <w:rsid w:val="613E386D"/>
    <w:rsid w:val="614044AC"/>
    <w:rsid w:val="614A7CF6"/>
    <w:rsid w:val="614C12F5"/>
    <w:rsid w:val="615CADCC"/>
    <w:rsid w:val="615EE16F"/>
    <w:rsid w:val="61624D13"/>
    <w:rsid w:val="61746597"/>
    <w:rsid w:val="617C7D5C"/>
    <w:rsid w:val="617E2FF2"/>
    <w:rsid w:val="619665E6"/>
    <w:rsid w:val="6197ABEA"/>
    <w:rsid w:val="61A761B4"/>
    <w:rsid w:val="61A77C52"/>
    <w:rsid w:val="61B20889"/>
    <w:rsid w:val="61B68F7D"/>
    <w:rsid w:val="61CA1551"/>
    <w:rsid w:val="61CABF6A"/>
    <w:rsid w:val="61CACDBE"/>
    <w:rsid w:val="61CFE4B3"/>
    <w:rsid w:val="61D14BE1"/>
    <w:rsid w:val="61D366B3"/>
    <w:rsid w:val="61E25119"/>
    <w:rsid w:val="61E5B52A"/>
    <w:rsid w:val="61E66714"/>
    <w:rsid w:val="61EA4AC8"/>
    <w:rsid w:val="61EF9BAE"/>
    <w:rsid w:val="61F27149"/>
    <w:rsid w:val="61F43226"/>
    <w:rsid w:val="61FD7791"/>
    <w:rsid w:val="620AB5F9"/>
    <w:rsid w:val="62196C92"/>
    <w:rsid w:val="6220F818"/>
    <w:rsid w:val="62231AEB"/>
    <w:rsid w:val="622FC818"/>
    <w:rsid w:val="623069B4"/>
    <w:rsid w:val="6231448E"/>
    <w:rsid w:val="6239D29D"/>
    <w:rsid w:val="623A46CF"/>
    <w:rsid w:val="6241FD4C"/>
    <w:rsid w:val="6242FA13"/>
    <w:rsid w:val="6245F5D7"/>
    <w:rsid w:val="6249FBE6"/>
    <w:rsid w:val="62531572"/>
    <w:rsid w:val="6258F877"/>
    <w:rsid w:val="625E0B19"/>
    <w:rsid w:val="62604D08"/>
    <w:rsid w:val="6268B239"/>
    <w:rsid w:val="6268B796"/>
    <w:rsid w:val="626F3971"/>
    <w:rsid w:val="6272B504"/>
    <w:rsid w:val="627CF7D7"/>
    <w:rsid w:val="627D8C6B"/>
    <w:rsid w:val="6284B93B"/>
    <w:rsid w:val="628C7DAE"/>
    <w:rsid w:val="628F16FB"/>
    <w:rsid w:val="628F9B7D"/>
    <w:rsid w:val="62909D76"/>
    <w:rsid w:val="629DC155"/>
    <w:rsid w:val="62A18B35"/>
    <w:rsid w:val="62A2DBAC"/>
    <w:rsid w:val="62B063B4"/>
    <w:rsid w:val="62B66BBC"/>
    <w:rsid w:val="62B7C69F"/>
    <w:rsid w:val="62C6F448"/>
    <w:rsid w:val="62CC1A42"/>
    <w:rsid w:val="62CDF686"/>
    <w:rsid w:val="62D19AEF"/>
    <w:rsid w:val="62D32933"/>
    <w:rsid w:val="62D634A3"/>
    <w:rsid w:val="62D6D2F9"/>
    <w:rsid w:val="62DB42C4"/>
    <w:rsid w:val="62E1A7D4"/>
    <w:rsid w:val="62E2ABD8"/>
    <w:rsid w:val="62ED70B3"/>
    <w:rsid w:val="62F4C248"/>
    <w:rsid w:val="62F7B5DD"/>
    <w:rsid w:val="62FF0D99"/>
    <w:rsid w:val="63027736"/>
    <w:rsid w:val="6306DB07"/>
    <w:rsid w:val="631362C2"/>
    <w:rsid w:val="631CD43F"/>
    <w:rsid w:val="63217205"/>
    <w:rsid w:val="6322AA59"/>
    <w:rsid w:val="632B5652"/>
    <w:rsid w:val="632F9E2D"/>
    <w:rsid w:val="633097A9"/>
    <w:rsid w:val="6345E10A"/>
    <w:rsid w:val="6347FC30"/>
    <w:rsid w:val="6353353B"/>
    <w:rsid w:val="635FC1C8"/>
    <w:rsid w:val="6368A733"/>
    <w:rsid w:val="636F1832"/>
    <w:rsid w:val="637475DC"/>
    <w:rsid w:val="6388190E"/>
    <w:rsid w:val="638DC9FF"/>
    <w:rsid w:val="63912C20"/>
    <w:rsid w:val="6397C12C"/>
    <w:rsid w:val="63A6E550"/>
    <w:rsid w:val="63AE1BB9"/>
    <w:rsid w:val="63AEBD57"/>
    <w:rsid w:val="63B04984"/>
    <w:rsid w:val="63B14D8C"/>
    <w:rsid w:val="63BA362C"/>
    <w:rsid w:val="63BDAAA0"/>
    <w:rsid w:val="63CF9602"/>
    <w:rsid w:val="63D10652"/>
    <w:rsid w:val="63D83086"/>
    <w:rsid w:val="63D98A47"/>
    <w:rsid w:val="63E146B2"/>
    <w:rsid w:val="63E886EC"/>
    <w:rsid w:val="63E9025C"/>
    <w:rsid w:val="63ED620F"/>
    <w:rsid w:val="63ED64DD"/>
    <w:rsid w:val="63F3DF9E"/>
    <w:rsid w:val="6401D3C7"/>
    <w:rsid w:val="640273FD"/>
    <w:rsid w:val="64032C5B"/>
    <w:rsid w:val="64068AEB"/>
    <w:rsid w:val="64095BA2"/>
    <w:rsid w:val="6409A6FE"/>
    <w:rsid w:val="64129EF1"/>
    <w:rsid w:val="641EAF29"/>
    <w:rsid w:val="642BFFF8"/>
    <w:rsid w:val="64325557"/>
    <w:rsid w:val="643E4667"/>
    <w:rsid w:val="64402728"/>
    <w:rsid w:val="6442254C"/>
    <w:rsid w:val="6442F5AE"/>
    <w:rsid w:val="64481007"/>
    <w:rsid w:val="645A22FC"/>
    <w:rsid w:val="645A96C8"/>
    <w:rsid w:val="645AD2FE"/>
    <w:rsid w:val="645C4F0C"/>
    <w:rsid w:val="6460F652"/>
    <w:rsid w:val="646E6347"/>
    <w:rsid w:val="647D530B"/>
    <w:rsid w:val="6482CE13"/>
    <w:rsid w:val="64873C3D"/>
    <w:rsid w:val="6489EE9D"/>
    <w:rsid w:val="648A56B7"/>
    <w:rsid w:val="649C4E03"/>
    <w:rsid w:val="649F0630"/>
    <w:rsid w:val="64A08F20"/>
    <w:rsid w:val="64A544E3"/>
    <w:rsid w:val="64A71196"/>
    <w:rsid w:val="64B65C59"/>
    <w:rsid w:val="64B72C0C"/>
    <w:rsid w:val="64BA4DCB"/>
    <w:rsid w:val="64BA5934"/>
    <w:rsid w:val="64BB1DC9"/>
    <w:rsid w:val="64C01ACE"/>
    <w:rsid w:val="64C222EC"/>
    <w:rsid w:val="64C4853A"/>
    <w:rsid w:val="64CDF96F"/>
    <w:rsid w:val="64D0F20D"/>
    <w:rsid w:val="64DB3C36"/>
    <w:rsid w:val="64E0AFED"/>
    <w:rsid w:val="64EC9FA6"/>
    <w:rsid w:val="64ED2057"/>
    <w:rsid w:val="64F5AEFC"/>
    <w:rsid w:val="64F9E162"/>
    <w:rsid w:val="65057204"/>
    <w:rsid w:val="6505885E"/>
    <w:rsid w:val="650C0497"/>
    <w:rsid w:val="650D40C9"/>
    <w:rsid w:val="650F7C0A"/>
    <w:rsid w:val="65164DB0"/>
    <w:rsid w:val="651782B1"/>
    <w:rsid w:val="651DB007"/>
    <w:rsid w:val="6527A86D"/>
    <w:rsid w:val="652BA38A"/>
    <w:rsid w:val="6534CC8C"/>
    <w:rsid w:val="6538A706"/>
    <w:rsid w:val="653E3B15"/>
    <w:rsid w:val="65430BA7"/>
    <w:rsid w:val="654CEBEC"/>
    <w:rsid w:val="654E2464"/>
    <w:rsid w:val="655DE65B"/>
    <w:rsid w:val="6561F37C"/>
    <w:rsid w:val="656F9A66"/>
    <w:rsid w:val="6576D18F"/>
    <w:rsid w:val="65785E8C"/>
    <w:rsid w:val="657AF37D"/>
    <w:rsid w:val="657ED0AE"/>
    <w:rsid w:val="658A8099"/>
    <w:rsid w:val="65A8928A"/>
    <w:rsid w:val="65A93E92"/>
    <w:rsid w:val="65A99753"/>
    <w:rsid w:val="65AD1BE0"/>
    <w:rsid w:val="65AF63E6"/>
    <w:rsid w:val="65B19248"/>
    <w:rsid w:val="65B87E71"/>
    <w:rsid w:val="65B91917"/>
    <w:rsid w:val="65BEE48A"/>
    <w:rsid w:val="65C20C5C"/>
    <w:rsid w:val="65C570F3"/>
    <w:rsid w:val="65CAB0B7"/>
    <w:rsid w:val="65D07CF2"/>
    <w:rsid w:val="65D5AB39"/>
    <w:rsid w:val="65DB114C"/>
    <w:rsid w:val="65DFAF5B"/>
    <w:rsid w:val="65E43EA9"/>
    <w:rsid w:val="65ECB015"/>
    <w:rsid w:val="65EDBA8E"/>
    <w:rsid w:val="65F7D86D"/>
    <w:rsid w:val="65F986D5"/>
    <w:rsid w:val="65FC860D"/>
    <w:rsid w:val="66018555"/>
    <w:rsid w:val="66023806"/>
    <w:rsid w:val="6607E458"/>
    <w:rsid w:val="66093E49"/>
    <w:rsid w:val="6610A648"/>
    <w:rsid w:val="6613566B"/>
    <w:rsid w:val="6615F43C"/>
    <w:rsid w:val="6620FF80"/>
    <w:rsid w:val="6623B579"/>
    <w:rsid w:val="6625F978"/>
    <w:rsid w:val="66270DC4"/>
    <w:rsid w:val="662D8985"/>
    <w:rsid w:val="6638D3A1"/>
    <w:rsid w:val="663A01C8"/>
    <w:rsid w:val="664C571D"/>
    <w:rsid w:val="66598632"/>
    <w:rsid w:val="6662799C"/>
    <w:rsid w:val="666B675D"/>
    <w:rsid w:val="666EC82C"/>
    <w:rsid w:val="6675C271"/>
    <w:rsid w:val="667959F8"/>
    <w:rsid w:val="6682AD73"/>
    <w:rsid w:val="6682C41F"/>
    <w:rsid w:val="668384B7"/>
    <w:rsid w:val="668883B7"/>
    <w:rsid w:val="668AF78D"/>
    <w:rsid w:val="668C89FA"/>
    <w:rsid w:val="6690DE70"/>
    <w:rsid w:val="6694DD3F"/>
    <w:rsid w:val="669D566C"/>
    <w:rsid w:val="66A23517"/>
    <w:rsid w:val="66A4A401"/>
    <w:rsid w:val="66A6B8F4"/>
    <w:rsid w:val="66ABD1A6"/>
    <w:rsid w:val="66AE89C6"/>
    <w:rsid w:val="66B7AD26"/>
    <w:rsid w:val="66B959AB"/>
    <w:rsid w:val="66BA236F"/>
    <w:rsid w:val="66C0FADA"/>
    <w:rsid w:val="66C76FA3"/>
    <w:rsid w:val="66CE12EF"/>
    <w:rsid w:val="66D59BA6"/>
    <w:rsid w:val="66E4CD8F"/>
    <w:rsid w:val="66E9073B"/>
    <w:rsid w:val="66EE75C5"/>
    <w:rsid w:val="66EF05DC"/>
    <w:rsid w:val="66EF1784"/>
    <w:rsid w:val="66F13FCF"/>
    <w:rsid w:val="66F58B9E"/>
    <w:rsid w:val="66F601EE"/>
    <w:rsid w:val="66F6E187"/>
    <w:rsid w:val="66F9DCF5"/>
    <w:rsid w:val="66FA2FF6"/>
    <w:rsid w:val="66FBD2BD"/>
    <w:rsid w:val="66FC14EC"/>
    <w:rsid w:val="66FE5359"/>
    <w:rsid w:val="67037E0E"/>
    <w:rsid w:val="6709F959"/>
    <w:rsid w:val="670D14D5"/>
    <w:rsid w:val="67103784"/>
    <w:rsid w:val="6710C0DA"/>
    <w:rsid w:val="6713F3F5"/>
    <w:rsid w:val="67154281"/>
    <w:rsid w:val="67186416"/>
    <w:rsid w:val="671AAF77"/>
    <w:rsid w:val="671FDF6A"/>
    <w:rsid w:val="67236DC3"/>
    <w:rsid w:val="67242CF6"/>
    <w:rsid w:val="67268BE2"/>
    <w:rsid w:val="672E9EC4"/>
    <w:rsid w:val="67358A31"/>
    <w:rsid w:val="6737C78A"/>
    <w:rsid w:val="674180EB"/>
    <w:rsid w:val="6742E15F"/>
    <w:rsid w:val="674BB2C3"/>
    <w:rsid w:val="67518066"/>
    <w:rsid w:val="67542CDC"/>
    <w:rsid w:val="67586F6F"/>
    <w:rsid w:val="675B4A15"/>
    <w:rsid w:val="675F2B50"/>
    <w:rsid w:val="67675F20"/>
    <w:rsid w:val="67745FF5"/>
    <w:rsid w:val="67753689"/>
    <w:rsid w:val="677612F7"/>
    <w:rsid w:val="677764A0"/>
    <w:rsid w:val="67785A4D"/>
    <w:rsid w:val="6778E2EB"/>
    <w:rsid w:val="677FCAFB"/>
    <w:rsid w:val="678A3E31"/>
    <w:rsid w:val="678B828D"/>
    <w:rsid w:val="678E369A"/>
    <w:rsid w:val="678EE3A2"/>
    <w:rsid w:val="6793CCC4"/>
    <w:rsid w:val="67969267"/>
    <w:rsid w:val="679A264A"/>
    <w:rsid w:val="679D0629"/>
    <w:rsid w:val="679F1130"/>
    <w:rsid w:val="679FE685"/>
    <w:rsid w:val="67B22DFC"/>
    <w:rsid w:val="67C184D4"/>
    <w:rsid w:val="67CBF94D"/>
    <w:rsid w:val="67DFCE9F"/>
    <w:rsid w:val="67E145ED"/>
    <w:rsid w:val="67E26E08"/>
    <w:rsid w:val="67EA6321"/>
    <w:rsid w:val="67EC2DDE"/>
    <w:rsid w:val="67ECF0DE"/>
    <w:rsid w:val="67F864A9"/>
    <w:rsid w:val="68061368"/>
    <w:rsid w:val="6807305F"/>
    <w:rsid w:val="6807E20B"/>
    <w:rsid w:val="680A55DB"/>
    <w:rsid w:val="680C69B7"/>
    <w:rsid w:val="6813F96C"/>
    <w:rsid w:val="6814C66D"/>
    <w:rsid w:val="6816634A"/>
    <w:rsid w:val="681A96BA"/>
    <w:rsid w:val="681BFA1B"/>
    <w:rsid w:val="681CD8B3"/>
    <w:rsid w:val="681F8E74"/>
    <w:rsid w:val="68250CA7"/>
    <w:rsid w:val="68273591"/>
    <w:rsid w:val="6833BC6E"/>
    <w:rsid w:val="68345CF2"/>
    <w:rsid w:val="683D64E0"/>
    <w:rsid w:val="683FFE2D"/>
    <w:rsid w:val="6840E614"/>
    <w:rsid w:val="68435F3C"/>
    <w:rsid w:val="6849D997"/>
    <w:rsid w:val="684A1189"/>
    <w:rsid w:val="684C46B1"/>
    <w:rsid w:val="6859B4A6"/>
    <w:rsid w:val="6859EA19"/>
    <w:rsid w:val="685A9808"/>
    <w:rsid w:val="68613FF7"/>
    <w:rsid w:val="68641F91"/>
    <w:rsid w:val="6867FB0E"/>
    <w:rsid w:val="68792B54"/>
    <w:rsid w:val="68796C25"/>
    <w:rsid w:val="687FE9BE"/>
    <w:rsid w:val="6882036C"/>
    <w:rsid w:val="688CCC16"/>
    <w:rsid w:val="688D4957"/>
    <w:rsid w:val="6895DA31"/>
    <w:rsid w:val="689B350B"/>
    <w:rsid w:val="68A426A9"/>
    <w:rsid w:val="68BA78C8"/>
    <w:rsid w:val="68C0A3EE"/>
    <w:rsid w:val="68CC243C"/>
    <w:rsid w:val="68CDA8E7"/>
    <w:rsid w:val="68CEEE05"/>
    <w:rsid w:val="68DBA048"/>
    <w:rsid w:val="68ED8A04"/>
    <w:rsid w:val="68EEAF2E"/>
    <w:rsid w:val="68F74FCF"/>
    <w:rsid w:val="68FCD586"/>
    <w:rsid w:val="68FE9AC4"/>
    <w:rsid w:val="69005442"/>
    <w:rsid w:val="6901F51A"/>
    <w:rsid w:val="690388B5"/>
    <w:rsid w:val="69050900"/>
    <w:rsid w:val="690BFA11"/>
    <w:rsid w:val="69109E9B"/>
    <w:rsid w:val="6913FB79"/>
    <w:rsid w:val="691B81E0"/>
    <w:rsid w:val="691F875A"/>
    <w:rsid w:val="6922DBA7"/>
    <w:rsid w:val="69255BB1"/>
    <w:rsid w:val="6929CC41"/>
    <w:rsid w:val="6930B8D1"/>
    <w:rsid w:val="6933C426"/>
    <w:rsid w:val="69340BD8"/>
    <w:rsid w:val="69399D36"/>
    <w:rsid w:val="694C2E2B"/>
    <w:rsid w:val="694C4D65"/>
    <w:rsid w:val="694EDDBE"/>
    <w:rsid w:val="6951C809"/>
    <w:rsid w:val="695B6CF4"/>
    <w:rsid w:val="6965F27E"/>
    <w:rsid w:val="696858F5"/>
    <w:rsid w:val="6968A73E"/>
    <w:rsid w:val="69730CC3"/>
    <w:rsid w:val="6977CFF3"/>
    <w:rsid w:val="6982313B"/>
    <w:rsid w:val="6985B4EE"/>
    <w:rsid w:val="69891031"/>
    <w:rsid w:val="698B172F"/>
    <w:rsid w:val="698B76F8"/>
    <w:rsid w:val="698C9304"/>
    <w:rsid w:val="69918A2B"/>
    <w:rsid w:val="69940130"/>
    <w:rsid w:val="699A5EC7"/>
    <w:rsid w:val="699D43E8"/>
    <w:rsid w:val="69A6F2E0"/>
    <w:rsid w:val="69A7D6E4"/>
    <w:rsid w:val="69AC7D3F"/>
    <w:rsid w:val="69B052FE"/>
    <w:rsid w:val="69BCA97D"/>
    <w:rsid w:val="69BF77E4"/>
    <w:rsid w:val="69C2BD8B"/>
    <w:rsid w:val="69C36647"/>
    <w:rsid w:val="69C7E2BC"/>
    <w:rsid w:val="69CDEA37"/>
    <w:rsid w:val="69CF604F"/>
    <w:rsid w:val="69CFC9F2"/>
    <w:rsid w:val="69DB8DD4"/>
    <w:rsid w:val="69DD0E04"/>
    <w:rsid w:val="69E156B9"/>
    <w:rsid w:val="69E33261"/>
    <w:rsid w:val="69E34D0B"/>
    <w:rsid w:val="69E936E0"/>
    <w:rsid w:val="69EB2A8D"/>
    <w:rsid w:val="69ECBA83"/>
    <w:rsid w:val="69ECD87D"/>
    <w:rsid w:val="69F41E53"/>
    <w:rsid w:val="69F5E3A9"/>
    <w:rsid w:val="69FE96DC"/>
    <w:rsid w:val="69FEA7D7"/>
    <w:rsid w:val="6A08EBB2"/>
    <w:rsid w:val="6A0FD0A3"/>
    <w:rsid w:val="6A202C77"/>
    <w:rsid w:val="6A20A670"/>
    <w:rsid w:val="6A220137"/>
    <w:rsid w:val="6A23B16B"/>
    <w:rsid w:val="6A255BE1"/>
    <w:rsid w:val="6A29A56A"/>
    <w:rsid w:val="6A2F60F9"/>
    <w:rsid w:val="6A327872"/>
    <w:rsid w:val="6A3BB42C"/>
    <w:rsid w:val="6A42957C"/>
    <w:rsid w:val="6A46F2D3"/>
    <w:rsid w:val="6A4A8A35"/>
    <w:rsid w:val="6A4BDEF7"/>
    <w:rsid w:val="6A54C8B5"/>
    <w:rsid w:val="6A5528CB"/>
    <w:rsid w:val="6A55DE33"/>
    <w:rsid w:val="6A56C07E"/>
    <w:rsid w:val="6A609259"/>
    <w:rsid w:val="6A6149DC"/>
    <w:rsid w:val="6A76D169"/>
    <w:rsid w:val="6A793419"/>
    <w:rsid w:val="6A794729"/>
    <w:rsid w:val="6A7B9BF3"/>
    <w:rsid w:val="6A7FCA1C"/>
    <w:rsid w:val="6A81934A"/>
    <w:rsid w:val="6A8C1C7F"/>
    <w:rsid w:val="6A8DDA13"/>
    <w:rsid w:val="6A95B51D"/>
    <w:rsid w:val="6A96680C"/>
    <w:rsid w:val="6AA4649C"/>
    <w:rsid w:val="6AAB96BC"/>
    <w:rsid w:val="6AAD4FA7"/>
    <w:rsid w:val="6AADF9A4"/>
    <w:rsid w:val="6AAEAB28"/>
    <w:rsid w:val="6AB28975"/>
    <w:rsid w:val="6AB396C7"/>
    <w:rsid w:val="6AB67A77"/>
    <w:rsid w:val="6ABE34FB"/>
    <w:rsid w:val="6AC042F8"/>
    <w:rsid w:val="6AC05744"/>
    <w:rsid w:val="6AC94143"/>
    <w:rsid w:val="6ACC5FC1"/>
    <w:rsid w:val="6ACC91D4"/>
    <w:rsid w:val="6AD4DF20"/>
    <w:rsid w:val="6ADD3330"/>
    <w:rsid w:val="6AE67FA7"/>
    <w:rsid w:val="6AE73077"/>
    <w:rsid w:val="6AEBA6CC"/>
    <w:rsid w:val="6AEBB179"/>
    <w:rsid w:val="6AF0EB3F"/>
    <w:rsid w:val="6AF6C183"/>
    <w:rsid w:val="6AFE09E5"/>
    <w:rsid w:val="6AFEC919"/>
    <w:rsid w:val="6B005ECA"/>
    <w:rsid w:val="6B03F067"/>
    <w:rsid w:val="6B04D349"/>
    <w:rsid w:val="6B0A480A"/>
    <w:rsid w:val="6B0BDF13"/>
    <w:rsid w:val="6B0DF3D2"/>
    <w:rsid w:val="6B0E8846"/>
    <w:rsid w:val="6B0F318A"/>
    <w:rsid w:val="6B100BD5"/>
    <w:rsid w:val="6B112278"/>
    <w:rsid w:val="6B11FADF"/>
    <w:rsid w:val="6B14FB15"/>
    <w:rsid w:val="6B19D74B"/>
    <w:rsid w:val="6B1D7C89"/>
    <w:rsid w:val="6B250CD5"/>
    <w:rsid w:val="6B2AAFC7"/>
    <w:rsid w:val="6B3C1890"/>
    <w:rsid w:val="6B3DC6C1"/>
    <w:rsid w:val="6B402DF8"/>
    <w:rsid w:val="6B4323BE"/>
    <w:rsid w:val="6B57E4A3"/>
    <w:rsid w:val="6B581407"/>
    <w:rsid w:val="6B5ECCB5"/>
    <w:rsid w:val="6B626ABE"/>
    <w:rsid w:val="6B642CFB"/>
    <w:rsid w:val="6B65278A"/>
    <w:rsid w:val="6B7556D2"/>
    <w:rsid w:val="6B773F47"/>
    <w:rsid w:val="6B7A2A17"/>
    <w:rsid w:val="6B89ACE7"/>
    <w:rsid w:val="6B8BC301"/>
    <w:rsid w:val="6B95C61B"/>
    <w:rsid w:val="6B9DCAC6"/>
    <w:rsid w:val="6B9DFD14"/>
    <w:rsid w:val="6BA6F5E7"/>
    <w:rsid w:val="6BA9AB6B"/>
    <w:rsid w:val="6BA9E62A"/>
    <w:rsid w:val="6BAEEDE3"/>
    <w:rsid w:val="6BB70ED7"/>
    <w:rsid w:val="6BB9C6E3"/>
    <w:rsid w:val="6BC3F7C1"/>
    <w:rsid w:val="6BC54F08"/>
    <w:rsid w:val="6BCF334C"/>
    <w:rsid w:val="6BE3B3C7"/>
    <w:rsid w:val="6BE6DC40"/>
    <w:rsid w:val="6BEF8591"/>
    <w:rsid w:val="6BF1CA1E"/>
    <w:rsid w:val="6BF406E9"/>
    <w:rsid w:val="6BF44F7B"/>
    <w:rsid w:val="6BF69118"/>
    <w:rsid w:val="6BFDF3F8"/>
    <w:rsid w:val="6C07C632"/>
    <w:rsid w:val="6C0A2FCD"/>
    <w:rsid w:val="6C0CBD88"/>
    <w:rsid w:val="6C120634"/>
    <w:rsid w:val="6C19C2CC"/>
    <w:rsid w:val="6C20650A"/>
    <w:rsid w:val="6C20CD82"/>
    <w:rsid w:val="6C260118"/>
    <w:rsid w:val="6C2625EB"/>
    <w:rsid w:val="6C292429"/>
    <w:rsid w:val="6C2CABBA"/>
    <w:rsid w:val="6C305A7E"/>
    <w:rsid w:val="6C381191"/>
    <w:rsid w:val="6C3BC3D5"/>
    <w:rsid w:val="6C3E85BF"/>
    <w:rsid w:val="6C3FD154"/>
    <w:rsid w:val="6C4A0152"/>
    <w:rsid w:val="6C4B6D3E"/>
    <w:rsid w:val="6C5396F3"/>
    <w:rsid w:val="6C59491E"/>
    <w:rsid w:val="6C5ECAAA"/>
    <w:rsid w:val="6C694CD8"/>
    <w:rsid w:val="6C74EE54"/>
    <w:rsid w:val="6C788D47"/>
    <w:rsid w:val="6C8FB27D"/>
    <w:rsid w:val="6C914CB5"/>
    <w:rsid w:val="6C9894EE"/>
    <w:rsid w:val="6C99593B"/>
    <w:rsid w:val="6C9C55C5"/>
    <w:rsid w:val="6C9D3ABD"/>
    <w:rsid w:val="6CA67739"/>
    <w:rsid w:val="6CA76946"/>
    <w:rsid w:val="6CB538FE"/>
    <w:rsid w:val="6CB626F1"/>
    <w:rsid w:val="6CB641BA"/>
    <w:rsid w:val="6CB8772A"/>
    <w:rsid w:val="6CB8C03D"/>
    <w:rsid w:val="6CBA90F7"/>
    <w:rsid w:val="6CBB690F"/>
    <w:rsid w:val="6CC624F8"/>
    <w:rsid w:val="6CCFD955"/>
    <w:rsid w:val="6CD103F0"/>
    <w:rsid w:val="6CD5D5ED"/>
    <w:rsid w:val="6CD5EB55"/>
    <w:rsid w:val="6CD6F370"/>
    <w:rsid w:val="6CD73E62"/>
    <w:rsid w:val="6CD7710C"/>
    <w:rsid w:val="6CD79041"/>
    <w:rsid w:val="6CDABE28"/>
    <w:rsid w:val="6CE790A7"/>
    <w:rsid w:val="6CEAA4B8"/>
    <w:rsid w:val="6CEE8003"/>
    <w:rsid w:val="6CEEF127"/>
    <w:rsid w:val="6D003DB9"/>
    <w:rsid w:val="6D061C3C"/>
    <w:rsid w:val="6D086681"/>
    <w:rsid w:val="6D0DF0B9"/>
    <w:rsid w:val="6D1353A9"/>
    <w:rsid w:val="6D18B3E8"/>
    <w:rsid w:val="6D1BD82F"/>
    <w:rsid w:val="6D21633D"/>
    <w:rsid w:val="6D224137"/>
    <w:rsid w:val="6D25ADA0"/>
    <w:rsid w:val="6D30892D"/>
    <w:rsid w:val="6D3177C6"/>
    <w:rsid w:val="6D3F45FF"/>
    <w:rsid w:val="6D43910F"/>
    <w:rsid w:val="6D453B53"/>
    <w:rsid w:val="6D4A808A"/>
    <w:rsid w:val="6D4C5524"/>
    <w:rsid w:val="6D4D19DD"/>
    <w:rsid w:val="6D5143DD"/>
    <w:rsid w:val="6D516092"/>
    <w:rsid w:val="6D5CF86E"/>
    <w:rsid w:val="6D61FBC8"/>
    <w:rsid w:val="6D74E6A3"/>
    <w:rsid w:val="6D7B4A8A"/>
    <w:rsid w:val="6D86030F"/>
    <w:rsid w:val="6D8D694F"/>
    <w:rsid w:val="6D955D5B"/>
    <w:rsid w:val="6D99585A"/>
    <w:rsid w:val="6D9BA20B"/>
    <w:rsid w:val="6DAA2C18"/>
    <w:rsid w:val="6DAB5415"/>
    <w:rsid w:val="6DAD3D41"/>
    <w:rsid w:val="6DB2CBA9"/>
    <w:rsid w:val="6DB4C2AC"/>
    <w:rsid w:val="6DB5EF8C"/>
    <w:rsid w:val="6DB737EA"/>
    <w:rsid w:val="6DB7FAC9"/>
    <w:rsid w:val="6DBBD2F9"/>
    <w:rsid w:val="6DBEEE96"/>
    <w:rsid w:val="6DC3FF15"/>
    <w:rsid w:val="6DCBE15F"/>
    <w:rsid w:val="6DCFEA74"/>
    <w:rsid w:val="6DD42945"/>
    <w:rsid w:val="6DDCFD68"/>
    <w:rsid w:val="6DF3E780"/>
    <w:rsid w:val="6DF41510"/>
    <w:rsid w:val="6DF9F6A0"/>
    <w:rsid w:val="6DFCC206"/>
    <w:rsid w:val="6E091C93"/>
    <w:rsid w:val="6E11A2C4"/>
    <w:rsid w:val="6E121D2D"/>
    <w:rsid w:val="6E156C19"/>
    <w:rsid w:val="6E1B1389"/>
    <w:rsid w:val="6E1C35DA"/>
    <w:rsid w:val="6E213BB0"/>
    <w:rsid w:val="6E288037"/>
    <w:rsid w:val="6E2D54B6"/>
    <w:rsid w:val="6E2FB990"/>
    <w:rsid w:val="6E2FEEF2"/>
    <w:rsid w:val="6E3144F9"/>
    <w:rsid w:val="6E327181"/>
    <w:rsid w:val="6E369EF2"/>
    <w:rsid w:val="6E43D8B2"/>
    <w:rsid w:val="6E447189"/>
    <w:rsid w:val="6E4498AE"/>
    <w:rsid w:val="6E4EE339"/>
    <w:rsid w:val="6E59BB60"/>
    <w:rsid w:val="6E684E43"/>
    <w:rsid w:val="6E6BECDC"/>
    <w:rsid w:val="6E6C424D"/>
    <w:rsid w:val="6E6E8CF2"/>
    <w:rsid w:val="6E7013BD"/>
    <w:rsid w:val="6E75BA24"/>
    <w:rsid w:val="6E76735E"/>
    <w:rsid w:val="6E7F5081"/>
    <w:rsid w:val="6E801E70"/>
    <w:rsid w:val="6E824DD6"/>
    <w:rsid w:val="6E87CFD0"/>
    <w:rsid w:val="6E911B11"/>
    <w:rsid w:val="6E929309"/>
    <w:rsid w:val="6E968171"/>
    <w:rsid w:val="6E9B592D"/>
    <w:rsid w:val="6EA0A600"/>
    <w:rsid w:val="6EA174DF"/>
    <w:rsid w:val="6EAA969B"/>
    <w:rsid w:val="6EAF9293"/>
    <w:rsid w:val="6EB1CAD9"/>
    <w:rsid w:val="6ECFE0AC"/>
    <w:rsid w:val="6ED07D3D"/>
    <w:rsid w:val="6ED8C301"/>
    <w:rsid w:val="6EDC4A87"/>
    <w:rsid w:val="6EDD91E9"/>
    <w:rsid w:val="6EE3182B"/>
    <w:rsid w:val="6EF57526"/>
    <w:rsid w:val="6F01090A"/>
    <w:rsid w:val="6F01D772"/>
    <w:rsid w:val="6F057854"/>
    <w:rsid w:val="6F06E36E"/>
    <w:rsid w:val="6F0FF746"/>
    <w:rsid w:val="6F263C4F"/>
    <w:rsid w:val="6F2FE213"/>
    <w:rsid w:val="6F30D8A7"/>
    <w:rsid w:val="6F358DDF"/>
    <w:rsid w:val="6F38672F"/>
    <w:rsid w:val="6F45EA86"/>
    <w:rsid w:val="6F4FFD89"/>
    <w:rsid w:val="6F57BD7E"/>
    <w:rsid w:val="6F59FC71"/>
    <w:rsid w:val="6F5F4982"/>
    <w:rsid w:val="6F63EBAD"/>
    <w:rsid w:val="6F6ED196"/>
    <w:rsid w:val="6F6EFA08"/>
    <w:rsid w:val="6F77EE71"/>
    <w:rsid w:val="6F7D2C16"/>
    <w:rsid w:val="6F7DEBC9"/>
    <w:rsid w:val="6F8075CE"/>
    <w:rsid w:val="6F8359B4"/>
    <w:rsid w:val="6F849E2D"/>
    <w:rsid w:val="6F9299E4"/>
    <w:rsid w:val="6F92F64C"/>
    <w:rsid w:val="6F985164"/>
    <w:rsid w:val="6F9C04CF"/>
    <w:rsid w:val="6F9CF0FC"/>
    <w:rsid w:val="6F9DDB3B"/>
    <w:rsid w:val="6F9E0C53"/>
    <w:rsid w:val="6F9EDFAE"/>
    <w:rsid w:val="6FA39B59"/>
    <w:rsid w:val="6FAC855B"/>
    <w:rsid w:val="6FAEC2A6"/>
    <w:rsid w:val="6FB4FBF7"/>
    <w:rsid w:val="6FB68CBC"/>
    <w:rsid w:val="6FCB3654"/>
    <w:rsid w:val="6FD1AC6E"/>
    <w:rsid w:val="6FD61AED"/>
    <w:rsid w:val="6FDBADB2"/>
    <w:rsid w:val="6FDC1B99"/>
    <w:rsid w:val="6FDC895A"/>
    <w:rsid w:val="6FEAD5E5"/>
    <w:rsid w:val="6FEB1103"/>
    <w:rsid w:val="6FEB2DA7"/>
    <w:rsid w:val="6FF43BDF"/>
    <w:rsid w:val="7002F45C"/>
    <w:rsid w:val="700823DC"/>
    <w:rsid w:val="700A6BF1"/>
    <w:rsid w:val="7010D59B"/>
    <w:rsid w:val="70118E30"/>
    <w:rsid w:val="70130427"/>
    <w:rsid w:val="701EF83F"/>
    <w:rsid w:val="7022E0C2"/>
    <w:rsid w:val="702D1461"/>
    <w:rsid w:val="70307468"/>
    <w:rsid w:val="703F3112"/>
    <w:rsid w:val="7049DC9F"/>
    <w:rsid w:val="7050A02C"/>
    <w:rsid w:val="70514782"/>
    <w:rsid w:val="70572A2C"/>
    <w:rsid w:val="7057D202"/>
    <w:rsid w:val="705CBB85"/>
    <w:rsid w:val="705F3A11"/>
    <w:rsid w:val="7061BCCE"/>
    <w:rsid w:val="7063FA3E"/>
    <w:rsid w:val="70651330"/>
    <w:rsid w:val="70676D6D"/>
    <w:rsid w:val="7068C68E"/>
    <w:rsid w:val="706AD726"/>
    <w:rsid w:val="706C166E"/>
    <w:rsid w:val="70712709"/>
    <w:rsid w:val="70741B16"/>
    <w:rsid w:val="70742291"/>
    <w:rsid w:val="7075A8BF"/>
    <w:rsid w:val="7077D6A3"/>
    <w:rsid w:val="7077F5D0"/>
    <w:rsid w:val="7078C6EE"/>
    <w:rsid w:val="707AD78C"/>
    <w:rsid w:val="707F922E"/>
    <w:rsid w:val="7081D378"/>
    <w:rsid w:val="7082AD02"/>
    <w:rsid w:val="70868440"/>
    <w:rsid w:val="708C4A17"/>
    <w:rsid w:val="708EF7D4"/>
    <w:rsid w:val="7090BFCE"/>
    <w:rsid w:val="709148FB"/>
    <w:rsid w:val="70915488"/>
    <w:rsid w:val="7091A006"/>
    <w:rsid w:val="70945088"/>
    <w:rsid w:val="70A07313"/>
    <w:rsid w:val="70ACE7C4"/>
    <w:rsid w:val="70B0C0B7"/>
    <w:rsid w:val="70B38C0F"/>
    <w:rsid w:val="70B3B9B7"/>
    <w:rsid w:val="70BA6635"/>
    <w:rsid w:val="70BC0C88"/>
    <w:rsid w:val="70BDD594"/>
    <w:rsid w:val="70CBD34A"/>
    <w:rsid w:val="70D2813A"/>
    <w:rsid w:val="70E27EA6"/>
    <w:rsid w:val="70F2DAF2"/>
    <w:rsid w:val="71095AFC"/>
    <w:rsid w:val="71099C5E"/>
    <w:rsid w:val="710B9934"/>
    <w:rsid w:val="710C2C87"/>
    <w:rsid w:val="711BD64C"/>
    <w:rsid w:val="711C0095"/>
    <w:rsid w:val="711D7E85"/>
    <w:rsid w:val="71221765"/>
    <w:rsid w:val="712C9B96"/>
    <w:rsid w:val="712E835B"/>
    <w:rsid w:val="712FF978"/>
    <w:rsid w:val="713163B6"/>
    <w:rsid w:val="7146505E"/>
    <w:rsid w:val="714821C6"/>
    <w:rsid w:val="714E5B54"/>
    <w:rsid w:val="7151E876"/>
    <w:rsid w:val="715FDEAC"/>
    <w:rsid w:val="7167C975"/>
    <w:rsid w:val="717FA73B"/>
    <w:rsid w:val="71814369"/>
    <w:rsid w:val="7182938E"/>
    <w:rsid w:val="71864057"/>
    <w:rsid w:val="7188346E"/>
    <w:rsid w:val="718CB8E4"/>
    <w:rsid w:val="7199AFDD"/>
    <w:rsid w:val="719EFD13"/>
    <w:rsid w:val="71A18D90"/>
    <w:rsid w:val="71A62AD2"/>
    <w:rsid w:val="71A9A4B6"/>
    <w:rsid w:val="71ADF06B"/>
    <w:rsid w:val="71B35BF6"/>
    <w:rsid w:val="71B60C79"/>
    <w:rsid w:val="71BB4516"/>
    <w:rsid w:val="71C5422C"/>
    <w:rsid w:val="71C6D8BE"/>
    <w:rsid w:val="71C71FE8"/>
    <w:rsid w:val="71CCE6DB"/>
    <w:rsid w:val="71CD8EDD"/>
    <w:rsid w:val="71D2352B"/>
    <w:rsid w:val="71D55044"/>
    <w:rsid w:val="71E0DD42"/>
    <w:rsid w:val="71E75A7B"/>
    <w:rsid w:val="71ECD131"/>
    <w:rsid w:val="71F32101"/>
    <w:rsid w:val="71F66267"/>
    <w:rsid w:val="71FE5EA1"/>
    <w:rsid w:val="71FF8E0F"/>
    <w:rsid w:val="7203DC43"/>
    <w:rsid w:val="720498EC"/>
    <w:rsid w:val="720671C6"/>
    <w:rsid w:val="720BCD70"/>
    <w:rsid w:val="721A3AC1"/>
    <w:rsid w:val="722068A6"/>
    <w:rsid w:val="7225672E"/>
    <w:rsid w:val="72286FFF"/>
    <w:rsid w:val="723A1F1A"/>
    <w:rsid w:val="724165C0"/>
    <w:rsid w:val="7242711A"/>
    <w:rsid w:val="72503EF0"/>
    <w:rsid w:val="7253F324"/>
    <w:rsid w:val="7259DDBA"/>
    <w:rsid w:val="725F9030"/>
    <w:rsid w:val="72625849"/>
    <w:rsid w:val="7266596B"/>
    <w:rsid w:val="72702497"/>
    <w:rsid w:val="72718916"/>
    <w:rsid w:val="727EC298"/>
    <w:rsid w:val="728DCD05"/>
    <w:rsid w:val="728DDE3F"/>
    <w:rsid w:val="728EEFF3"/>
    <w:rsid w:val="72946DA5"/>
    <w:rsid w:val="72957592"/>
    <w:rsid w:val="729661F7"/>
    <w:rsid w:val="729A4C30"/>
    <w:rsid w:val="729F0E8C"/>
    <w:rsid w:val="72A8E7D2"/>
    <w:rsid w:val="72A9621E"/>
    <w:rsid w:val="72A9A782"/>
    <w:rsid w:val="72AAAD1E"/>
    <w:rsid w:val="72AAC67B"/>
    <w:rsid w:val="72BB216E"/>
    <w:rsid w:val="72C40B2D"/>
    <w:rsid w:val="72C4D687"/>
    <w:rsid w:val="72C55F33"/>
    <w:rsid w:val="72C89671"/>
    <w:rsid w:val="72CBC4F7"/>
    <w:rsid w:val="72CE1AD6"/>
    <w:rsid w:val="72CE516B"/>
    <w:rsid w:val="72CF653B"/>
    <w:rsid w:val="72D1C477"/>
    <w:rsid w:val="72D30354"/>
    <w:rsid w:val="72D4094D"/>
    <w:rsid w:val="72D4A43C"/>
    <w:rsid w:val="72D73A78"/>
    <w:rsid w:val="72E023D8"/>
    <w:rsid w:val="72E268FA"/>
    <w:rsid w:val="72E5DF7D"/>
    <w:rsid w:val="72E8A412"/>
    <w:rsid w:val="72EA9CEE"/>
    <w:rsid w:val="72F580AE"/>
    <w:rsid w:val="7300FED0"/>
    <w:rsid w:val="7304DE9C"/>
    <w:rsid w:val="73075A76"/>
    <w:rsid w:val="7313C482"/>
    <w:rsid w:val="73141E7C"/>
    <w:rsid w:val="7314DB3E"/>
    <w:rsid w:val="731C5868"/>
    <w:rsid w:val="731EFA8D"/>
    <w:rsid w:val="732052FF"/>
    <w:rsid w:val="7326C5BC"/>
    <w:rsid w:val="7328502D"/>
    <w:rsid w:val="7328FF47"/>
    <w:rsid w:val="732BCEE7"/>
    <w:rsid w:val="733484E4"/>
    <w:rsid w:val="733869CF"/>
    <w:rsid w:val="73450738"/>
    <w:rsid w:val="73472B9F"/>
    <w:rsid w:val="734AD82A"/>
    <w:rsid w:val="7351143F"/>
    <w:rsid w:val="7353FF63"/>
    <w:rsid w:val="735637A4"/>
    <w:rsid w:val="73571BE1"/>
    <w:rsid w:val="7361D306"/>
    <w:rsid w:val="736513DE"/>
    <w:rsid w:val="73678488"/>
    <w:rsid w:val="736AA28A"/>
    <w:rsid w:val="736CA843"/>
    <w:rsid w:val="736F869B"/>
    <w:rsid w:val="7371AF42"/>
    <w:rsid w:val="7373B55A"/>
    <w:rsid w:val="7373DA04"/>
    <w:rsid w:val="73791A5B"/>
    <w:rsid w:val="73797751"/>
    <w:rsid w:val="7381F43D"/>
    <w:rsid w:val="7381FD0F"/>
    <w:rsid w:val="738217D6"/>
    <w:rsid w:val="7387857C"/>
    <w:rsid w:val="738997A0"/>
    <w:rsid w:val="73975782"/>
    <w:rsid w:val="7399CEAE"/>
    <w:rsid w:val="739D7892"/>
    <w:rsid w:val="73A0FD96"/>
    <w:rsid w:val="73A5C253"/>
    <w:rsid w:val="73A95AB1"/>
    <w:rsid w:val="73AA2DA4"/>
    <w:rsid w:val="73AC88BC"/>
    <w:rsid w:val="73BCDB6A"/>
    <w:rsid w:val="73C19A3F"/>
    <w:rsid w:val="73C35468"/>
    <w:rsid w:val="73CB0474"/>
    <w:rsid w:val="73CE810A"/>
    <w:rsid w:val="73CF96D3"/>
    <w:rsid w:val="73DCF38E"/>
    <w:rsid w:val="73E1ACC1"/>
    <w:rsid w:val="73E2F1A2"/>
    <w:rsid w:val="73E84089"/>
    <w:rsid w:val="73E93E9B"/>
    <w:rsid w:val="73F2A1CD"/>
    <w:rsid w:val="73F7AEE0"/>
    <w:rsid w:val="73F862F7"/>
    <w:rsid w:val="73F99AA9"/>
    <w:rsid w:val="73FEE5DC"/>
    <w:rsid w:val="74000705"/>
    <w:rsid w:val="74001DE2"/>
    <w:rsid w:val="740101AB"/>
    <w:rsid w:val="7402775A"/>
    <w:rsid w:val="74036065"/>
    <w:rsid w:val="74141C6D"/>
    <w:rsid w:val="741445D5"/>
    <w:rsid w:val="74146DA6"/>
    <w:rsid w:val="741525C0"/>
    <w:rsid w:val="741BCC29"/>
    <w:rsid w:val="741C7FC1"/>
    <w:rsid w:val="74216A91"/>
    <w:rsid w:val="7424B2CC"/>
    <w:rsid w:val="742ADCBB"/>
    <w:rsid w:val="74337043"/>
    <w:rsid w:val="74367E50"/>
    <w:rsid w:val="743938C5"/>
    <w:rsid w:val="7439A437"/>
    <w:rsid w:val="743F18EB"/>
    <w:rsid w:val="743FB2D8"/>
    <w:rsid w:val="7443EEF4"/>
    <w:rsid w:val="74469476"/>
    <w:rsid w:val="7446AF62"/>
    <w:rsid w:val="744A3972"/>
    <w:rsid w:val="7450E378"/>
    <w:rsid w:val="745BE651"/>
    <w:rsid w:val="745F1E5D"/>
    <w:rsid w:val="7468024B"/>
    <w:rsid w:val="74681C21"/>
    <w:rsid w:val="746BDF80"/>
    <w:rsid w:val="74782DAF"/>
    <w:rsid w:val="747B1E57"/>
    <w:rsid w:val="747EA642"/>
    <w:rsid w:val="747ED263"/>
    <w:rsid w:val="74801EC8"/>
    <w:rsid w:val="7481068D"/>
    <w:rsid w:val="7481C8FF"/>
    <w:rsid w:val="7487536E"/>
    <w:rsid w:val="748A431C"/>
    <w:rsid w:val="748E73C9"/>
    <w:rsid w:val="7494609F"/>
    <w:rsid w:val="749BFCA2"/>
    <w:rsid w:val="749C8790"/>
    <w:rsid w:val="74A7B7CE"/>
    <w:rsid w:val="74AAB0CE"/>
    <w:rsid w:val="74AEF02D"/>
    <w:rsid w:val="74B30F81"/>
    <w:rsid w:val="74B380BE"/>
    <w:rsid w:val="74B62884"/>
    <w:rsid w:val="74B68996"/>
    <w:rsid w:val="74B75224"/>
    <w:rsid w:val="74B8AAD7"/>
    <w:rsid w:val="74BB10F3"/>
    <w:rsid w:val="74BC41C3"/>
    <w:rsid w:val="74C05B0C"/>
    <w:rsid w:val="74C1A95A"/>
    <w:rsid w:val="74C2D2A4"/>
    <w:rsid w:val="74C8F541"/>
    <w:rsid w:val="74DDD320"/>
    <w:rsid w:val="74E121E9"/>
    <w:rsid w:val="74E99C21"/>
    <w:rsid w:val="74EB33A2"/>
    <w:rsid w:val="74ECEE79"/>
    <w:rsid w:val="74F61F96"/>
    <w:rsid w:val="74F86A09"/>
    <w:rsid w:val="74FDF476"/>
    <w:rsid w:val="750CDF4C"/>
    <w:rsid w:val="75156B01"/>
    <w:rsid w:val="75179B7E"/>
    <w:rsid w:val="7523763D"/>
    <w:rsid w:val="752CC93E"/>
    <w:rsid w:val="7530C7C5"/>
    <w:rsid w:val="7532AD2E"/>
    <w:rsid w:val="7545E443"/>
    <w:rsid w:val="7547DCBC"/>
    <w:rsid w:val="754A5DFA"/>
    <w:rsid w:val="756820F0"/>
    <w:rsid w:val="756DA83C"/>
    <w:rsid w:val="756FB194"/>
    <w:rsid w:val="7575DBD0"/>
    <w:rsid w:val="7576F6B1"/>
    <w:rsid w:val="757B3C79"/>
    <w:rsid w:val="757DCC0D"/>
    <w:rsid w:val="75804353"/>
    <w:rsid w:val="758E3AB2"/>
    <w:rsid w:val="7590D144"/>
    <w:rsid w:val="759A50D9"/>
    <w:rsid w:val="759BF43B"/>
    <w:rsid w:val="75A0BE9A"/>
    <w:rsid w:val="75A3ACAB"/>
    <w:rsid w:val="75A746AF"/>
    <w:rsid w:val="75AE2F92"/>
    <w:rsid w:val="75AE6591"/>
    <w:rsid w:val="75B42FB5"/>
    <w:rsid w:val="75B4D3B1"/>
    <w:rsid w:val="75C142BE"/>
    <w:rsid w:val="75CAAEFA"/>
    <w:rsid w:val="75CE1058"/>
    <w:rsid w:val="75CE4E5C"/>
    <w:rsid w:val="75D21A00"/>
    <w:rsid w:val="75D22AFF"/>
    <w:rsid w:val="75D2396B"/>
    <w:rsid w:val="75D27320"/>
    <w:rsid w:val="75D59100"/>
    <w:rsid w:val="75E123C6"/>
    <w:rsid w:val="75E22693"/>
    <w:rsid w:val="75E47B07"/>
    <w:rsid w:val="75E5D07A"/>
    <w:rsid w:val="75ED7BBC"/>
    <w:rsid w:val="75EF26F0"/>
    <w:rsid w:val="75F69EF5"/>
    <w:rsid w:val="76155D3B"/>
    <w:rsid w:val="7618CFB3"/>
    <w:rsid w:val="76209E7C"/>
    <w:rsid w:val="7620EE9B"/>
    <w:rsid w:val="76223B56"/>
    <w:rsid w:val="76289DC1"/>
    <w:rsid w:val="7628B848"/>
    <w:rsid w:val="7629A85C"/>
    <w:rsid w:val="7629DB0B"/>
    <w:rsid w:val="763697B2"/>
    <w:rsid w:val="763A14D6"/>
    <w:rsid w:val="763DD00B"/>
    <w:rsid w:val="763F197B"/>
    <w:rsid w:val="76400A27"/>
    <w:rsid w:val="7643C5AB"/>
    <w:rsid w:val="76466E5B"/>
    <w:rsid w:val="764AEFC8"/>
    <w:rsid w:val="765672E5"/>
    <w:rsid w:val="7656A0E2"/>
    <w:rsid w:val="765FA20D"/>
    <w:rsid w:val="76637253"/>
    <w:rsid w:val="76699B37"/>
    <w:rsid w:val="766F1988"/>
    <w:rsid w:val="76724900"/>
    <w:rsid w:val="7675E201"/>
    <w:rsid w:val="767C7B41"/>
    <w:rsid w:val="767D8D2D"/>
    <w:rsid w:val="7685EB1D"/>
    <w:rsid w:val="768A30FA"/>
    <w:rsid w:val="768BE193"/>
    <w:rsid w:val="7693B3AD"/>
    <w:rsid w:val="76AEA3AF"/>
    <w:rsid w:val="76B0D061"/>
    <w:rsid w:val="76B24FD2"/>
    <w:rsid w:val="76B7ABBF"/>
    <w:rsid w:val="76BA2C74"/>
    <w:rsid w:val="76C401A2"/>
    <w:rsid w:val="76C9C38B"/>
    <w:rsid w:val="76CC879F"/>
    <w:rsid w:val="76CCB184"/>
    <w:rsid w:val="76D0C56B"/>
    <w:rsid w:val="76D14FBC"/>
    <w:rsid w:val="76D2A88C"/>
    <w:rsid w:val="76D46B80"/>
    <w:rsid w:val="76DACBC7"/>
    <w:rsid w:val="76DBA75B"/>
    <w:rsid w:val="76DBDC53"/>
    <w:rsid w:val="76DCC12C"/>
    <w:rsid w:val="76E06C1B"/>
    <w:rsid w:val="76E6D326"/>
    <w:rsid w:val="76E77D51"/>
    <w:rsid w:val="76EA5382"/>
    <w:rsid w:val="76EFB94B"/>
    <w:rsid w:val="76F50A60"/>
    <w:rsid w:val="76F5320A"/>
    <w:rsid w:val="76F697A9"/>
    <w:rsid w:val="76F7D1BD"/>
    <w:rsid w:val="76F9122C"/>
    <w:rsid w:val="76FC34B3"/>
    <w:rsid w:val="77040857"/>
    <w:rsid w:val="7706ADF0"/>
    <w:rsid w:val="770C07B6"/>
    <w:rsid w:val="77125C7C"/>
    <w:rsid w:val="77157359"/>
    <w:rsid w:val="77175E23"/>
    <w:rsid w:val="771765C6"/>
    <w:rsid w:val="771CD0DF"/>
    <w:rsid w:val="77261FF4"/>
    <w:rsid w:val="77267CCB"/>
    <w:rsid w:val="7731E430"/>
    <w:rsid w:val="7733E2DE"/>
    <w:rsid w:val="773404EF"/>
    <w:rsid w:val="77359F98"/>
    <w:rsid w:val="7738181E"/>
    <w:rsid w:val="7739BEA8"/>
    <w:rsid w:val="773DC514"/>
    <w:rsid w:val="7746FA78"/>
    <w:rsid w:val="7751C035"/>
    <w:rsid w:val="775312C2"/>
    <w:rsid w:val="77563D77"/>
    <w:rsid w:val="7759DEE8"/>
    <w:rsid w:val="7760F0EA"/>
    <w:rsid w:val="77633CF3"/>
    <w:rsid w:val="7768A02D"/>
    <w:rsid w:val="776BA5E8"/>
    <w:rsid w:val="776BD936"/>
    <w:rsid w:val="776D433B"/>
    <w:rsid w:val="77749DC2"/>
    <w:rsid w:val="77817A8B"/>
    <w:rsid w:val="7785DB59"/>
    <w:rsid w:val="77881E89"/>
    <w:rsid w:val="778820FD"/>
    <w:rsid w:val="77991DF5"/>
    <w:rsid w:val="77A0A043"/>
    <w:rsid w:val="77A3EDAE"/>
    <w:rsid w:val="77B892B9"/>
    <w:rsid w:val="77BFC879"/>
    <w:rsid w:val="77C3319D"/>
    <w:rsid w:val="77CD4121"/>
    <w:rsid w:val="77CFD748"/>
    <w:rsid w:val="77DA9AE2"/>
    <w:rsid w:val="77ECBB91"/>
    <w:rsid w:val="77FB1B62"/>
    <w:rsid w:val="77FCC5DD"/>
    <w:rsid w:val="77FD7948"/>
    <w:rsid w:val="78051047"/>
    <w:rsid w:val="780D6FE8"/>
    <w:rsid w:val="78136A48"/>
    <w:rsid w:val="7816B710"/>
    <w:rsid w:val="7816EEA1"/>
    <w:rsid w:val="781930C1"/>
    <w:rsid w:val="781A399B"/>
    <w:rsid w:val="7822E5F3"/>
    <w:rsid w:val="7824297D"/>
    <w:rsid w:val="782448B4"/>
    <w:rsid w:val="78256F83"/>
    <w:rsid w:val="7825878A"/>
    <w:rsid w:val="782A4A8F"/>
    <w:rsid w:val="782AF3E4"/>
    <w:rsid w:val="782DC89D"/>
    <w:rsid w:val="782DF1C5"/>
    <w:rsid w:val="783311E0"/>
    <w:rsid w:val="78342B63"/>
    <w:rsid w:val="7834324E"/>
    <w:rsid w:val="78362E3F"/>
    <w:rsid w:val="783AFA54"/>
    <w:rsid w:val="783E8479"/>
    <w:rsid w:val="78440544"/>
    <w:rsid w:val="78482B0E"/>
    <w:rsid w:val="784BF842"/>
    <w:rsid w:val="784D3CC7"/>
    <w:rsid w:val="784F1ACF"/>
    <w:rsid w:val="7851BB1D"/>
    <w:rsid w:val="7851C49B"/>
    <w:rsid w:val="78521AD9"/>
    <w:rsid w:val="785BC181"/>
    <w:rsid w:val="7865DA33"/>
    <w:rsid w:val="7866CA41"/>
    <w:rsid w:val="786839E4"/>
    <w:rsid w:val="786A9FA6"/>
    <w:rsid w:val="78701120"/>
    <w:rsid w:val="7879327D"/>
    <w:rsid w:val="787DE8F5"/>
    <w:rsid w:val="787F2D93"/>
    <w:rsid w:val="78801E03"/>
    <w:rsid w:val="78873673"/>
    <w:rsid w:val="7888015B"/>
    <w:rsid w:val="788B6229"/>
    <w:rsid w:val="788B9668"/>
    <w:rsid w:val="78902CE7"/>
    <w:rsid w:val="7894595B"/>
    <w:rsid w:val="7896A986"/>
    <w:rsid w:val="78A0F02A"/>
    <w:rsid w:val="78A13709"/>
    <w:rsid w:val="78A35870"/>
    <w:rsid w:val="78A92BD6"/>
    <w:rsid w:val="78A92F3A"/>
    <w:rsid w:val="78B488F4"/>
    <w:rsid w:val="78B73E24"/>
    <w:rsid w:val="78BD0EC0"/>
    <w:rsid w:val="78C2D6E7"/>
    <w:rsid w:val="78CC559A"/>
    <w:rsid w:val="78CE09D2"/>
    <w:rsid w:val="78DE587A"/>
    <w:rsid w:val="78E75EEB"/>
    <w:rsid w:val="78EE0186"/>
    <w:rsid w:val="79075716"/>
    <w:rsid w:val="79134FA1"/>
    <w:rsid w:val="7918EC35"/>
    <w:rsid w:val="792054ED"/>
    <w:rsid w:val="792173C8"/>
    <w:rsid w:val="79278271"/>
    <w:rsid w:val="792AF513"/>
    <w:rsid w:val="792B7619"/>
    <w:rsid w:val="792E4074"/>
    <w:rsid w:val="793A9ACD"/>
    <w:rsid w:val="793C7A2A"/>
    <w:rsid w:val="7940A664"/>
    <w:rsid w:val="7941824D"/>
    <w:rsid w:val="7944A739"/>
    <w:rsid w:val="79456F1D"/>
    <w:rsid w:val="7946B91D"/>
    <w:rsid w:val="794B9829"/>
    <w:rsid w:val="794D1BAC"/>
    <w:rsid w:val="794ECDF2"/>
    <w:rsid w:val="7953100A"/>
    <w:rsid w:val="7956F617"/>
    <w:rsid w:val="795C22A9"/>
    <w:rsid w:val="79642CD9"/>
    <w:rsid w:val="79658EF6"/>
    <w:rsid w:val="796C922B"/>
    <w:rsid w:val="796D9AEC"/>
    <w:rsid w:val="79710CFA"/>
    <w:rsid w:val="7978B98A"/>
    <w:rsid w:val="79820FD5"/>
    <w:rsid w:val="7990074F"/>
    <w:rsid w:val="79914210"/>
    <w:rsid w:val="79934BA3"/>
    <w:rsid w:val="7993D46C"/>
    <w:rsid w:val="7995FB26"/>
    <w:rsid w:val="7996B0A7"/>
    <w:rsid w:val="799EFA9F"/>
    <w:rsid w:val="79A174F9"/>
    <w:rsid w:val="79A2182E"/>
    <w:rsid w:val="79A69DB9"/>
    <w:rsid w:val="79AB6C63"/>
    <w:rsid w:val="79B4BA7D"/>
    <w:rsid w:val="79B53E8F"/>
    <w:rsid w:val="79C23083"/>
    <w:rsid w:val="79C2D669"/>
    <w:rsid w:val="79C68C3C"/>
    <w:rsid w:val="79C7D848"/>
    <w:rsid w:val="79CC7D0F"/>
    <w:rsid w:val="79CDF3A5"/>
    <w:rsid w:val="79D25C00"/>
    <w:rsid w:val="79D5CB10"/>
    <w:rsid w:val="79D6C5A8"/>
    <w:rsid w:val="79D825CE"/>
    <w:rsid w:val="79DA7A04"/>
    <w:rsid w:val="79DC5103"/>
    <w:rsid w:val="79E1C652"/>
    <w:rsid w:val="79E39D46"/>
    <w:rsid w:val="79E3F3E1"/>
    <w:rsid w:val="79ED026F"/>
    <w:rsid w:val="79ED79B1"/>
    <w:rsid w:val="79F2F190"/>
    <w:rsid w:val="79F6B63F"/>
    <w:rsid w:val="79F9C7D6"/>
    <w:rsid w:val="7A068778"/>
    <w:rsid w:val="7A0933F0"/>
    <w:rsid w:val="7A1309B3"/>
    <w:rsid w:val="7A1A5E95"/>
    <w:rsid w:val="7A1BEEC5"/>
    <w:rsid w:val="7A1EFD99"/>
    <w:rsid w:val="7A213174"/>
    <w:rsid w:val="7A217693"/>
    <w:rsid w:val="7A267C17"/>
    <w:rsid w:val="7A2ABF6C"/>
    <w:rsid w:val="7A398365"/>
    <w:rsid w:val="7A3F4E9C"/>
    <w:rsid w:val="7A448373"/>
    <w:rsid w:val="7A475A16"/>
    <w:rsid w:val="7A49C091"/>
    <w:rsid w:val="7A4AE051"/>
    <w:rsid w:val="7A4C1A73"/>
    <w:rsid w:val="7A4EF356"/>
    <w:rsid w:val="7A6D88FD"/>
    <w:rsid w:val="7A7D5C55"/>
    <w:rsid w:val="7A7EB2FD"/>
    <w:rsid w:val="7A827195"/>
    <w:rsid w:val="7A96AF4B"/>
    <w:rsid w:val="7A96BBB7"/>
    <w:rsid w:val="7A9A097A"/>
    <w:rsid w:val="7A9B8F1F"/>
    <w:rsid w:val="7AA20EB9"/>
    <w:rsid w:val="7AA2EC56"/>
    <w:rsid w:val="7AA99715"/>
    <w:rsid w:val="7AA9A722"/>
    <w:rsid w:val="7AA9C40A"/>
    <w:rsid w:val="7AAB5D89"/>
    <w:rsid w:val="7AAE5095"/>
    <w:rsid w:val="7AB85EF0"/>
    <w:rsid w:val="7ABCFBCB"/>
    <w:rsid w:val="7AC35AAC"/>
    <w:rsid w:val="7AC8FEF8"/>
    <w:rsid w:val="7ACD5695"/>
    <w:rsid w:val="7ACED0F0"/>
    <w:rsid w:val="7AD2BD66"/>
    <w:rsid w:val="7AE3C68C"/>
    <w:rsid w:val="7AE7DC27"/>
    <w:rsid w:val="7AE8ADB6"/>
    <w:rsid w:val="7AE90332"/>
    <w:rsid w:val="7AEF6D33"/>
    <w:rsid w:val="7AF1D81E"/>
    <w:rsid w:val="7B0108FF"/>
    <w:rsid w:val="7B01FAE7"/>
    <w:rsid w:val="7B07EFEC"/>
    <w:rsid w:val="7B0A0432"/>
    <w:rsid w:val="7B0AE00A"/>
    <w:rsid w:val="7B0B35F8"/>
    <w:rsid w:val="7B0CA00E"/>
    <w:rsid w:val="7B1BAEEA"/>
    <w:rsid w:val="7B1E027C"/>
    <w:rsid w:val="7B209DF8"/>
    <w:rsid w:val="7B273B14"/>
    <w:rsid w:val="7B2991CA"/>
    <w:rsid w:val="7B2EB68B"/>
    <w:rsid w:val="7B3F5788"/>
    <w:rsid w:val="7B579818"/>
    <w:rsid w:val="7B5A08A0"/>
    <w:rsid w:val="7B5FE9E4"/>
    <w:rsid w:val="7B6071D0"/>
    <w:rsid w:val="7B622524"/>
    <w:rsid w:val="7B69C7B2"/>
    <w:rsid w:val="7B6BAED3"/>
    <w:rsid w:val="7B75FA7A"/>
    <w:rsid w:val="7B7C8321"/>
    <w:rsid w:val="7B87992C"/>
    <w:rsid w:val="7B8CFE08"/>
    <w:rsid w:val="7B9C30D4"/>
    <w:rsid w:val="7B9D208C"/>
    <w:rsid w:val="7BB45B4D"/>
    <w:rsid w:val="7BB607C8"/>
    <w:rsid w:val="7BB72D4D"/>
    <w:rsid w:val="7BBA6BFF"/>
    <w:rsid w:val="7BC49107"/>
    <w:rsid w:val="7BC9C1B8"/>
    <w:rsid w:val="7BCDB6BC"/>
    <w:rsid w:val="7BCF7003"/>
    <w:rsid w:val="7BD8DB33"/>
    <w:rsid w:val="7BDB646C"/>
    <w:rsid w:val="7BE363B6"/>
    <w:rsid w:val="7BE5355C"/>
    <w:rsid w:val="7BE55B30"/>
    <w:rsid w:val="7BEFAC92"/>
    <w:rsid w:val="7BF57F06"/>
    <w:rsid w:val="7BFF1129"/>
    <w:rsid w:val="7C01C451"/>
    <w:rsid w:val="7C036A50"/>
    <w:rsid w:val="7C11BAF6"/>
    <w:rsid w:val="7C127AAD"/>
    <w:rsid w:val="7C15BDAE"/>
    <w:rsid w:val="7C25C060"/>
    <w:rsid w:val="7C2D0FB7"/>
    <w:rsid w:val="7C33E2D7"/>
    <w:rsid w:val="7C347119"/>
    <w:rsid w:val="7C3BA4ED"/>
    <w:rsid w:val="7C3FEA84"/>
    <w:rsid w:val="7C429692"/>
    <w:rsid w:val="7C4681FC"/>
    <w:rsid w:val="7C4F46DE"/>
    <w:rsid w:val="7C6542A3"/>
    <w:rsid w:val="7C6BE456"/>
    <w:rsid w:val="7C78809F"/>
    <w:rsid w:val="7C7E1F15"/>
    <w:rsid w:val="7C88F8D5"/>
    <w:rsid w:val="7C907B81"/>
    <w:rsid w:val="7C93AC08"/>
    <w:rsid w:val="7C950B06"/>
    <w:rsid w:val="7C95F0B7"/>
    <w:rsid w:val="7C9E9A5B"/>
    <w:rsid w:val="7CA0C856"/>
    <w:rsid w:val="7CA3C95E"/>
    <w:rsid w:val="7CA85032"/>
    <w:rsid w:val="7CA91F1D"/>
    <w:rsid w:val="7CB0B520"/>
    <w:rsid w:val="7CB11069"/>
    <w:rsid w:val="7CB50E4C"/>
    <w:rsid w:val="7CB54608"/>
    <w:rsid w:val="7CB79893"/>
    <w:rsid w:val="7CB7A054"/>
    <w:rsid w:val="7CB89C93"/>
    <w:rsid w:val="7CBF0BFE"/>
    <w:rsid w:val="7CBF1639"/>
    <w:rsid w:val="7CC65262"/>
    <w:rsid w:val="7CCD5E07"/>
    <w:rsid w:val="7CD599CC"/>
    <w:rsid w:val="7CDC522E"/>
    <w:rsid w:val="7CDF46CD"/>
    <w:rsid w:val="7CE3C31F"/>
    <w:rsid w:val="7CE8D527"/>
    <w:rsid w:val="7CEAC2E2"/>
    <w:rsid w:val="7CF0F5B5"/>
    <w:rsid w:val="7CF1725A"/>
    <w:rsid w:val="7CF39497"/>
    <w:rsid w:val="7CF7B746"/>
    <w:rsid w:val="7CF8DA3E"/>
    <w:rsid w:val="7CFEE73A"/>
    <w:rsid w:val="7D01AD1E"/>
    <w:rsid w:val="7D020D0F"/>
    <w:rsid w:val="7D029A59"/>
    <w:rsid w:val="7D02CE62"/>
    <w:rsid w:val="7D02FC64"/>
    <w:rsid w:val="7D03DC8C"/>
    <w:rsid w:val="7D0ECE54"/>
    <w:rsid w:val="7D0EF422"/>
    <w:rsid w:val="7D127AA6"/>
    <w:rsid w:val="7D17329C"/>
    <w:rsid w:val="7D1F1AEB"/>
    <w:rsid w:val="7D211066"/>
    <w:rsid w:val="7D213736"/>
    <w:rsid w:val="7D2A728E"/>
    <w:rsid w:val="7D340BC8"/>
    <w:rsid w:val="7D3E0C80"/>
    <w:rsid w:val="7D40F0D1"/>
    <w:rsid w:val="7D48A991"/>
    <w:rsid w:val="7D5138AC"/>
    <w:rsid w:val="7D530A39"/>
    <w:rsid w:val="7D551079"/>
    <w:rsid w:val="7D5A7101"/>
    <w:rsid w:val="7D64D630"/>
    <w:rsid w:val="7D67E9D1"/>
    <w:rsid w:val="7D6C9CD5"/>
    <w:rsid w:val="7D711EDF"/>
    <w:rsid w:val="7D7B3513"/>
    <w:rsid w:val="7D834624"/>
    <w:rsid w:val="7D868837"/>
    <w:rsid w:val="7D88F038"/>
    <w:rsid w:val="7D8AA5B2"/>
    <w:rsid w:val="7D8F085C"/>
    <w:rsid w:val="7D9D683E"/>
    <w:rsid w:val="7DA3EF6C"/>
    <w:rsid w:val="7DA557BA"/>
    <w:rsid w:val="7DB0D146"/>
    <w:rsid w:val="7DB2B1B2"/>
    <w:rsid w:val="7DBB6A2F"/>
    <w:rsid w:val="7DC252AD"/>
    <w:rsid w:val="7DC33BF2"/>
    <w:rsid w:val="7DD11217"/>
    <w:rsid w:val="7DDD682E"/>
    <w:rsid w:val="7DDF54D9"/>
    <w:rsid w:val="7DEB8710"/>
    <w:rsid w:val="7DED1AD8"/>
    <w:rsid w:val="7DEF1445"/>
    <w:rsid w:val="7DF3880B"/>
    <w:rsid w:val="7DF6394F"/>
    <w:rsid w:val="7E06676F"/>
    <w:rsid w:val="7E07055F"/>
    <w:rsid w:val="7E0E018C"/>
    <w:rsid w:val="7E1375F8"/>
    <w:rsid w:val="7E1593D6"/>
    <w:rsid w:val="7E1D0E84"/>
    <w:rsid w:val="7E316CA2"/>
    <w:rsid w:val="7E32ED12"/>
    <w:rsid w:val="7E3D67FE"/>
    <w:rsid w:val="7E3EA1FD"/>
    <w:rsid w:val="7E3EB787"/>
    <w:rsid w:val="7E40E94D"/>
    <w:rsid w:val="7E4288A9"/>
    <w:rsid w:val="7E42F79D"/>
    <w:rsid w:val="7E46B435"/>
    <w:rsid w:val="7E46C5A0"/>
    <w:rsid w:val="7E47DC28"/>
    <w:rsid w:val="7E488EE3"/>
    <w:rsid w:val="7E4DA26C"/>
    <w:rsid w:val="7E4DB8D9"/>
    <w:rsid w:val="7E4E5A06"/>
    <w:rsid w:val="7E5145A2"/>
    <w:rsid w:val="7E5548B6"/>
    <w:rsid w:val="7E576E06"/>
    <w:rsid w:val="7E57C601"/>
    <w:rsid w:val="7E5DFFBF"/>
    <w:rsid w:val="7E653E18"/>
    <w:rsid w:val="7E6C646C"/>
    <w:rsid w:val="7E725999"/>
    <w:rsid w:val="7E72E523"/>
    <w:rsid w:val="7E7ECC13"/>
    <w:rsid w:val="7E7FE1D4"/>
    <w:rsid w:val="7E84649B"/>
    <w:rsid w:val="7E8811FE"/>
    <w:rsid w:val="7E8B3D52"/>
    <w:rsid w:val="7E8FE7DB"/>
    <w:rsid w:val="7E90A322"/>
    <w:rsid w:val="7E90DA02"/>
    <w:rsid w:val="7E91990D"/>
    <w:rsid w:val="7E960D39"/>
    <w:rsid w:val="7E9CF81C"/>
    <w:rsid w:val="7EAB76BC"/>
    <w:rsid w:val="7EAC0208"/>
    <w:rsid w:val="7EADA3D9"/>
    <w:rsid w:val="7EB17191"/>
    <w:rsid w:val="7EB3A03C"/>
    <w:rsid w:val="7EB531D7"/>
    <w:rsid w:val="7EB9F758"/>
    <w:rsid w:val="7EC859D2"/>
    <w:rsid w:val="7ECAF87B"/>
    <w:rsid w:val="7ECB0403"/>
    <w:rsid w:val="7ECDD04C"/>
    <w:rsid w:val="7ED0B082"/>
    <w:rsid w:val="7ED684BA"/>
    <w:rsid w:val="7EE178CE"/>
    <w:rsid w:val="7EE379E0"/>
    <w:rsid w:val="7EED0582"/>
    <w:rsid w:val="7EF7A630"/>
    <w:rsid w:val="7EF9D00A"/>
    <w:rsid w:val="7EFA164D"/>
    <w:rsid w:val="7EFA98B5"/>
    <w:rsid w:val="7EFDAEE3"/>
    <w:rsid w:val="7EFFDBA0"/>
    <w:rsid w:val="7F0165EB"/>
    <w:rsid w:val="7F079073"/>
    <w:rsid w:val="7F07B0EC"/>
    <w:rsid w:val="7F0BD58D"/>
    <w:rsid w:val="7F0C1C81"/>
    <w:rsid w:val="7F0EEFFA"/>
    <w:rsid w:val="7F1503E5"/>
    <w:rsid w:val="7F1BCBF1"/>
    <w:rsid w:val="7F1C9001"/>
    <w:rsid w:val="7F228F67"/>
    <w:rsid w:val="7F3A5B6B"/>
    <w:rsid w:val="7F3A75E7"/>
    <w:rsid w:val="7F41C813"/>
    <w:rsid w:val="7F4B6B18"/>
    <w:rsid w:val="7F563369"/>
    <w:rsid w:val="7F5989C0"/>
    <w:rsid w:val="7F5D8488"/>
    <w:rsid w:val="7F6731DF"/>
    <w:rsid w:val="7F6989FA"/>
    <w:rsid w:val="7F6A04E0"/>
    <w:rsid w:val="7F6E956E"/>
    <w:rsid w:val="7F703F69"/>
    <w:rsid w:val="7F75221F"/>
    <w:rsid w:val="7F8E2DED"/>
    <w:rsid w:val="7F8F8BF6"/>
    <w:rsid w:val="7F91E3CE"/>
    <w:rsid w:val="7F923F90"/>
    <w:rsid w:val="7F9BD308"/>
    <w:rsid w:val="7F9E9FA7"/>
    <w:rsid w:val="7FA94E4D"/>
    <w:rsid w:val="7FBBD55D"/>
    <w:rsid w:val="7FC3E31D"/>
    <w:rsid w:val="7FC5900B"/>
    <w:rsid w:val="7FC68228"/>
    <w:rsid w:val="7FC8B867"/>
    <w:rsid w:val="7FC9AC7C"/>
    <w:rsid w:val="7FD35403"/>
    <w:rsid w:val="7FD869C6"/>
    <w:rsid w:val="7FDE2DC3"/>
    <w:rsid w:val="7FDFF758"/>
    <w:rsid w:val="7FE6570C"/>
    <w:rsid w:val="7FEA2864"/>
    <w:rsid w:val="7FEF2A0E"/>
    <w:rsid w:val="7FFFE2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0017"/>
  <w15:docId w15:val="{7AEFB16C-6CFB-44A9-B509-36125FC6DD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4302"/>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Akapit z listą BS,Bullet1,Bullets,Citation List,Ha,List Paragraph (numbered (a)),List Paragraph1,List_Paragraph,Liste 1,Main numbered paragraph,Multilevel para_II,NUMBERED PARAGRAPH,Numbered List Paragraph,NumberedParas,References,본문(내용)"/>
    <w:basedOn w:val="Normal"/>
    <w:link w:val="ListParagraphChar"/>
    <w:uiPriority w:val="34"/>
    <w:qFormat/>
    <w:rsid w:val="00483444"/>
    <w:pPr>
      <w:ind w:left="720"/>
      <w:contextualSpacing/>
    </w:pPr>
  </w:style>
  <w:style w:type="character" w:styleId="CommentReference">
    <w:name w:val="annotation reference"/>
    <w:basedOn w:val="DefaultParagraphFont"/>
    <w:uiPriority w:val="99"/>
    <w:semiHidden/>
    <w:unhideWhenUsed/>
    <w:rsid w:val="00DB4635"/>
    <w:rPr>
      <w:sz w:val="16"/>
      <w:szCs w:val="16"/>
    </w:rPr>
  </w:style>
  <w:style w:type="paragraph" w:styleId="CommentText">
    <w:name w:val="annotation text"/>
    <w:basedOn w:val="Normal"/>
    <w:link w:val="CommentTextChar"/>
    <w:uiPriority w:val="99"/>
    <w:unhideWhenUsed/>
    <w:rsid w:val="00DB4635"/>
    <w:pPr>
      <w:spacing w:line="240" w:lineRule="auto"/>
    </w:pPr>
    <w:rPr>
      <w:sz w:val="20"/>
      <w:szCs w:val="20"/>
    </w:rPr>
  </w:style>
  <w:style w:type="character" w:styleId="CommentTextChar" w:customStyle="1">
    <w:name w:val="Comment Text Char"/>
    <w:basedOn w:val="DefaultParagraphFont"/>
    <w:link w:val="CommentText"/>
    <w:uiPriority w:val="99"/>
    <w:rsid w:val="00DB4635"/>
    <w:rPr>
      <w:sz w:val="20"/>
      <w:szCs w:val="20"/>
    </w:rPr>
  </w:style>
  <w:style w:type="paragraph" w:styleId="CommentSubject">
    <w:name w:val="annotation subject"/>
    <w:basedOn w:val="CommentText"/>
    <w:next w:val="CommentText"/>
    <w:link w:val="CommentSubjectChar"/>
    <w:uiPriority w:val="99"/>
    <w:semiHidden/>
    <w:unhideWhenUsed/>
    <w:rsid w:val="00DB4635"/>
    <w:rPr>
      <w:b/>
      <w:bCs/>
    </w:rPr>
  </w:style>
  <w:style w:type="character" w:styleId="CommentSubjectChar" w:customStyle="1">
    <w:name w:val="Comment Subject Char"/>
    <w:basedOn w:val="CommentTextChar"/>
    <w:link w:val="CommentSubject"/>
    <w:uiPriority w:val="99"/>
    <w:semiHidden/>
    <w:rsid w:val="00DB4635"/>
    <w:rPr>
      <w:b/>
      <w:bCs/>
      <w:sz w:val="20"/>
      <w:szCs w:val="20"/>
    </w:rPr>
  </w:style>
  <w:style w:type="paragraph" w:styleId="Header">
    <w:name w:val="header"/>
    <w:basedOn w:val="Normal"/>
    <w:link w:val="HeaderChar"/>
    <w:uiPriority w:val="99"/>
    <w:unhideWhenUsed/>
    <w:rsid w:val="00E170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170C9"/>
  </w:style>
  <w:style w:type="paragraph" w:styleId="Footer">
    <w:name w:val="footer"/>
    <w:basedOn w:val="Normal"/>
    <w:link w:val="FooterChar"/>
    <w:uiPriority w:val="99"/>
    <w:unhideWhenUsed/>
    <w:rsid w:val="00E170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170C9"/>
  </w:style>
  <w:style w:type="paragraph" w:styleId="Revision">
    <w:name w:val="Revision"/>
    <w:hidden/>
    <w:uiPriority w:val="99"/>
    <w:semiHidden/>
    <w:rsid w:val="00D556EB"/>
    <w:pPr>
      <w:spacing w:after="0" w:line="240" w:lineRule="auto"/>
    </w:pPr>
  </w:style>
  <w:style w:type="table" w:styleId="TableGrid">
    <w:name w:val="Table Grid"/>
    <w:basedOn w:val="TableNormal"/>
    <w:uiPriority w:val="39"/>
    <w:qFormat/>
    <w:rsid w:val="00861EC5"/>
    <w:pPr>
      <w:spacing w:after="0" w:line="240" w:lineRule="auto"/>
    </w:pPr>
    <w:rPr>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Header"/>
    <w:next w:val="Normal"/>
    <w:link w:val="TitleChar"/>
    <w:uiPriority w:val="7"/>
    <w:rsid w:val="00FF2DEA"/>
    <w:pPr>
      <w:spacing w:before="240" w:after="180"/>
    </w:pPr>
    <w:rPr>
      <w:rFonts w:ascii="Arial Bold" w:hAnsi="Arial Bold" w:eastAsia="Calibri" w:cs="Times New Roman"/>
      <w:b/>
      <w:color w:val="44546A" w:themeColor="text2"/>
      <w:kern w:val="0"/>
      <w:sz w:val="40"/>
    </w:rPr>
  </w:style>
  <w:style w:type="character" w:styleId="TitleChar" w:customStyle="1">
    <w:name w:val="Title Char"/>
    <w:basedOn w:val="DefaultParagraphFont"/>
    <w:link w:val="Title"/>
    <w:uiPriority w:val="7"/>
    <w:rsid w:val="00FF2DEA"/>
    <w:rPr>
      <w:rFonts w:ascii="Arial Bold" w:hAnsi="Arial Bold" w:eastAsia="Calibri" w:cs="Times New Roman"/>
      <w:b/>
      <w:color w:val="44546A" w:themeColor="text2"/>
      <w:kern w:val="0"/>
      <w:sz w:val="40"/>
    </w:rPr>
  </w:style>
  <w:style w:type="character" w:styleId="Mention1" w:customStyle="1">
    <w:name w:val="Mention1"/>
    <w:basedOn w:val="DefaultParagraphFont"/>
    <w:uiPriority w:val="99"/>
    <w:unhideWhenUsed/>
    <w:rPr>
      <w:color w:val="2B579A"/>
      <w:shd w:val="clear" w:color="auto" w:fill="E6E6E6"/>
    </w:rPr>
  </w:style>
  <w:style w:type="paragraph" w:styleId="FootnoteText">
    <w:name w:val="footnote text"/>
    <w:aliases w:val="fn,FOOTNOTES,single space,ft,Fodnotetekst Tegn,Footnote Text Char2 Char,Footnote Text Char1 Char Char,Footnote Text Char2 Char Char Char,Footnote Text Char1 Char Char Char Char,Char,single space Char Char,Char6,f, Char, Char6,footnote text"/>
    <w:basedOn w:val="Normal"/>
    <w:link w:val="FootnoteTextChar"/>
    <w:uiPriority w:val="99"/>
    <w:unhideWhenUsed/>
    <w:qFormat/>
    <w:rsid w:val="00116AFB"/>
    <w:pPr>
      <w:spacing w:after="0" w:line="240" w:lineRule="auto"/>
    </w:pPr>
    <w:rPr>
      <w:sz w:val="20"/>
      <w:szCs w:val="20"/>
    </w:rPr>
  </w:style>
  <w:style w:type="character" w:styleId="FootnoteTextChar" w:customStyle="1">
    <w:name w:val="Footnote Text Char"/>
    <w:aliases w:val="fn Char,FOOTNOTES Char,single space Char,ft Char,Fodnotetekst Tegn Char,Footnote Text Char2 Char Char,Footnote Text Char1 Char Char Char,Footnote Text Char2 Char Char Char Char,Footnote Text Char1 Char Char Char Char Char,Char Char"/>
    <w:basedOn w:val="DefaultParagraphFont"/>
    <w:link w:val="FootnoteText"/>
    <w:uiPriority w:val="99"/>
    <w:qFormat/>
    <w:rsid w:val="00116AFB"/>
    <w:rPr>
      <w:sz w:val="20"/>
      <w:szCs w:val="20"/>
    </w:rPr>
  </w:style>
  <w:style w:type="character" w:styleId="FootnoteReference">
    <w:name w:val="footnote reference"/>
    <w:aliases w:val="fn Char1,single space Char1,ft Char1,Fodnotetekst Tegn Char1,Footnote Text Char2 Char Char1,Footnote Text Char1 Char Char Char1,fr,Footnote Reference1,16 Point,BVI fnr,Char Char Char Char Car Char,Footnote,Footnote Reference Number,FC"/>
    <w:basedOn w:val="DefaultParagraphFont"/>
    <w:link w:val="BVIfnrCharCharCharCharCharChar1CharCharCharCharCharChar"/>
    <w:uiPriority w:val="99"/>
    <w:unhideWhenUsed/>
    <w:qFormat/>
    <w:rsid w:val="00116AFB"/>
    <w:rPr>
      <w:vertAlign w:val="superscript"/>
    </w:rPr>
  </w:style>
  <w:style w:type="character" w:styleId="Hyperlink">
    <w:name w:val="Hyperlink"/>
    <w:basedOn w:val="DefaultParagraphFont"/>
    <w:uiPriority w:val="99"/>
    <w:unhideWhenUsed/>
    <w:rPr>
      <w:color w:val="0563C1" w:themeColor="hyperlink"/>
      <w:u w:val="single"/>
    </w:rPr>
  </w:style>
  <w:style w:type="paragraph" w:styleId="pf0" w:customStyle="1">
    <w:name w:val="pf0"/>
    <w:basedOn w:val="Normal"/>
    <w:rsid w:val="000C5C1A"/>
    <w:pPr>
      <w:spacing w:before="100" w:beforeAutospacing="1" w:after="100" w:afterAutospacing="1" w:line="240" w:lineRule="auto"/>
      <w:ind w:left="1500"/>
    </w:pPr>
    <w:rPr>
      <w:rFonts w:ascii="Times New Roman" w:hAnsi="Times New Roman" w:eastAsia="Times New Roman" w:cs="Times New Roman"/>
      <w:kern w:val="0"/>
      <w:sz w:val="24"/>
      <w:szCs w:val="24"/>
      <w14:ligatures w14:val="none"/>
    </w:rPr>
  </w:style>
  <w:style w:type="character" w:styleId="cf01" w:customStyle="1">
    <w:name w:val="cf01"/>
    <w:basedOn w:val="DefaultParagraphFont"/>
    <w:rsid w:val="000C5C1A"/>
    <w:rPr>
      <w:rFonts w:hint="default" w:ascii="Segoe UI" w:hAnsi="Segoe UI" w:cs="Segoe UI"/>
      <w:i/>
      <w:iCs/>
      <w:color w:val="404040"/>
      <w:sz w:val="18"/>
      <w:szCs w:val="18"/>
    </w:rPr>
  </w:style>
  <w:style w:type="paragraph" w:styleId="Default" w:customStyle="1">
    <w:name w:val="Default"/>
    <w:rsid w:val="00530811"/>
    <w:pPr>
      <w:autoSpaceDE w:val="0"/>
      <w:autoSpaceDN w:val="0"/>
      <w:adjustRightInd w:val="0"/>
      <w:spacing w:after="0" w:line="240" w:lineRule="auto"/>
    </w:pPr>
    <w:rPr>
      <w:rFonts w:ascii="Arial" w:hAnsi="Arial" w:cs="Arial"/>
      <w:color w:val="000000"/>
      <w:kern w:val="0"/>
      <w:sz w:val="24"/>
      <w:szCs w:val="24"/>
    </w:rPr>
  </w:style>
  <w:style w:type="paragraph" w:styleId="BodyText">
    <w:name w:val="Body Text"/>
    <w:basedOn w:val="Normal"/>
    <w:link w:val="BodyTextChar"/>
    <w:uiPriority w:val="1"/>
    <w:qFormat/>
    <w:rsid w:val="00327BF1"/>
    <w:pPr>
      <w:widowControl w:val="0"/>
      <w:autoSpaceDE w:val="0"/>
      <w:autoSpaceDN w:val="0"/>
      <w:spacing w:after="0" w:line="240" w:lineRule="auto"/>
    </w:pPr>
    <w:rPr>
      <w:rFonts w:ascii="Arial Narrow" w:hAnsi="Arial Narrow" w:eastAsia="Arial Narrow" w:cs="Arial Narrow"/>
      <w:kern w:val="0"/>
      <w14:ligatures w14:val="none"/>
    </w:rPr>
  </w:style>
  <w:style w:type="character" w:styleId="BodyTextChar" w:customStyle="1">
    <w:name w:val="Body Text Char"/>
    <w:basedOn w:val="DefaultParagraphFont"/>
    <w:link w:val="BodyText"/>
    <w:uiPriority w:val="1"/>
    <w:rsid w:val="00327BF1"/>
    <w:rPr>
      <w:rFonts w:ascii="Arial Narrow" w:hAnsi="Arial Narrow" w:eastAsia="Arial Narrow" w:cs="Arial Narrow"/>
      <w:kern w:val="0"/>
      <w14:ligatures w14:val="none"/>
    </w:rPr>
  </w:style>
  <w:style w:type="paragraph" w:styleId="NoSpacing">
    <w:name w:val="No Spacing"/>
    <w:uiPriority w:val="1"/>
    <w:qFormat/>
    <w:rsid w:val="00FD2DBA"/>
    <w:pPr>
      <w:spacing w:after="0" w:line="240" w:lineRule="auto"/>
    </w:pPr>
  </w:style>
  <w:style w:type="character" w:styleId="UnresolvedMention1" w:customStyle="1">
    <w:name w:val="Unresolved Mention1"/>
    <w:basedOn w:val="DefaultParagraphFont"/>
    <w:uiPriority w:val="99"/>
    <w:semiHidden/>
    <w:unhideWhenUsed/>
    <w:rsid w:val="00A168A8"/>
    <w:rPr>
      <w:color w:val="605E5C"/>
      <w:shd w:val="clear" w:color="auto" w:fill="E1DFDD"/>
    </w:rPr>
  </w:style>
  <w:style w:type="paragraph" w:styleId="BodyText2">
    <w:name w:val="Body Text 2"/>
    <w:basedOn w:val="Normal"/>
    <w:link w:val="BodyText2Char"/>
    <w:uiPriority w:val="99"/>
    <w:unhideWhenUsed/>
    <w:rsid w:val="0042755D"/>
    <w:pPr>
      <w:spacing w:after="120" w:line="480" w:lineRule="auto"/>
    </w:pPr>
    <w:rPr>
      <w:rFonts w:ascii="Times New Roman" w:hAnsi="Times New Roman" w:eastAsia="Times New Roman" w:cs="Times New Roman"/>
      <w:kern w:val="0"/>
      <w:sz w:val="20"/>
      <w:szCs w:val="20"/>
    </w:rPr>
  </w:style>
  <w:style w:type="character" w:styleId="BodyText2Char" w:customStyle="1">
    <w:name w:val="Body Text 2 Char"/>
    <w:basedOn w:val="DefaultParagraphFont"/>
    <w:link w:val="BodyText2"/>
    <w:uiPriority w:val="99"/>
    <w:rsid w:val="0042755D"/>
    <w:rPr>
      <w:rFonts w:ascii="Times New Roman" w:hAnsi="Times New Roman" w:eastAsia="Times New Roman" w:cs="Times New Roman"/>
      <w:kern w:val="0"/>
      <w:sz w:val="20"/>
      <w:szCs w:val="20"/>
    </w:rPr>
  </w:style>
  <w:style w:type="character" w:styleId="ui-provider" w:customStyle="1">
    <w:name w:val="ui-provider"/>
    <w:basedOn w:val="DefaultParagraphFont"/>
    <w:uiPriority w:val="1"/>
    <w:qFormat/>
    <w:rsid w:val="00B3280E"/>
  </w:style>
  <w:style w:type="character" w:styleId="normaltextrun" w:customStyle="1">
    <w:name w:val="normaltextrun"/>
    <w:basedOn w:val="DefaultParagraphFont"/>
    <w:rsid w:val="00B3280E"/>
  </w:style>
  <w:style w:type="character" w:styleId="ListParagraphChar" w:customStyle="1">
    <w:name w:val="List Paragraph Char"/>
    <w:aliases w:val="Akapit z listą BS Char,Bullet1 Char,Bullets Char,Citation List Char,Ha Char,List Paragraph (numbered (a)) Char,List Paragraph1 Char,List_Paragraph Char,Liste 1 Char,Main numbered paragraph Char,Multilevel para_II Char,References Char"/>
    <w:basedOn w:val="DefaultParagraphFont"/>
    <w:link w:val="ListParagraph"/>
    <w:uiPriority w:val="34"/>
    <w:qFormat/>
    <w:rsid w:val="005C0556"/>
  </w:style>
  <w:style w:type="paragraph" w:styleId="BVIfnrCharCharCharCharCharChar1CharCharCharCharCharChar" w:customStyle="1">
    <w:name w:val="BVI fnr Char Char Char Char Char Char1 Char Char Char Char Char Char"/>
    <w:aliases w:val="BVI fnr Car Car Char Char Char Char Char Char Char Char Char Char Char Char,BVI fnr Car Char Char Char Char Char Char Char Char Char Char Char Char Char"/>
    <w:basedOn w:val="Normal"/>
    <w:link w:val="FootnoteReference"/>
    <w:uiPriority w:val="99"/>
    <w:rsid w:val="0018649A"/>
    <w:pPr>
      <w:spacing w:after="120" w:line="240" w:lineRule="exact"/>
      <w:jc w:val="both"/>
    </w:pPr>
    <w:rPr>
      <w:vertAlign w:val="superscript"/>
    </w:rPr>
  </w:style>
  <w:style w:type="paragraph" w:styleId="BalloonText">
    <w:name w:val="Balloon Text"/>
    <w:basedOn w:val="Normal"/>
    <w:link w:val="BalloonTextChar"/>
    <w:uiPriority w:val="99"/>
    <w:semiHidden/>
    <w:unhideWhenUsed/>
    <w:rsid w:val="000C71B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C71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578">
      <w:bodyDiv w:val="1"/>
      <w:marLeft w:val="0"/>
      <w:marRight w:val="0"/>
      <w:marTop w:val="0"/>
      <w:marBottom w:val="0"/>
      <w:divBdr>
        <w:top w:val="none" w:sz="0" w:space="0" w:color="auto"/>
        <w:left w:val="none" w:sz="0" w:space="0" w:color="auto"/>
        <w:bottom w:val="none" w:sz="0" w:space="0" w:color="auto"/>
        <w:right w:val="none" w:sz="0" w:space="0" w:color="auto"/>
      </w:divBdr>
    </w:div>
    <w:div w:id="12222215">
      <w:bodyDiv w:val="1"/>
      <w:marLeft w:val="0"/>
      <w:marRight w:val="0"/>
      <w:marTop w:val="0"/>
      <w:marBottom w:val="0"/>
      <w:divBdr>
        <w:top w:val="none" w:sz="0" w:space="0" w:color="auto"/>
        <w:left w:val="none" w:sz="0" w:space="0" w:color="auto"/>
        <w:bottom w:val="none" w:sz="0" w:space="0" w:color="auto"/>
        <w:right w:val="none" w:sz="0" w:space="0" w:color="auto"/>
      </w:divBdr>
    </w:div>
    <w:div w:id="19203494">
      <w:bodyDiv w:val="1"/>
      <w:marLeft w:val="0"/>
      <w:marRight w:val="0"/>
      <w:marTop w:val="0"/>
      <w:marBottom w:val="0"/>
      <w:divBdr>
        <w:top w:val="none" w:sz="0" w:space="0" w:color="auto"/>
        <w:left w:val="none" w:sz="0" w:space="0" w:color="auto"/>
        <w:bottom w:val="none" w:sz="0" w:space="0" w:color="auto"/>
        <w:right w:val="none" w:sz="0" w:space="0" w:color="auto"/>
      </w:divBdr>
    </w:div>
    <w:div w:id="78454173">
      <w:bodyDiv w:val="1"/>
      <w:marLeft w:val="0"/>
      <w:marRight w:val="0"/>
      <w:marTop w:val="0"/>
      <w:marBottom w:val="0"/>
      <w:divBdr>
        <w:top w:val="none" w:sz="0" w:space="0" w:color="auto"/>
        <w:left w:val="none" w:sz="0" w:space="0" w:color="auto"/>
        <w:bottom w:val="none" w:sz="0" w:space="0" w:color="auto"/>
        <w:right w:val="none" w:sz="0" w:space="0" w:color="auto"/>
      </w:divBdr>
    </w:div>
    <w:div w:id="142625949">
      <w:bodyDiv w:val="1"/>
      <w:marLeft w:val="0"/>
      <w:marRight w:val="0"/>
      <w:marTop w:val="0"/>
      <w:marBottom w:val="0"/>
      <w:divBdr>
        <w:top w:val="none" w:sz="0" w:space="0" w:color="auto"/>
        <w:left w:val="none" w:sz="0" w:space="0" w:color="auto"/>
        <w:bottom w:val="none" w:sz="0" w:space="0" w:color="auto"/>
        <w:right w:val="none" w:sz="0" w:space="0" w:color="auto"/>
      </w:divBdr>
    </w:div>
    <w:div w:id="156964880">
      <w:bodyDiv w:val="1"/>
      <w:marLeft w:val="0"/>
      <w:marRight w:val="0"/>
      <w:marTop w:val="0"/>
      <w:marBottom w:val="0"/>
      <w:divBdr>
        <w:top w:val="none" w:sz="0" w:space="0" w:color="auto"/>
        <w:left w:val="none" w:sz="0" w:space="0" w:color="auto"/>
        <w:bottom w:val="none" w:sz="0" w:space="0" w:color="auto"/>
        <w:right w:val="none" w:sz="0" w:space="0" w:color="auto"/>
      </w:divBdr>
      <w:divsChild>
        <w:div w:id="563416886">
          <w:marLeft w:val="1440"/>
          <w:marRight w:val="0"/>
          <w:marTop w:val="0"/>
          <w:marBottom w:val="0"/>
          <w:divBdr>
            <w:top w:val="none" w:sz="0" w:space="0" w:color="auto"/>
            <w:left w:val="none" w:sz="0" w:space="0" w:color="auto"/>
            <w:bottom w:val="none" w:sz="0" w:space="0" w:color="auto"/>
            <w:right w:val="none" w:sz="0" w:space="0" w:color="auto"/>
          </w:divBdr>
        </w:div>
        <w:div w:id="1171220905">
          <w:marLeft w:val="2160"/>
          <w:marRight w:val="0"/>
          <w:marTop w:val="0"/>
          <w:marBottom w:val="0"/>
          <w:divBdr>
            <w:top w:val="none" w:sz="0" w:space="0" w:color="auto"/>
            <w:left w:val="none" w:sz="0" w:space="0" w:color="auto"/>
            <w:bottom w:val="none" w:sz="0" w:space="0" w:color="auto"/>
            <w:right w:val="none" w:sz="0" w:space="0" w:color="auto"/>
          </w:divBdr>
        </w:div>
        <w:div w:id="1623220213">
          <w:marLeft w:val="720"/>
          <w:marRight w:val="0"/>
          <w:marTop w:val="0"/>
          <w:marBottom w:val="0"/>
          <w:divBdr>
            <w:top w:val="none" w:sz="0" w:space="0" w:color="auto"/>
            <w:left w:val="none" w:sz="0" w:space="0" w:color="auto"/>
            <w:bottom w:val="none" w:sz="0" w:space="0" w:color="auto"/>
            <w:right w:val="none" w:sz="0" w:space="0" w:color="auto"/>
          </w:divBdr>
        </w:div>
        <w:div w:id="1915117668">
          <w:marLeft w:val="2160"/>
          <w:marRight w:val="0"/>
          <w:marTop w:val="0"/>
          <w:marBottom w:val="0"/>
          <w:divBdr>
            <w:top w:val="none" w:sz="0" w:space="0" w:color="auto"/>
            <w:left w:val="none" w:sz="0" w:space="0" w:color="auto"/>
            <w:bottom w:val="none" w:sz="0" w:space="0" w:color="auto"/>
            <w:right w:val="none" w:sz="0" w:space="0" w:color="auto"/>
          </w:divBdr>
        </w:div>
        <w:div w:id="2090879388">
          <w:marLeft w:val="2160"/>
          <w:marRight w:val="0"/>
          <w:marTop w:val="0"/>
          <w:marBottom w:val="0"/>
          <w:divBdr>
            <w:top w:val="none" w:sz="0" w:space="0" w:color="auto"/>
            <w:left w:val="none" w:sz="0" w:space="0" w:color="auto"/>
            <w:bottom w:val="none" w:sz="0" w:space="0" w:color="auto"/>
            <w:right w:val="none" w:sz="0" w:space="0" w:color="auto"/>
          </w:divBdr>
        </w:div>
      </w:divsChild>
    </w:div>
    <w:div w:id="172379983">
      <w:bodyDiv w:val="1"/>
      <w:marLeft w:val="0"/>
      <w:marRight w:val="0"/>
      <w:marTop w:val="0"/>
      <w:marBottom w:val="0"/>
      <w:divBdr>
        <w:top w:val="none" w:sz="0" w:space="0" w:color="auto"/>
        <w:left w:val="none" w:sz="0" w:space="0" w:color="auto"/>
        <w:bottom w:val="none" w:sz="0" w:space="0" w:color="auto"/>
        <w:right w:val="none" w:sz="0" w:space="0" w:color="auto"/>
      </w:divBdr>
      <w:divsChild>
        <w:div w:id="1844776801">
          <w:marLeft w:val="0"/>
          <w:marRight w:val="0"/>
          <w:marTop w:val="0"/>
          <w:marBottom w:val="0"/>
          <w:divBdr>
            <w:top w:val="none" w:sz="0" w:space="0" w:color="auto"/>
            <w:left w:val="none" w:sz="0" w:space="0" w:color="auto"/>
            <w:bottom w:val="none" w:sz="0" w:space="0" w:color="auto"/>
            <w:right w:val="none" w:sz="0" w:space="0" w:color="auto"/>
          </w:divBdr>
          <w:divsChild>
            <w:div w:id="2122263491">
              <w:marLeft w:val="0"/>
              <w:marRight w:val="0"/>
              <w:marTop w:val="0"/>
              <w:marBottom w:val="0"/>
              <w:divBdr>
                <w:top w:val="none" w:sz="0" w:space="0" w:color="auto"/>
                <w:left w:val="none" w:sz="0" w:space="0" w:color="auto"/>
                <w:bottom w:val="none" w:sz="0" w:space="0" w:color="auto"/>
                <w:right w:val="none" w:sz="0" w:space="0" w:color="auto"/>
              </w:divBdr>
              <w:divsChild>
                <w:div w:id="1363047352">
                  <w:marLeft w:val="0"/>
                  <w:marRight w:val="0"/>
                  <w:marTop w:val="0"/>
                  <w:marBottom w:val="0"/>
                  <w:divBdr>
                    <w:top w:val="none" w:sz="0" w:space="0" w:color="auto"/>
                    <w:left w:val="none" w:sz="0" w:space="0" w:color="auto"/>
                    <w:bottom w:val="none" w:sz="0" w:space="0" w:color="auto"/>
                    <w:right w:val="none" w:sz="0" w:space="0" w:color="auto"/>
                  </w:divBdr>
                  <w:divsChild>
                    <w:div w:id="155615005">
                      <w:marLeft w:val="0"/>
                      <w:marRight w:val="0"/>
                      <w:marTop w:val="0"/>
                      <w:marBottom w:val="0"/>
                      <w:divBdr>
                        <w:top w:val="none" w:sz="0" w:space="0" w:color="auto"/>
                        <w:left w:val="none" w:sz="0" w:space="0" w:color="auto"/>
                        <w:bottom w:val="none" w:sz="0" w:space="0" w:color="auto"/>
                        <w:right w:val="none" w:sz="0" w:space="0" w:color="auto"/>
                      </w:divBdr>
                    </w:div>
                    <w:div w:id="13938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6548">
      <w:bodyDiv w:val="1"/>
      <w:marLeft w:val="0"/>
      <w:marRight w:val="0"/>
      <w:marTop w:val="0"/>
      <w:marBottom w:val="0"/>
      <w:divBdr>
        <w:top w:val="none" w:sz="0" w:space="0" w:color="auto"/>
        <w:left w:val="none" w:sz="0" w:space="0" w:color="auto"/>
        <w:bottom w:val="none" w:sz="0" w:space="0" w:color="auto"/>
        <w:right w:val="none" w:sz="0" w:space="0" w:color="auto"/>
      </w:divBdr>
    </w:div>
    <w:div w:id="270086739">
      <w:bodyDiv w:val="1"/>
      <w:marLeft w:val="0"/>
      <w:marRight w:val="0"/>
      <w:marTop w:val="0"/>
      <w:marBottom w:val="0"/>
      <w:divBdr>
        <w:top w:val="none" w:sz="0" w:space="0" w:color="auto"/>
        <w:left w:val="none" w:sz="0" w:space="0" w:color="auto"/>
        <w:bottom w:val="none" w:sz="0" w:space="0" w:color="auto"/>
        <w:right w:val="none" w:sz="0" w:space="0" w:color="auto"/>
      </w:divBdr>
      <w:divsChild>
        <w:div w:id="375783690">
          <w:marLeft w:val="0"/>
          <w:marRight w:val="0"/>
          <w:marTop w:val="0"/>
          <w:marBottom w:val="0"/>
          <w:divBdr>
            <w:top w:val="none" w:sz="0" w:space="0" w:color="auto"/>
            <w:left w:val="none" w:sz="0" w:space="0" w:color="auto"/>
            <w:bottom w:val="none" w:sz="0" w:space="0" w:color="auto"/>
            <w:right w:val="none" w:sz="0" w:space="0" w:color="auto"/>
          </w:divBdr>
        </w:div>
        <w:div w:id="789124847">
          <w:marLeft w:val="0"/>
          <w:marRight w:val="0"/>
          <w:marTop w:val="0"/>
          <w:marBottom w:val="0"/>
          <w:divBdr>
            <w:top w:val="none" w:sz="0" w:space="0" w:color="auto"/>
            <w:left w:val="none" w:sz="0" w:space="0" w:color="auto"/>
            <w:bottom w:val="none" w:sz="0" w:space="0" w:color="auto"/>
            <w:right w:val="none" w:sz="0" w:space="0" w:color="auto"/>
          </w:divBdr>
        </w:div>
        <w:div w:id="921715994">
          <w:marLeft w:val="0"/>
          <w:marRight w:val="0"/>
          <w:marTop w:val="0"/>
          <w:marBottom w:val="0"/>
          <w:divBdr>
            <w:top w:val="none" w:sz="0" w:space="0" w:color="auto"/>
            <w:left w:val="none" w:sz="0" w:space="0" w:color="auto"/>
            <w:bottom w:val="none" w:sz="0" w:space="0" w:color="auto"/>
            <w:right w:val="none" w:sz="0" w:space="0" w:color="auto"/>
          </w:divBdr>
        </w:div>
        <w:div w:id="1080254107">
          <w:marLeft w:val="0"/>
          <w:marRight w:val="0"/>
          <w:marTop w:val="0"/>
          <w:marBottom w:val="0"/>
          <w:divBdr>
            <w:top w:val="none" w:sz="0" w:space="0" w:color="auto"/>
            <w:left w:val="none" w:sz="0" w:space="0" w:color="auto"/>
            <w:bottom w:val="none" w:sz="0" w:space="0" w:color="auto"/>
            <w:right w:val="none" w:sz="0" w:space="0" w:color="auto"/>
          </w:divBdr>
        </w:div>
      </w:divsChild>
    </w:div>
    <w:div w:id="289945897">
      <w:bodyDiv w:val="1"/>
      <w:marLeft w:val="0"/>
      <w:marRight w:val="0"/>
      <w:marTop w:val="0"/>
      <w:marBottom w:val="0"/>
      <w:divBdr>
        <w:top w:val="none" w:sz="0" w:space="0" w:color="auto"/>
        <w:left w:val="none" w:sz="0" w:space="0" w:color="auto"/>
        <w:bottom w:val="none" w:sz="0" w:space="0" w:color="auto"/>
        <w:right w:val="none" w:sz="0" w:space="0" w:color="auto"/>
      </w:divBdr>
    </w:div>
    <w:div w:id="290480380">
      <w:bodyDiv w:val="1"/>
      <w:marLeft w:val="0"/>
      <w:marRight w:val="0"/>
      <w:marTop w:val="0"/>
      <w:marBottom w:val="0"/>
      <w:divBdr>
        <w:top w:val="none" w:sz="0" w:space="0" w:color="auto"/>
        <w:left w:val="none" w:sz="0" w:space="0" w:color="auto"/>
        <w:bottom w:val="none" w:sz="0" w:space="0" w:color="auto"/>
        <w:right w:val="none" w:sz="0" w:space="0" w:color="auto"/>
      </w:divBdr>
      <w:divsChild>
        <w:div w:id="1109082183">
          <w:marLeft w:val="0"/>
          <w:marRight w:val="0"/>
          <w:marTop w:val="0"/>
          <w:marBottom w:val="0"/>
          <w:divBdr>
            <w:top w:val="none" w:sz="0" w:space="0" w:color="auto"/>
            <w:left w:val="none" w:sz="0" w:space="0" w:color="auto"/>
            <w:bottom w:val="none" w:sz="0" w:space="0" w:color="auto"/>
            <w:right w:val="none" w:sz="0" w:space="0" w:color="auto"/>
          </w:divBdr>
        </w:div>
        <w:div w:id="1636984946">
          <w:marLeft w:val="0"/>
          <w:marRight w:val="0"/>
          <w:marTop w:val="0"/>
          <w:marBottom w:val="0"/>
          <w:divBdr>
            <w:top w:val="none" w:sz="0" w:space="0" w:color="auto"/>
            <w:left w:val="none" w:sz="0" w:space="0" w:color="auto"/>
            <w:bottom w:val="none" w:sz="0" w:space="0" w:color="auto"/>
            <w:right w:val="none" w:sz="0" w:space="0" w:color="auto"/>
          </w:divBdr>
        </w:div>
        <w:div w:id="2047675611">
          <w:marLeft w:val="0"/>
          <w:marRight w:val="0"/>
          <w:marTop w:val="0"/>
          <w:marBottom w:val="0"/>
          <w:divBdr>
            <w:top w:val="none" w:sz="0" w:space="0" w:color="auto"/>
            <w:left w:val="none" w:sz="0" w:space="0" w:color="auto"/>
            <w:bottom w:val="none" w:sz="0" w:space="0" w:color="auto"/>
            <w:right w:val="none" w:sz="0" w:space="0" w:color="auto"/>
          </w:divBdr>
        </w:div>
      </w:divsChild>
    </w:div>
    <w:div w:id="320163818">
      <w:bodyDiv w:val="1"/>
      <w:marLeft w:val="0"/>
      <w:marRight w:val="0"/>
      <w:marTop w:val="0"/>
      <w:marBottom w:val="0"/>
      <w:divBdr>
        <w:top w:val="none" w:sz="0" w:space="0" w:color="auto"/>
        <w:left w:val="none" w:sz="0" w:space="0" w:color="auto"/>
        <w:bottom w:val="none" w:sz="0" w:space="0" w:color="auto"/>
        <w:right w:val="none" w:sz="0" w:space="0" w:color="auto"/>
      </w:divBdr>
    </w:div>
    <w:div w:id="338043982">
      <w:bodyDiv w:val="1"/>
      <w:marLeft w:val="0"/>
      <w:marRight w:val="0"/>
      <w:marTop w:val="0"/>
      <w:marBottom w:val="0"/>
      <w:divBdr>
        <w:top w:val="none" w:sz="0" w:space="0" w:color="auto"/>
        <w:left w:val="none" w:sz="0" w:space="0" w:color="auto"/>
        <w:bottom w:val="none" w:sz="0" w:space="0" w:color="auto"/>
        <w:right w:val="none" w:sz="0" w:space="0" w:color="auto"/>
      </w:divBdr>
      <w:divsChild>
        <w:div w:id="249125464">
          <w:marLeft w:val="1440"/>
          <w:marRight w:val="0"/>
          <w:marTop w:val="100"/>
          <w:marBottom w:val="0"/>
          <w:divBdr>
            <w:top w:val="none" w:sz="0" w:space="0" w:color="auto"/>
            <w:left w:val="none" w:sz="0" w:space="0" w:color="auto"/>
            <w:bottom w:val="none" w:sz="0" w:space="0" w:color="auto"/>
            <w:right w:val="none" w:sz="0" w:space="0" w:color="auto"/>
          </w:divBdr>
        </w:div>
        <w:div w:id="669526418">
          <w:marLeft w:val="720"/>
          <w:marRight w:val="0"/>
          <w:marTop w:val="200"/>
          <w:marBottom w:val="0"/>
          <w:divBdr>
            <w:top w:val="none" w:sz="0" w:space="0" w:color="auto"/>
            <w:left w:val="none" w:sz="0" w:space="0" w:color="auto"/>
            <w:bottom w:val="none" w:sz="0" w:space="0" w:color="auto"/>
            <w:right w:val="none" w:sz="0" w:space="0" w:color="auto"/>
          </w:divBdr>
        </w:div>
        <w:div w:id="1824160981">
          <w:marLeft w:val="720"/>
          <w:marRight w:val="0"/>
          <w:marTop w:val="200"/>
          <w:marBottom w:val="0"/>
          <w:divBdr>
            <w:top w:val="none" w:sz="0" w:space="0" w:color="auto"/>
            <w:left w:val="none" w:sz="0" w:space="0" w:color="auto"/>
            <w:bottom w:val="none" w:sz="0" w:space="0" w:color="auto"/>
            <w:right w:val="none" w:sz="0" w:space="0" w:color="auto"/>
          </w:divBdr>
        </w:div>
      </w:divsChild>
    </w:div>
    <w:div w:id="367682357">
      <w:bodyDiv w:val="1"/>
      <w:marLeft w:val="0"/>
      <w:marRight w:val="0"/>
      <w:marTop w:val="0"/>
      <w:marBottom w:val="0"/>
      <w:divBdr>
        <w:top w:val="none" w:sz="0" w:space="0" w:color="auto"/>
        <w:left w:val="none" w:sz="0" w:space="0" w:color="auto"/>
        <w:bottom w:val="none" w:sz="0" w:space="0" w:color="auto"/>
        <w:right w:val="none" w:sz="0" w:space="0" w:color="auto"/>
      </w:divBdr>
    </w:div>
    <w:div w:id="369689988">
      <w:bodyDiv w:val="1"/>
      <w:marLeft w:val="0"/>
      <w:marRight w:val="0"/>
      <w:marTop w:val="0"/>
      <w:marBottom w:val="0"/>
      <w:divBdr>
        <w:top w:val="none" w:sz="0" w:space="0" w:color="auto"/>
        <w:left w:val="none" w:sz="0" w:space="0" w:color="auto"/>
        <w:bottom w:val="none" w:sz="0" w:space="0" w:color="auto"/>
        <w:right w:val="none" w:sz="0" w:space="0" w:color="auto"/>
      </w:divBdr>
    </w:div>
    <w:div w:id="517082352">
      <w:bodyDiv w:val="1"/>
      <w:marLeft w:val="0"/>
      <w:marRight w:val="0"/>
      <w:marTop w:val="0"/>
      <w:marBottom w:val="0"/>
      <w:divBdr>
        <w:top w:val="none" w:sz="0" w:space="0" w:color="auto"/>
        <w:left w:val="none" w:sz="0" w:space="0" w:color="auto"/>
        <w:bottom w:val="none" w:sz="0" w:space="0" w:color="auto"/>
        <w:right w:val="none" w:sz="0" w:space="0" w:color="auto"/>
      </w:divBdr>
    </w:div>
    <w:div w:id="658996778">
      <w:bodyDiv w:val="1"/>
      <w:marLeft w:val="0"/>
      <w:marRight w:val="0"/>
      <w:marTop w:val="0"/>
      <w:marBottom w:val="0"/>
      <w:divBdr>
        <w:top w:val="none" w:sz="0" w:space="0" w:color="auto"/>
        <w:left w:val="none" w:sz="0" w:space="0" w:color="auto"/>
        <w:bottom w:val="none" w:sz="0" w:space="0" w:color="auto"/>
        <w:right w:val="none" w:sz="0" w:space="0" w:color="auto"/>
      </w:divBdr>
    </w:div>
    <w:div w:id="668754081">
      <w:bodyDiv w:val="1"/>
      <w:marLeft w:val="0"/>
      <w:marRight w:val="0"/>
      <w:marTop w:val="0"/>
      <w:marBottom w:val="0"/>
      <w:divBdr>
        <w:top w:val="none" w:sz="0" w:space="0" w:color="auto"/>
        <w:left w:val="none" w:sz="0" w:space="0" w:color="auto"/>
        <w:bottom w:val="none" w:sz="0" w:space="0" w:color="auto"/>
        <w:right w:val="none" w:sz="0" w:space="0" w:color="auto"/>
      </w:divBdr>
    </w:div>
    <w:div w:id="707145800">
      <w:bodyDiv w:val="1"/>
      <w:marLeft w:val="0"/>
      <w:marRight w:val="0"/>
      <w:marTop w:val="0"/>
      <w:marBottom w:val="0"/>
      <w:divBdr>
        <w:top w:val="none" w:sz="0" w:space="0" w:color="auto"/>
        <w:left w:val="none" w:sz="0" w:space="0" w:color="auto"/>
        <w:bottom w:val="none" w:sz="0" w:space="0" w:color="auto"/>
        <w:right w:val="none" w:sz="0" w:space="0" w:color="auto"/>
      </w:divBdr>
    </w:div>
    <w:div w:id="749933076">
      <w:bodyDiv w:val="1"/>
      <w:marLeft w:val="0"/>
      <w:marRight w:val="0"/>
      <w:marTop w:val="0"/>
      <w:marBottom w:val="0"/>
      <w:divBdr>
        <w:top w:val="none" w:sz="0" w:space="0" w:color="auto"/>
        <w:left w:val="none" w:sz="0" w:space="0" w:color="auto"/>
        <w:bottom w:val="none" w:sz="0" w:space="0" w:color="auto"/>
        <w:right w:val="none" w:sz="0" w:space="0" w:color="auto"/>
      </w:divBdr>
    </w:div>
    <w:div w:id="769157953">
      <w:bodyDiv w:val="1"/>
      <w:marLeft w:val="0"/>
      <w:marRight w:val="0"/>
      <w:marTop w:val="0"/>
      <w:marBottom w:val="0"/>
      <w:divBdr>
        <w:top w:val="none" w:sz="0" w:space="0" w:color="auto"/>
        <w:left w:val="none" w:sz="0" w:space="0" w:color="auto"/>
        <w:bottom w:val="none" w:sz="0" w:space="0" w:color="auto"/>
        <w:right w:val="none" w:sz="0" w:space="0" w:color="auto"/>
      </w:divBdr>
      <w:divsChild>
        <w:div w:id="324285616">
          <w:marLeft w:val="720"/>
          <w:marRight w:val="0"/>
          <w:marTop w:val="200"/>
          <w:marBottom w:val="0"/>
          <w:divBdr>
            <w:top w:val="none" w:sz="0" w:space="0" w:color="auto"/>
            <w:left w:val="none" w:sz="0" w:space="0" w:color="auto"/>
            <w:bottom w:val="none" w:sz="0" w:space="0" w:color="auto"/>
            <w:right w:val="none" w:sz="0" w:space="0" w:color="auto"/>
          </w:divBdr>
        </w:div>
        <w:div w:id="361782016">
          <w:marLeft w:val="720"/>
          <w:marRight w:val="0"/>
          <w:marTop w:val="200"/>
          <w:marBottom w:val="0"/>
          <w:divBdr>
            <w:top w:val="none" w:sz="0" w:space="0" w:color="auto"/>
            <w:left w:val="none" w:sz="0" w:space="0" w:color="auto"/>
            <w:bottom w:val="none" w:sz="0" w:space="0" w:color="auto"/>
            <w:right w:val="none" w:sz="0" w:space="0" w:color="auto"/>
          </w:divBdr>
        </w:div>
        <w:div w:id="777798241">
          <w:marLeft w:val="720"/>
          <w:marRight w:val="0"/>
          <w:marTop w:val="200"/>
          <w:marBottom w:val="0"/>
          <w:divBdr>
            <w:top w:val="none" w:sz="0" w:space="0" w:color="auto"/>
            <w:left w:val="none" w:sz="0" w:space="0" w:color="auto"/>
            <w:bottom w:val="none" w:sz="0" w:space="0" w:color="auto"/>
            <w:right w:val="none" w:sz="0" w:space="0" w:color="auto"/>
          </w:divBdr>
        </w:div>
      </w:divsChild>
    </w:div>
    <w:div w:id="807894022">
      <w:bodyDiv w:val="1"/>
      <w:marLeft w:val="0"/>
      <w:marRight w:val="0"/>
      <w:marTop w:val="0"/>
      <w:marBottom w:val="0"/>
      <w:divBdr>
        <w:top w:val="none" w:sz="0" w:space="0" w:color="auto"/>
        <w:left w:val="none" w:sz="0" w:space="0" w:color="auto"/>
        <w:bottom w:val="none" w:sz="0" w:space="0" w:color="auto"/>
        <w:right w:val="none" w:sz="0" w:space="0" w:color="auto"/>
      </w:divBdr>
    </w:div>
    <w:div w:id="926038441">
      <w:bodyDiv w:val="1"/>
      <w:marLeft w:val="0"/>
      <w:marRight w:val="0"/>
      <w:marTop w:val="0"/>
      <w:marBottom w:val="0"/>
      <w:divBdr>
        <w:top w:val="none" w:sz="0" w:space="0" w:color="auto"/>
        <w:left w:val="none" w:sz="0" w:space="0" w:color="auto"/>
        <w:bottom w:val="none" w:sz="0" w:space="0" w:color="auto"/>
        <w:right w:val="none" w:sz="0" w:space="0" w:color="auto"/>
      </w:divBdr>
    </w:div>
    <w:div w:id="949513389">
      <w:bodyDiv w:val="1"/>
      <w:marLeft w:val="0"/>
      <w:marRight w:val="0"/>
      <w:marTop w:val="0"/>
      <w:marBottom w:val="0"/>
      <w:divBdr>
        <w:top w:val="none" w:sz="0" w:space="0" w:color="auto"/>
        <w:left w:val="none" w:sz="0" w:space="0" w:color="auto"/>
        <w:bottom w:val="none" w:sz="0" w:space="0" w:color="auto"/>
        <w:right w:val="none" w:sz="0" w:space="0" w:color="auto"/>
      </w:divBdr>
      <w:divsChild>
        <w:div w:id="2108236494">
          <w:marLeft w:val="0"/>
          <w:marRight w:val="0"/>
          <w:marTop w:val="0"/>
          <w:marBottom w:val="0"/>
          <w:divBdr>
            <w:top w:val="none" w:sz="0" w:space="0" w:color="auto"/>
            <w:left w:val="none" w:sz="0" w:space="0" w:color="auto"/>
            <w:bottom w:val="none" w:sz="0" w:space="0" w:color="auto"/>
            <w:right w:val="none" w:sz="0" w:space="0" w:color="auto"/>
          </w:divBdr>
          <w:divsChild>
            <w:div w:id="698509773">
              <w:marLeft w:val="0"/>
              <w:marRight w:val="0"/>
              <w:marTop w:val="0"/>
              <w:marBottom w:val="0"/>
              <w:divBdr>
                <w:top w:val="none" w:sz="0" w:space="0" w:color="auto"/>
                <w:left w:val="none" w:sz="0" w:space="0" w:color="auto"/>
                <w:bottom w:val="none" w:sz="0" w:space="0" w:color="auto"/>
                <w:right w:val="none" w:sz="0" w:space="0" w:color="auto"/>
              </w:divBdr>
              <w:divsChild>
                <w:div w:id="1045712722">
                  <w:marLeft w:val="0"/>
                  <w:marRight w:val="0"/>
                  <w:marTop w:val="0"/>
                  <w:marBottom w:val="0"/>
                  <w:divBdr>
                    <w:top w:val="none" w:sz="0" w:space="0" w:color="auto"/>
                    <w:left w:val="none" w:sz="0" w:space="0" w:color="auto"/>
                    <w:bottom w:val="none" w:sz="0" w:space="0" w:color="auto"/>
                    <w:right w:val="none" w:sz="0" w:space="0" w:color="auto"/>
                  </w:divBdr>
                  <w:divsChild>
                    <w:div w:id="5789356">
                      <w:marLeft w:val="0"/>
                      <w:marRight w:val="0"/>
                      <w:marTop w:val="0"/>
                      <w:marBottom w:val="0"/>
                      <w:divBdr>
                        <w:top w:val="none" w:sz="0" w:space="0" w:color="auto"/>
                        <w:left w:val="none" w:sz="0" w:space="0" w:color="auto"/>
                        <w:bottom w:val="none" w:sz="0" w:space="0" w:color="auto"/>
                        <w:right w:val="none" w:sz="0" w:space="0" w:color="auto"/>
                      </w:divBdr>
                    </w:div>
                    <w:div w:id="195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529">
      <w:bodyDiv w:val="1"/>
      <w:marLeft w:val="0"/>
      <w:marRight w:val="0"/>
      <w:marTop w:val="0"/>
      <w:marBottom w:val="0"/>
      <w:divBdr>
        <w:top w:val="none" w:sz="0" w:space="0" w:color="auto"/>
        <w:left w:val="none" w:sz="0" w:space="0" w:color="auto"/>
        <w:bottom w:val="none" w:sz="0" w:space="0" w:color="auto"/>
        <w:right w:val="none" w:sz="0" w:space="0" w:color="auto"/>
      </w:divBdr>
    </w:div>
    <w:div w:id="1062171942">
      <w:bodyDiv w:val="1"/>
      <w:marLeft w:val="0"/>
      <w:marRight w:val="0"/>
      <w:marTop w:val="0"/>
      <w:marBottom w:val="0"/>
      <w:divBdr>
        <w:top w:val="none" w:sz="0" w:space="0" w:color="auto"/>
        <w:left w:val="none" w:sz="0" w:space="0" w:color="auto"/>
        <w:bottom w:val="none" w:sz="0" w:space="0" w:color="auto"/>
        <w:right w:val="none" w:sz="0" w:space="0" w:color="auto"/>
      </w:divBdr>
    </w:div>
    <w:div w:id="1106342679">
      <w:bodyDiv w:val="1"/>
      <w:marLeft w:val="0"/>
      <w:marRight w:val="0"/>
      <w:marTop w:val="0"/>
      <w:marBottom w:val="0"/>
      <w:divBdr>
        <w:top w:val="none" w:sz="0" w:space="0" w:color="auto"/>
        <w:left w:val="none" w:sz="0" w:space="0" w:color="auto"/>
        <w:bottom w:val="none" w:sz="0" w:space="0" w:color="auto"/>
        <w:right w:val="none" w:sz="0" w:space="0" w:color="auto"/>
      </w:divBdr>
      <w:divsChild>
        <w:div w:id="1303194408">
          <w:marLeft w:val="720"/>
          <w:marRight w:val="0"/>
          <w:marTop w:val="0"/>
          <w:marBottom w:val="0"/>
          <w:divBdr>
            <w:top w:val="none" w:sz="0" w:space="0" w:color="auto"/>
            <w:left w:val="none" w:sz="0" w:space="0" w:color="auto"/>
            <w:bottom w:val="none" w:sz="0" w:space="0" w:color="auto"/>
            <w:right w:val="none" w:sz="0" w:space="0" w:color="auto"/>
          </w:divBdr>
        </w:div>
        <w:div w:id="1483884377">
          <w:marLeft w:val="1714"/>
          <w:marRight w:val="0"/>
          <w:marTop w:val="0"/>
          <w:marBottom w:val="0"/>
          <w:divBdr>
            <w:top w:val="none" w:sz="0" w:space="0" w:color="auto"/>
            <w:left w:val="none" w:sz="0" w:space="0" w:color="auto"/>
            <w:bottom w:val="none" w:sz="0" w:space="0" w:color="auto"/>
            <w:right w:val="none" w:sz="0" w:space="0" w:color="auto"/>
          </w:divBdr>
        </w:div>
      </w:divsChild>
    </w:div>
    <w:div w:id="1132406195">
      <w:bodyDiv w:val="1"/>
      <w:marLeft w:val="0"/>
      <w:marRight w:val="0"/>
      <w:marTop w:val="0"/>
      <w:marBottom w:val="0"/>
      <w:divBdr>
        <w:top w:val="none" w:sz="0" w:space="0" w:color="auto"/>
        <w:left w:val="none" w:sz="0" w:space="0" w:color="auto"/>
        <w:bottom w:val="none" w:sz="0" w:space="0" w:color="auto"/>
        <w:right w:val="none" w:sz="0" w:space="0" w:color="auto"/>
      </w:divBdr>
    </w:div>
    <w:div w:id="1250768993">
      <w:bodyDiv w:val="1"/>
      <w:marLeft w:val="0"/>
      <w:marRight w:val="0"/>
      <w:marTop w:val="0"/>
      <w:marBottom w:val="0"/>
      <w:divBdr>
        <w:top w:val="none" w:sz="0" w:space="0" w:color="auto"/>
        <w:left w:val="none" w:sz="0" w:space="0" w:color="auto"/>
        <w:bottom w:val="none" w:sz="0" w:space="0" w:color="auto"/>
        <w:right w:val="none" w:sz="0" w:space="0" w:color="auto"/>
      </w:divBdr>
    </w:div>
    <w:div w:id="1259362042">
      <w:bodyDiv w:val="1"/>
      <w:marLeft w:val="0"/>
      <w:marRight w:val="0"/>
      <w:marTop w:val="0"/>
      <w:marBottom w:val="0"/>
      <w:divBdr>
        <w:top w:val="none" w:sz="0" w:space="0" w:color="auto"/>
        <w:left w:val="none" w:sz="0" w:space="0" w:color="auto"/>
        <w:bottom w:val="none" w:sz="0" w:space="0" w:color="auto"/>
        <w:right w:val="none" w:sz="0" w:space="0" w:color="auto"/>
      </w:divBdr>
      <w:divsChild>
        <w:div w:id="118883872">
          <w:marLeft w:val="1440"/>
          <w:marRight w:val="0"/>
          <w:marTop w:val="100"/>
          <w:marBottom w:val="0"/>
          <w:divBdr>
            <w:top w:val="none" w:sz="0" w:space="0" w:color="auto"/>
            <w:left w:val="none" w:sz="0" w:space="0" w:color="auto"/>
            <w:bottom w:val="none" w:sz="0" w:space="0" w:color="auto"/>
            <w:right w:val="none" w:sz="0" w:space="0" w:color="auto"/>
          </w:divBdr>
        </w:div>
        <w:div w:id="1226065129">
          <w:marLeft w:val="1440"/>
          <w:marRight w:val="0"/>
          <w:marTop w:val="100"/>
          <w:marBottom w:val="0"/>
          <w:divBdr>
            <w:top w:val="none" w:sz="0" w:space="0" w:color="auto"/>
            <w:left w:val="none" w:sz="0" w:space="0" w:color="auto"/>
            <w:bottom w:val="none" w:sz="0" w:space="0" w:color="auto"/>
            <w:right w:val="none" w:sz="0" w:space="0" w:color="auto"/>
          </w:divBdr>
        </w:div>
        <w:div w:id="1354574996">
          <w:marLeft w:val="1440"/>
          <w:marRight w:val="0"/>
          <w:marTop w:val="100"/>
          <w:marBottom w:val="0"/>
          <w:divBdr>
            <w:top w:val="none" w:sz="0" w:space="0" w:color="auto"/>
            <w:left w:val="none" w:sz="0" w:space="0" w:color="auto"/>
            <w:bottom w:val="none" w:sz="0" w:space="0" w:color="auto"/>
            <w:right w:val="none" w:sz="0" w:space="0" w:color="auto"/>
          </w:divBdr>
        </w:div>
        <w:div w:id="1979650466">
          <w:marLeft w:val="1440"/>
          <w:marRight w:val="0"/>
          <w:marTop w:val="100"/>
          <w:marBottom w:val="0"/>
          <w:divBdr>
            <w:top w:val="none" w:sz="0" w:space="0" w:color="auto"/>
            <w:left w:val="none" w:sz="0" w:space="0" w:color="auto"/>
            <w:bottom w:val="none" w:sz="0" w:space="0" w:color="auto"/>
            <w:right w:val="none" w:sz="0" w:space="0" w:color="auto"/>
          </w:divBdr>
        </w:div>
      </w:divsChild>
    </w:div>
    <w:div w:id="1260136647">
      <w:bodyDiv w:val="1"/>
      <w:marLeft w:val="0"/>
      <w:marRight w:val="0"/>
      <w:marTop w:val="0"/>
      <w:marBottom w:val="0"/>
      <w:divBdr>
        <w:top w:val="none" w:sz="0" w:space="0" w:color="auto"/>
        <w:left w:val="none" w:sz="0" w:space="0" w:color="auto"/>
        <w:bottom w:val="none" w:sz="0" w:space="0" w:color="auto"/>
        <w:right w:val="none" w:sz="0" w:space="0" w:color="auto"/>
      </w:divBdr>
    </w:div>
    <w:div w:id="1277833122">
      <w:bodyDiv w:val="1"/>
      <w:marLeft w:val="0"/>
      <w:marRight w:val="0"/>
      <w:marTop w:val="0"/>
      <w:marBottom w:val="0"/>
      <w:divBdr>
        <w:top w:val="none" w:sz="0" w:space="0" w:color="auto"/>
        <w:left w:val="none" w:sz="0" w:space="0" w:color="auto"/>
        <w:bottom w:val="none" w:sz="0" w:space="0" w:color="auto"/>
        <w:right w:val="none" w:sz="0" w:space="0" w:color="auto"/>
      </w:divBdr>
    </w:div>
    <w:div w:id="1278028461">
      <w:bodyDiv w:val="1"/>
      <w:marLeft w:val="0"/>
      <w:marRight w:val="0"/>
      <w:marTop w:val="0"/>
      <w:marBottom w:val="0"/>
      <w:divBdr>
        <w:top w:val="none" w:sz="0" w:space="0" w:color="auto"/>
        <w:left w:val="none" w:sz="0" w:space="0" w:color="auto"/>
        <w:bottom w:val="none" w:sz="0" w:space="0" w:color="auto"/>
        <w:right w:val="none" w:sz="0" w:space="0" w:color="auto"/>
      </w:divBdr>
    </w:div>
    <w:div w:id="1328436303">
      <w:bodyDiv w:val="1"/>
      <w:marLeft w:val="0"/>
      <w:marRight w:val="0"/>
      <w:marTop w:val="0"/>
      <w:marBottom w:val="0"/>
      <w:divBdr>
        <w:top w:val="none" w:sz="0" w:space="0" w:color="auto"/>
        <w:left w:val="none" w:sz="0" w:space="0" w:color="auto"/>
        <w:bottom w:val="none" w:sz="0" w:space="0" w:color="auto"/>
        <w:right w:val="none" w:sz="0" w:space="0" w:color="auto"/>
      </w:divBdr>
    </w:div>
    <w:div w:id="1385135370">
      <w:bodyDiv w:val="1"/>
      <w:marLeft w:val="0"/>
      <w:marRight w:val="0"/>
      <w:marTop w:val="0"/>
      <w:marBottom w:val="0"/>
      <w:divBdr>
        <w:top w:val="none" w:sz="0" w:space="0" w:color="auto"/>
        <w:left w:val="none" w:sz="0" w:space="0" w:color="auto"/>
        <w:bottom w:val="none" w:sz="0" w:space="0" w:color="auto"/>
        <w:right w:val="none" w:sz="0" w:space="0" w:color="auto"/>
      </w:divBdr>
    </w:div>
    <w:div w:id="1387333447">
      <w:bodyDiv w:val="1"/>
      <w:marLeft w:val="0"/>
      <w:marRight w:val="0"/>
      <w:marTop w:val="0"/>
      <w:marBottom w:val="0"/>
      <w:divBdr>
        <w:top w:val="none" w:sz="0" w:space="0" w:color="auto"/>
        <w:left w:val="none" w:sz="0" w:space="0" w:color="auto"/>
        <w:bottom w:val="none" w:sz="0" w:space="0" w:color="auto"/>
        <w:right w:val="none" w:sz="0" w:space="0" w:color="auto"/>
      </w:divBdr>
    </w:div>
    <w:div w:id="1393306959">
      <w:bodyDiv w:val="1"/>
      <w:marLeft w:val="0"/>
      <w:marRight w:val="0"/>
      <w:marTop w:val="0"/>
      <w:marBottom w:val="0"/>
      <w:divBdr>
        <w:top w:val="none" w:sz="0" w:space="0" w:color="auto"/>
        <w:left w:val="none" w:sz="0" w:space="0" w:color="auto"/>
        <w:bottom w:val="none" w:sz="0" w:space="0" w:color="auto"/>
        <w:right w:val="none" w:sz="0" w:space="0" w:color="auto"/>
      </w:divBdr>
    </w:div>
    <w:div w:id="1476096573">
      <w:bodyDiv w:val="1"/>
      <w:marLeft w:val="0"/>
      <w:marRight w:val="0"/>
      <w:marTop w:val="0"/>
      <w:marBottom w:val="0"/>
      <w:divBdr>
        <w:top w:val="none" w:sz="0" w:space="0" w:color="auto"/>
        <w:left w:val="none" w:sz="0" w:space="0" w:color="auto"/>
        <w:bottom w:val="none" w:sz="0" w:space="0" w:color="auto"/>
        <w:right w:val="none" w:sz="0" w:space="0" w:color="auto"/>
      </w:divBdr>
    </w:div>
    <w:div w:id="1632054832">
      <w:bodyDiv w:val="1"/>
      <w:marLeft w:val="0"/>
      <w:marRight w:val="0"/>
      <w:marTop w:val="0"/>
      <w:marBottom w:val="0"/>
      <w:divBdr>
        <w:top w:val="none" w:sz="0" w:space="0" w:color="auto"/>
        <w:left w:val="none" w:sz="0" w:space="0" w:color="auto"/>
        <w:bottom w:val="none" w:sz="0" w:space="0" w:color="auto"/>
        <w:right w:val="none" w:sz="0" w:space="0" w:color="auto"/>
      </w:divBdr>
    </w:div>
    <w:div w:id="1758553174">
      <w:bodyDiv w:val="1"/>
      <w:marLeft w:val="0"/>
      <w:marRight w:val="0"/>
      <w:marTop w:val="0"/>
      <w:marBottom w:val="0"/>
      <w:divBdr>
        <w:top w:val="none" w:sz="0" w:space="0" w:color="auto"/>
        <w:left w:val="none" w:sz="0" w:space="0" w:color="auto"/>
        <w:bottom w:val="none" w:sz="0" w:space="0" w:color="auto"/>
        <w:right w:val="none" w:sz="0" w:space="0" w:color="auto"/>
      </w:divBdr>
    </w:div>
    <w:div w:id="1773163315">
      <w:bodyDiv w:val="1"/>
      <w:marLeft w:val="0"/>
      <w:marRight w:val="0"/>
      <w:marTop w:val="0"/>
      <w:marBottom w:val="0"/>
      <w:divBdr>
        <w:top w:val="none" w:sz="0" w:space="0" w:color="auto"/>
        <w:left w:val="none" w:sz="0" w:space="0" w:color="auto"/>
        <w:bottom w:val="none" w:sz="0" w:space="0" w:color="auto"/>
        <w:right w:val="none" w:sz="0" w:space="0" w:color="auto"/>
      </w:divBdr>
    </w:div>
    <w:div w:id="1809087778">
      <w:bodyDiv w:val="1"/>
      <w:marLeft w:val="0"/>
      <w:marRight w:val="0"/>
      <w:marTop w:val="0"/>
      <w:marBottom w:val="0"/>
      <w:divBdr>
        <w:top w:val="none" w:sz="0" w:space="0" w:color="auto"/>
        <w:left w:val="none" w:sz="0" w:space="0" w:color="auto"/>
        <w:bottom w:val="none" w:sz="0" w:space="0" w:color="auto"/>
        <w:right w:val="none" w:sz="0" w:space="0" w:color="auto"/>
      </w:divBdr>
      <w:divsChild>
        <w:div w:id="1601647689">
          <w:marLeft w:val="0"/>
          <w:marRight w:val="0"/>
          <w:marTop w:val="0"/>
          <w:marBottom w:val="0"/>
          <w:divBdr>
            <w:top w:val="none" w:sz="0" w:space="0" w:color="auto"/>
            <w:left w:val="none" w:sz="0" w:space="0" w:color="auto"/>
            <w:bottom w:val="none" w:sz="0" w:space="0" w:color="auto"/>
            <w:right w:val="none" w:sz="0" w:space="0" w:color="auto"/>
          </w:divBdr>
        </w:div>
        <w:div w:id="2001031944">
          <w:marLeft w:val="0"/>
          <w:marRight w:val="0"/>
          <w:marTop w:val="0"/>
          <w:marBottom w:val="0"/>
          <w:divBdr>
            <w:top w:val="none" w:sz="0" w:space="0" w:color="auto"/>
            <w:left w:val="none" w:sz="0" w:space="0" w:color="auto"/>
            <w:bottom w:val="none" w:sz="0" w:space="0" w:color="auto"/>
            <w:right w:val="none" w:sz="0" w:space="0" w:color="auto"/>
          </w:divBdr>
        </w:div>
        <w:div w:id="2140998896">
          <w:marLeft w:val="0"/>
          <w:marRight w:val="0"/>
          <w:marTop w:val="0"/>
          <w:marBottom w:val="0"/>
          <w:divBdr>
            <w:top w:val="none" w:sz="0" w:space="0" w:color="auto"/>
            <w:left w:val="none" w:sz="0" w:space="0" w:color="auto"/>
            <w:bottom w:val="none" w:sz="0" w:space="0" w:color="auto"/>
            <w:right w:val="none" w:sz="0" w:space="0" w:color="auto"/>
          </w:divBdr>
        </w:div>
      </w:divsChild>
    </w:div>
    <w:div w:id="1852796619">
      <w:bodyDiv w:val="1"/>
      <w:marLeft w:val="0"/>
      <w:marRight w:val="0"/>
      <w:marTop w:val="0"/>
      <w:marBottom w:val="0"/>
      <w:divBdr>
        <w:top w:val="none" w:sz="0" w:space="0" w:color="auto"/>
        <w:left w:val="none" w:sz="0" w:space="0" w:color="auto"/>
        <w:bottom w:val="none" w:sz="0" w:space="0" w:color="auto"/>
        <w:right w:val="none" w:sz="0" w:space="0" w:color="auto"/>
      </w:divBdr>
    </w:div>
    <w:div w:id="1865559881">
      <w:bodyDiv w:val="1"/>
      <w:marLeft w:val="0"/>
      <w:marRight w:val="0"/>
      <w:marTop w:val="0"/>
      <w:marBottom w:val="0"/>
      <w:divBdr>
        <w:top w:val="none" w:sz="0" w:space="0" w:color="auto"/>
        <w:left w:val="none" w:sz="0" w:space="0" w:color="auto"/>
        <w:bottom w:val="none" w:sz="0" w:space="0" w:color="auto"/>
        <w:right w:val="none" w:sz="0" w:space="0" w:color="auto"/>
      </w:divBdr>
    </w:div>
    <w:div w:id="1941141599">
      <w:bodyDiv w:val="1"/>
      <w:marLeft w:val="0"/>
      <w:marRight w:val="0"/>
      <w:marTop w:val="0"/>
      <w:marBottom w:val="0"/>
      <w:divBdr>
        <w:top w:val="none" w:sz="0" w:space="0" w:color="auto"/>
        <w:left w:val="none" w:sz="0" w:space="0" w:color="auto"/>
        <w:bottom w:val="none" w:sz="0" w:space="0" w:color="auto"/>
        <w:right w:val="none" w:sz="0" w:space="0" w:color="auto"/>
      </w:divBdr>
    </w:div>
    <w:div w:id="1947999047">
      <w:bodyDiv w:val="1"/>
      <w:marLeft w:val="0"/>
      <w:marRight w:val="0"/>
      <w:marTop w:val="0"/>
      <w:marBottom w:val="0"/>
      <w:divBdr>
        <w:top w:val="none" w:sz="0" w:space="0" w:color="auto"/>
        <w:left w:val="none" w:sz="0" w:space="0" w:color="auto"/>
        <w:bottom w:val="none" w:sz="0" w:space="0" w:color="auto"/>
        <w:right w:val="none" w:sz="0" w:space="0" w:color="auto"/>
      </w:divBdr>
    </w:div>
    <w:div w:id="1978217603">
      <w:bodyDiv w:val="1"/>
      <w:marLeft w:val="0"/>
      <w:marRight w:val="0"/>
      <w:marTop w:val="0"/>
      <w:marBottom w:val="0"/>
      <w:divBdr>
        <w:top w:val="none" w:sz="0" w:space="0" w:color="auto"/>
        <w:left w:val="none" w:sz="0" w:space="0" w:color="auto"/>
        <w:bottom w:val="none" w:sz="0" w:space="0" w:color="auto"/>
        <w:right w:val="none" w:sz="0" w:space="0" w:color="auto"/>
      </w:divBdr>
    </w:div>
    <w:div w:id="1989435932">
      <w:bodyDiv w:val="1"/>
      <w:marLeft w:val="0"/>
      <w:marRight w:val="0"/>
      <w:marTop w:val="0"/>
      <w:marBottom w:val="0"/>
      <w:divBdr>
        <w:top w:val="none" w:sz="0" w:space="0" w:color="auto"/>
        <w:left w:val="none" w:sz="0" w:space="0" w:color="auto"/>
        <w:bottom w:val="none" w:sz="0" w:space="0" w:color="auto"/>
        <w:right w:val="none" w:sz="0" w:space="0" w:color="auto"/>
      </w:divBdr>
      <w:divsChild>
        <w:div w:id="560209941">
          <w:marLeft w:val="0"/>
          <w:marRight w:val="0"/>
          <w:marTop w:val="0"/>
          <w:marBottom w:val="0"/>
          <w:divBdr>
            <w:top w:val="none" w:sz="0" w:space="0" w:color="auto"/>
            <w:left w:val="none" w:sz="0" w:space="0" w:color="auto"/>
            <w:bottom w:val="none" w:sz="0" w:space="0" w:color="auto"/>
            <w:right w:val="none" w:sz="0" w:space="0" w:color="auto"/>
          </w:divBdr>
        </w:div>
        <w:div w:id="1036347563">
          <w:marLeft w:val="0"/>
          <w:marRight w:val="0"/>
          <w:marTop w:val="0"/>
          <w:marBottom w:val="0"/>
          <w:divBdr>
            <w:top w:val="none" w:sz="0" w:space="0" w:color="auto"/>
            <w:left w:val="none" w:sz="0" w:space="0" w:color="auto"/>
            <w:bottom w:val="none" w:sz="0" w:space="0" w:color="auto"/>
            <w:right w:val="none" w:sz="0" w:space="0" w:color="auto"/>
          </w:divBdr>
        </w:div>
        <w:div w:id="1183788305">
          <w:marLeft w:val="0"/>
          <w:marRight w:val="0"/>
          <w:marTop w:val="0"/>
          <w:marBottom w:val="0"/>
          <w:divBdr>
            <w:top w:val="none" w:sz="0" w:space="0" w:color="auto"/>
            <w:left w:val="none" w:sz="0" w:space="0" w:color="auto"/>
            <w:bottom w:val="none" w:sz="0" w:space="0" w:color="auto"/>
            <w:right w:val="none" w:sz="0" w:space="0" w:color="auto"/>
          </w:divBdr>
        </w:div>
        <w:div w:id="1733307215">
          <w:marLeft w:val="0"/>
          <w:marRight w:val="0"/>
          <w:marTop w:val="0"/>
          <w:marBottom w:val="0"/>
          <w:divBdr>
            <w:top w:val="none" w:sz="0" w:space="0" w:color="auto"/>
            <w:left w:val="none" w:sz="0" w:space="0" w:color="auto"/>
            <w:bottom w:val="none" w:sz="0" w:space="0" w:color="auto"/>
            <w:right w:val="none" w:sz="0" w:space="0" w:color="auto"/>
          </w:divBdr>
        </w:div>
      </w:divsChild>
    </w:div>
    <w:div w:id="2096706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tiff"/><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dhsprogram.com/pubs/pdf/PR143/PR143.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77ABA221B8F54ABE786125BC551951" ma:contentTypeVersion="4" ma:contentTypeDescription="Create a new document." ma:contentTypeScope="" ma:versionID="5b01cb7351e76491230eb82c57303f3c">
  <xsd:schema xmlns:xsd="http://www.w3.org/2001/XMLSchema" xmlns:xs="http://www.w3.org/2001/XMLSchema" xmlns:p="http://schemas.microsoft.com/office/2006/metadata/properties" xmlns:ns2="e6141b83-fac8-4767-9043-19b9ce47eeb2" targetNamespace="http://schemas.microsoft.com/office/2006/metadata/properties" ma:root="true" ma:fieldsID="7ac061ad02beb7b50302b15fe5e2743f" ns2:_="">
    <xsd:import namespace="e6141b83-fac8-4767-9043-19b9ce47ee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41b83-fac8-4767-9043-19b9ce47ee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A33825-C08A-413C-84F7-DC47F772356B}">
  <ds:schemaRefs>
    <ds:schemaRef ds:uri="http://schemas.openxmlformats.org/officeDocument/2006/bibliography"/>
  </ds:schemaRefs>
</ds:datastoreItem>
</file>

<file path=customXml/itemProps2.xml><?xml version="1.0" encoding="utf-8"?>
<ds:datastoreItem xmlns:ds="http://schemas.openxmlformats.org/officeDocument/2006/customXml" ds:itemID="{C748B4AC-DE8A-4A24-9F30-24CD3CEECB92}">
  <ds:schemaRefs>
    <ds:schemaRef ds:uri="http://schemas.microsoft.com/sharepoint/v3/contenttype/forms"/>
  </ds:schemaRefs>
</ds:datastoreItem>
</file>

<file path=customXml/itemProps3.xml><?xml version="1.0" encoding="utf-8"?>
<ds:datastoreItem xmlns:ds="http://schemas.openxmlformats.org/officeDocument/2006/customXml" ds:itemID="{344215CA-1EBB-44E4-80AF-3541A802F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41b83-fac8-4767-9043-19b9ce47e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C262EB-1F27-4367-8918-B7620A1522F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7589b35-3603-4252-9fe5-5e6ec3a1d1c8}" enabled="1" method="Privileged" siteId="{74f3d84e-f433-4937-aca1-88c022bfc4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Jingyi Song</dc:creator>
  <keywords/>
  <dc:description/>
  <lastModifiedBy>Karuga Kimani</lastModifiedBy>
  <revision>20</revision>
  <lastPrinted>2025-03-31T14:37:00.0000000Z</lastPrinted>
  <dcterms:created xsi:type="dcterms:W3CDTF">2026-02-13T02:45:00.0000000Z</dcterms:created>
  <dcterms:modified xsi:type="dcterms:W3CDTF">2026-02-18T11:31:17.6913606Z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0x0101005677ABA221B8F54ABE786125BC551951</vt:lpwstr>
  </property>
</Properties>
</file>